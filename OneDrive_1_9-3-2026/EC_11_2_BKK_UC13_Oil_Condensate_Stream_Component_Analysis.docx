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437B91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35:00Z">
            <w:rPr>
              <w:rFonts w:asciiTheme="minorHAnsi" w:hAnsiTheme="minorHAnsi"/>
            </w:rPr>
          </w:rPrChange>
        </w:rPr>
      </w:pPr>
      <w:r w:rsidRPr="00437B91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437B9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35:00Z">
            <w:rPr>
              <w:rFonts w:asciiTheme="minorHAnsi" w:hAnsiTheme="minorHAnsi"/>
            </w:rPr>
          </w:rPrChange>
        </w:rPr>
      </w:pPr>
    </w:p>
    <w:p w14:paraId="0BAA3730" w14:textId="77777777" w:rsidR="004D61A0" w:rsidRPr="00437B9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35:00Z">
            <w:rPr>
              <w:rFonts w:asciiTheme="minorHAnsi" w:hAnsiTheme="minorHAnsi"/>
            </w:rPr>
          </w:rPrChange>
        </w:rPr>
      </w:pPr>
    </w:p>
    <w:p w14:paraId="0BAA3731" w14:textId="77777777" w:rsidR="004D61A0" w:rsidRPr="00437B9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35:00Z">
            <w:rPr>
              <w:rFonts w:asciiTheme="minorHAnsi" w:hAnsiTheme="minorHAnsi"/>
            </w:rPr>
          </w:rPrChange>
        </w:rPr>
      </w:pPr>
    </w:p>
    <w:p w14:paraId="0BAA3732" w14:textId="77777777" w:rsidR="004D61A0" w:rsidRPr="00437B9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35:00Z">
            <w:rPr>
              <w:rFonts w:asciiTheme="minorHAnsi" w:hAnsiTheme="minorHAnsi"/>
            </w:rPr>
          </w:rPrChange>
        </w:rPr>
      </w:pPr>
    </w:p>
    <w:p w14:paraId="0BAA3733" w14:textId="77777777" w:rsidR="004D61A0" w:rsidRPr="00437B9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35:00Z">
            <w:rPr>
              <w:rFonts w:asciiTheme="minorHAnsi" w:hAnsiTheme="minorHAnsi"/>
            </w:rPr>
          </w:rPrChange>
        </w:rPr>
      </w:pPr>
    </w:p>
    <w:p w14:paraId="0BAA3734" w14:textId="77777777" w:rsidR="004D61A0" w:rsidRPr="00437B9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35:00Z">
            <w:rPr>
              <w:rFonts w:asciiTheme="minorHAnsi" w:hAnsiTheme="minorHAnsi"/>
            </w:rPr>
          </w:rPrChange>
        </w:rPr>
      </w:pPr>
    </w:p>
    <w:p w14:paraId="0BAA3735" w14:textId="77777777" w:rsidR="004D61A0" w:rsidRPr="00437B9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35:00Z">
            <w:rPr>
              <w:rFonts w:asciiTheme="minorHAnsi" w:hAnsiTheme="minorHAnsi"/>
            </w:rPr>
          </w:rPrChange>
        </w:rPr>
      </w:pPr>
    </w:p>
    <w:p w14:paraId="0BAA3736" w14:textId="77777777" w:rsidR="004D61A0" w:rsidRPr="00437B9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35:00Z">
            <w:rPr>
              <w:rFonts w:asciiTheme="minorHAnsi" w:hAnsiTheme="minorHAnsi"/>
            </w:rPr>
          </w:rPrChange>
        </w:rPr>
      </w:pPr>
    </w:p>
    <w:p w14:paraId="0BAA3737" w14:textId="77777777" w:rsidR="004D61A0" w:rsidRPr="00437B9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35:00Z">
            <w:rPr>
              <w:rFonts w:asciiTheme="minorHAnsi" w:hAnsiTheme="minorHAnsi"/>
            </w:rPr>
          </w:rPrChange>
        </w:rPr>
      </w:pPr>
    </w:p>
    <w:p w14:paraId="0BAA3738" w14:textId="77777777" w:rsidR="004D61A0" w:rsidRPr="00437B9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35:00Z">
            <w:rPr>
              <w:rFonts w:asciiTheme="minorHAnsi" w:hAnsiTheme="minorHAnsi"/>
            </w:rPr>
          </w:rPrChange>
        </w:rPr>
      </w:pPr>
    </w:p>
    <w:p w14:paraId="0BAA3739" w14:textId="77777777" w:rsidR="004D61A0" w:rsidRPr="00437B91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0449860F" w:rsidR="004D61A0" w:rsidRPr="00437B91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437B91">
        <w:rPr>
          <w:rFonts w:cs="Arial"/>
          <w:color w:val="3399FF"/>
          <w:sz w:val="52"/>
          <w:szCs w:val="52"/>
        </w:rPr>
        <w:t xml:space="preserve">EC Upgrade </w:t>
      </w:r>
      <w:r w:rsidR="000742AD" w:rsidRPr="00437B91">
        <w:rPr>
          <w:rFonts w:cs="Arial"/>
          <w:color w:val="3399FF"/>
          <w:sz w:val="52"/>
          <w:szCs w:val="52"/>
        </w:rPr>
        <w:t>BKK</w:t>
      </w:r>
      <w:r w:rsidRPr="00437B91">
        <w:rPr>
          <w:rFonts w:cs="Arial"/>
          <w:color w:val="3399FF"/>
          <w:sz w:val="52"/>
          <w:szCs w:val="52"/>
        </w:rPr>
        <w:t xml:space="preserve"> </w:t>
      </w:r>
      <w:r w:rsidR="004D61A0" w:rsidRPr="00437B91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437B91" w:rsidRDefault="004D61A0">
      <w:pPr>
        <w:jc w:val="center"/>
        <w:rPr>
          <w:rFonts w:cs="Arial"/>
        </w:rPr>
      </w:pPr>
    </w:p>
    <w:p w14:paraId="0BAA373C" w14:textId="77777777" w:rsidR="007C0F5B" w:rsidRPr="00437B91" w:rsidRDefault="007C0F5B">
      <w:pPr>
        <w:jc w:val="center"/>
        <w:rPr>
          <w:rFonts w:cs="Arial"/>
        </w:rPr>
      </w:pPr>
    </w:p>
    <w:p w14:paraId="0BAA373D" w14:textId="77777777" w:rsidR="007C0F5B" w:rsidRPr="00437B91" w:rsidRDefault="007C0F5B">
      <w:pPr>
        <w:jc w:val="center"/>
        <w:rPr>
          <w:rFonts w:cs="Arial"/>
        </w:rPr>
      </w:pPr>
    </w:p>
    <w:p w14:paraId="0BAA373E" w14:textId="77777777" w:rsidR="007C0F5B" w:rsidRPr="00437B91" w:rsidRDefault="004D61A0">
      <w:pPr>
        <w:pStyle w:val="BodyText"/>
        <w:rPr>
          <w:rFonts w:cs="Arial"/>
          <w:color w:val="3399FF"/>
        </w:rPr>
      </w:pPr>
      <w:r w:rsidRPr="00437B91">
        <w:rPr>
          <w:rFonts w:cs="Arial"/>
          <w:b/>
          <w:color w:val="3399FF"/>
        </w:rPr>
        <w:t>Project Name</w:t>
      </w:r>
    </w:p>
    <w:p w14:paraId="0BAA373F" w14:textId="535D2544" w:rsidR="00EF4239" w:rsidRPr="00437B91" w:rsidRDefault="00462C24">
      <w:pPr>
        <w:pStyle w:val="BodyText"/>
        <w:rPr>
          <w:rFonts w:cs="Arial"/>
          <w:color w:val="3399FF"/>
        </w:rPr>
      </w:pPr>
      <w:r w:rsidRPr="00437B91">
        <w:rPr>
          <w:rFonts w:cs="Arial"/>
          <w:color w:val="3399FF"/>
        </w:rPr>
        <w:t>BKK 11</w:t>
      </w:r>
      <w:r w:rsidR="00824C94" w:rsidRPr="00437B91">
        <w:rPr>
          <w:rFonts w:cs="Arial"/>
          <w:color w:val="3399FF"/>
        </w:rPr>
        <w:t>.2</w:t>
      </w:r>
      <w:r w:rsidR="00FA58CA" w:rsidRPr="00437B91">
        <w:rPr>
          <w:rFonts w:cs="Arial"/>
          <w:color w:val="3399FF"/>
        </w:rPr>
        <w:t xml:space="preserve"> Project</w:t>
      </w:r>
      <w:r w:rsidR="000A438C" w:rsidRPr="00437B91">
        <w:rPr>
          <w:rFonts w:cs="Arial"/>
          <w:color w:val="3399FF"/>
        </w:rPr>
        <w:t xml:space="preserve"> </w:t>
      </w:r>
      <w:r w:rsidR="002A6A74" w:rsidRPr="00437B91">
        <w:rPr>
          <w:rFonts w:cs="Arial"/>
          <w:color w:val="3399FF"/>
        </w:rPr>
        <w:t>Energy Components</w:t>
      </w:r>
    </w:p>
    <w:p w14:paraId="0BAA3740" w14:textId="77777777" w:rsidR="004D61A0" w:rsidRPr="00437B91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437B91" w:rsidRDefault="004D61A0">
      <w:pPr>
        <w:jc w:val="center"/>
        <w:rPr>
          <w:rFonts w:cs="Arial"/>
          <w:color w:val="3399FF"/>
        </w:rPr>
      </w:pPr>
      <w:r w:rsidRPr="00437B91">
        <w:rPr>
          <w:rFonts w:cs="Arial"/>
          <w:b/>
          <w:color w:val="3399FF"/>
        </w:rPr>
        <w:t>Use-Case Name</w:t>
      </w:r>
    </w:p>
    <w:p w14:paraId="0BAA3742" w14:textId="5013B872" w:rsidR="004D61A0" w:rsidRPr="00437B91" w:rsidRDefault="00824C94">
      <w:pPr>
        <w:jc w:val="center"/>
        <w:rPr>
          <w:rFonts w:cs="Arial"/>
          <w:color w:val="3399FF"/>
        </w:rPr>
      </w:pPr>
      <w:r w:rsidRPr="00437B91">
        <w:rPr>
          <w:rFonts w:cs="Arial"/>
          <w:color w:val="3399FF"/>
        </w:rPr>
        <w:t>BKK_UC15 – Oil / Condensate_Stream Component Analysis</w:t>
      </w:r>
      <w:r w:rsidR="004D61A0" w:rsidRPr="00437B91">
        <w:rPr>
          <w:rFonts w:cs="Arial"/>
          <w:color w:val="3399FF"/>
        </w:rPr>
        <w:br/>
      </w:r>
    </w:p>
    <w:p w14:paraId="0BAA3743" w14:textId="77777777" w:rsidR="007C0F5B" w:rsidRPr="00437B91" w:rsidRDefault="004D61A0" w:rsidP="00B107D1">
      <w:pPr>
        <w:jc w:val="center"/>
        <w:rPr>
          <w:rFonts w:cs="Arial"/>
          <w:color w:val="3399FF"/>
        </w:rPr>
      </w:pPr>
      <w:r w:rsidRPr="00437B91">
        <w:rPr>
          <w:rFonts w:cs="Arial"/>
          <w:b/>
          <w:color w:val="3399FF"/>
        </w:rPr>
        <w:t>Origination Date</w:t>
      </w:r>
    </w:p>
    <w:p w14:paraId="0BAA3744" w14:textId="457E652C" w:rsidR="004D61A0" w:rsidRPr="00437B91" w:rsidRDefault="00824C94" w:rsidP="00462C24">
      <w:pPr>
        <w:jc w:val="center"/>
        <w:rPr>
          <w:rFonts w:cs="Arial"/>
          <w:color w:val="3399FF"/>
        </w:rPr>
      </w:pPr>
      <w:r w:rsidRPr="00437B91">
        <w:rPr>
          <w:rFonts w:cs="Arial"/>
          <w:color w:val="3399FF"/>
        </w:rPr>
        <w:t>26</w:t>
      </w:r>
      <w:r w:rsidR="00462C24" w:rsidRPr="00437B91">
        <w:rPr>
          <w:rFonts w:cs="Arial"/>
          <w:color w:val="3399FF"/>
        </w:rPr>
        <w:t>-</w:t>
      </w:r>
      <w:r w:rsidRPr="00437B91">
        <w:rPr>
          <w:rFonts w:cs="Arial"/>
          <w:color w:val="3399FF"/>
        </w:rPr>
        <w:t>Dec</w:t>
      </w:r>
      <w:r w:rsidR="00462C24" w:rsidRPr="00437B91">
        <w:rPr>
          <w:rFonts w:cs="Arial"/>
          <w:color w:val="3399FF"/>
        </w:rPr>
        <w:t>-2017</w:t>
      </w:r>
    </w:p>
    <w:p w14:paraId="0BAA3745" w14:textId="77777777" w:rsidR="004D61A0" w:rsidRPr="00437B91" w:rsidRDefault="004D61A0">
      <w:pPr>
        <w:rPr>
          <w:rFonts w:cs="Arial"/>
        </w:rPr>
      </w:pPr>
    </w:p>
    <w:p w14:paraId="0BAA3746" w14:textId="77777777" w:rsidR="004D61A0" w:rsidRPr="00437B91" w:rsidRDefault="004D61A0">
      <w:pPr>
        <w:rPr>
          <w:rFonts w:cs="Arial"/>
        </w:rPr>
      </w:pPr>
    </w:p>
    <w:p w14:paraId="0BAA3747" w14:textId="77777777" w:rsidR="004D61A0" w:rsidRPr="00437B91" w:rsidRDefault="004D61A0">
      <w:pPr>
        <w:rPr>
          <w:rFonts w:cs="Arial"/>
        </w:rPr>
      </w:pPr>
    </w:p>
    <w:p w14:paraId="0BAA3748" w14:textId="77777777" w:rsidR="004D61A0" w:rsidRPr="00437B91" w:rsidRDefault="004D61A0">
      <w:pPr>
        <w:rPr>
          <w:rFonts w:cs="Arial"/>
        </w:rPr>
      </w:pPr>
    </w:p>
    <w:p w14:paraId="0BAA3749" w14:textId="77777777" w:rsidR="004D61A0" w:rsidRPr="00437B91" w:rsidRDefault="004D61A0">
      <w:pPr>
        <w:rPr>
          <w:rFonts w:cs="Arial"/>
        </w:rPr>
      </w:pPr>
    </w:p>
    <w:p w14:paraId="0BAA374A" w14:textId="77777777" w:rsidR="004D61A0" w:rsidRPr="00437B91" w:rsidRDefault="004D61A0">
      <w:pPr>
        <w:rPr>
          <w:rFonts w:cs="Arial"/>
        </w:rPr>
      </w:pPr>
    </w:p>
    <w:p w14:paraId="0BAA374B" w14:textId="77777777" w:rsidR="004D61A0" w:rsidRPr="00437B91" w:rsidRDefault="004D61A0">
      <w:pPr>
        <w:rPr>
          <w:rFonts w:cs="Arial"/>
        </w:rPr>
      </w:pPr>
    </w:p>
    <w:p w14:paraId="0BAA374C" w14:textId="77777777" w:rsidR="004D61A0" w:rsidRPr="00437B91" w:rsidRDefault="004D61A0">
      <w:pPr>
        <w:rPr>
          <w:rFonts w:cs="Arial"/>
        </w:rPr>
      </w:pPr>
    </w:p>
    <w:p w14:paraId="0BAA374D" w14:textId="77777777" w:rsidR="004D61A0" w:rsidRPr="00437B91" w:rsidRDefault="004D61A0">
      <w:pPr>
        <w:rPr>
          <w:rFonts w:cs="Arial"/>
        </w:rPr>
      </w:pPr>
    </w:p>
    <w:p w14:paraId="0BAA374E" w14:textId="77777777" w:rsidR="004D61A0" w:rsidRPr="00437B91" w:rsidRDefault="004D61A0">
      <w:pPr>
        <w:rPr>
          <w:rFonts w:cs="Arial"/>
        </w:rPr>
      </w:pPr>
    </w:p>
    <w:p w14:paraId="0BAA374F" w14:textId="77777777" w:rsidR="007C0F5B" w:rsidRPr="00437B91" w:rsidRDefault="007C0F5B">
      <w:pPr>
        <w:rPr>
          <w:rFonts w:cs="Arial"/>
        </w:rPr>
      </w:pPr>
    </w:p>
    <w:p w14:paraId="0BAA3750" w14:textId="77777777" w:rsidR="004D61A0" w:rsidRPr="00437B91" w:rsidRDefault="004D61A0" w:rsidP="00447470">
      <w:pPr>
        <w:rPr>
          <w:rFonts w:cs="Arial"/>
        </w:rPr>
      </w:pPr>
      <w:r w:rsidRPr="00437B91">
        <w:rPr>
          <w:rFonts w:cs="Arial"/>
        </w:rPr>
        <w:t>Revision History</w:t>
      </w:r>
    </w:p>
    <w:p w14:paraId="0BAA3751" w14:textId="77777777" w:rsidR="004D61A0" w:rsidRPr="00437B91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2" w:author="Shah Ashay" w:date="2018-04-16T16:08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13">
          <w:tblGrid>
            <w:gridCol w:w="1143"/>
            <w:gridCol w:w="22"/>
            <w:gridCol w:w="1655"/>
            <w:gridCol w:w="55"/>
            <w:gridCol w:w="2857"/>
            <w:gridCol w:w="113"/>
            <w:gridCol w:w="1035"/>
            <w:gridCol w:w="135"/>
            <w:gridCol w:w="1013"/>
            <w:gridCol w:w="157"/>
            <w:gridCol w:w="1165"/>
            <w:gridCol w:w="185"/>
          </w:tblGrid>
        </w:tblGridChange>
      </w:tblGrid>
      <w:tr w:rsidR="005F74A6" w:rsidRPr="0055420E" w14:paraId="0BAA3756" w14:textId="5ED8BD66" w:rsidTr="0055420E">
        <w:trPr>
          <w:cantSplit/>
          <w:tblHeader/>
          <w:trPrChange w:id="14" w:author="Shah Ashay" w:date="2018-04-16T16:08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15" w:author="Shah Ashay" w:date="2018-04-16T16:08:00Z">
              <w:tcPr>
                <w:tcW w:w="1165" w:type="dxa"/>
                <w:gridSpan w:val="2"/>
                <w:shd w:val="clear" w:color="auto" w:fill="3399FF"/>
              </w:tcPr>
            </w:tcPrChange>
          </w:tcPr>
          <w:p w14:paraId="0BAA3752" w14:textId="7C5064CA" w:rsidR="005F74A6" w:rsidRPr="0055420E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16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55420E">
              <w:rPr>
                <w:rFonts w:cs="Arial"/>
                <w:color w:val="FFFFFF" w:themeColor="background1"/>
                <w:sz w:val="20"/>
                <w:szCs w:val="20"/>
                <w:rPrChange w:id="17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18" w:author="Shah Ashay" w:date="2018-04-16T16:08:00Z">
              <w:tcPr>
                <w:tcW w:w="1710" w:type="dxa"/>
                <w:gridSpan w:val="2"/>
                <w:shd w:val="clear" w:color="auto" w:fill="3399FF"/>
              </w:tcPr>
            </w:tcPrChange>
          </w:tcPr>
          <w:p w14:paraId="0BAA3753" w14:textId="706486C2" w:rsidR="005F74A6" w:rsidRPr="0055420E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19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55420E">
              <w:rPr>
                <w:rFonts w:cs="Arial"/>
                <w:color w:val="FFFFFF" w:themeColor="background1"/>
                <w:sz w:val="20"/>
                <w:szCs w:val="20"/>
                <w:rPrChange w:id="20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1" w:author="Shah Ashay" w:date="2018-04-16T16:08:00Z">
              <w:tcPr>
                <w:tcW w:w="2970" w:type="dxa"/>
                <w:gridSpan w:val="2"/>
                <w:shd w:val="clear" w:color="auto" w:fill="3399FF"/>
              </w:tcPr>
            </w:tcPrChange>
          </w:tcPr>
          <w:p w14:paraId="0BAA3754" w14:textId="77777777" w:rsidR="005F74A6" w:rsidRPr="0055420E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22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55420E">
              <w:rPr>
                <w:rFonts w:cs="Arial"/>
                <w:color w:val="FFFFFF" w:themeColor="background1"/>
                <w:sz w:val="20"/>
                <w:szCs w:val="20"/>
                <w:rPrChange w:id="23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4" w:author="Shah Ashay" w:date="2018-04-16T16:08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55420E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25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55420E">
              <w:rPr>
                <w:rFonts w:cs="Arial"/>
                <w:color w:val="FFFFFF" w:themeColor="background1"/>
                <w:sz w:val="20"/>
                <w:szCs w:val="20"/>
                <w:rPrChange w:id="26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Prepared</w:t>
            </w:r>
          </w:p>
          <w:p w14:paraId="0BAA3755" w14:textId="24CB89A3" w:rsidR="005F74A6" w:rsidRPr="0055420E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27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55420E">
              <w:rPr>
                <w:rFonts w:cs="Arial"/>
                <w:color w:val="FFFFFF" w:themeColor="background1"/>
                <w:sz w:val="20"/>
                <w:szCs w:val="20"/>
                <w:rPrChange w:id="28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9" w:author="Shah Ashay" w:date="2018-04-16T16:08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2279381B" w14:textId="77777777" w:rsidR="005F74A6" w:rsidRPr="0055420E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30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55420E">
              <w:rPr>
                <w:rFonts w:cs="Arial"/>
                <w:color w:val="FFFFFF" w:themeColor="background1"/>
                <w:sz w:val="20"/>
                <w:szCs w:val="20"/>
                <w:rPrChange w:id="31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Checked</w:t>
            </w:r>
          </w:p>
          <w:p w14:paraId="6407E4C1" w14:textId="0BC8493E" w:rsidR="005F74A6" w:rsidRPr="0055420E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32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55420E">
              <w:rPr>
                <w:rFonts w:cs="Arial"/>
                <w:color w:val="FFFFFF" w:themeColor="background1"/>
                <w:sz w:val="20"/>
                <w:szCs w:val="20"/>
                <w:rPrChange w:id="33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34" w:author="Shah Ashay" w:date="2018-04-16T16:08:00Z">
              <w:tcPr>
                <w:tcW w:w="1350" w:type="dxa"/>
                <w:gridSpan w:val="2"/>
                <w:shd w:val="clear" w:color="auto" w:fill="3399FF"/>
              </w:tcPr>
            </w:tcPrChange>
          </w:tcPr>
          <w:p w14:paraId="69284D3A" w14:textId="3EEBDEA0" w:rsidR="005F74A6" w:rsidRPr="0055420E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35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55420E">
              <w:rPr>
                <w:rFonts w:cs="Arial"/>
                <w:color w:val="FFFFFF" w:themeColor="background1"/>
                <w:sz w:val="20"/>
                <w:szCs w:val="20"/>
                <w:rPrChange w:id="36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Approved by</w:t>
            </w:r>
          </w:p>
        </w:tc>
      </w:tr>
      <w:tr w:rsidR="00462C24" w:rsidRPr="0055420E" w14:paraId="0BAA375B" w14:textId="2375FBD8" w:rsidTr="0055420E">
        <w:trPr>
          <w:cantSplit/>
          <w:trPrChange w:id="37" w:author="Shah Ashay" w:date="2018-04-16T16:08:00Z">
            <w:trPr>
              <w:cantSplit/>
            </w:trPr>
          </w:trPrChange>
        </w:trPr>
        <w:tc>
          <w:tcPr>
            <w:tcW w:w="611" w:type="pct"/>
            <w:tcPrChange w:id="38" w:author="Shah Ashay" w:date="2018-04-16T16:08:00Z">
              <w:tcPr>
                <w:tcW w:w="1165" w:type="dxa"/>
                <w:gridSpan w:val="2"/>
              </w:tcPr>
            </w:tcPrChange>
          </w:tcPr>
          <w:p w14:paraId="0BAA3757" w14:textId="698D8487" w:rsidR="00462C24" w:rsidRPr="00EA0A38" w:rsidRDefault="00462C24" w:rsidP="00462C24">
            <w:pPr>
              <w:jc w:val="center"/>
              <w:rPr>
                <w:rFonts w:cs="Arial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</w:rPr>
              <w:t>0.1</w:t>
            </w:r>
          </w:p>
        </w:tc>
        <w:tc>
          <w:tcPr>
            <w:tcW w:w="897" w:type="pct"/>
            <w:tcPrChange w:id="39" w:author="Shah Ashay" w:date="2018-04-16T16:08:00Z">
              <w:tcPr>
                <w:tcW w:w="1710" w:type="dxa"/>
                <w:gridSpan w:val="2"/>
              </w:tcPr>
            </w:tcPrChange>
          </w:tcPr>
          <w:p w14:paraId="7522159E" w14:textId="4FB01695" w:rsidR="00462C24" w:rsidRPr="0055420E" w:rsidRDefault="00824C94" w:rsidP="00462C24">
            <w:pPr>
              <w:jc w:val="center"/>
              <w:rPr>
                <w:rFonts w:cs="Arial"/>
                <w:sz w:val="20"/>
                <w:szCs w:val="20"/>
                <w:rPrChange w:id="40" w:author="Shah Ashay" w:date="2018-04-16T16:12:00Z">
                  <w:rPr>
                    <w:rFonts w:cs="Arial"/>
                    <w:sz w:val="20"/>
                  </w:rPr>
                </w:rPrChange>
              </w:rPr>
            </w:pPr>
            <w:r w:rsidRPr="00EA0A38">
              <w:rPr>
                <w:rFonts w:cs="Arial"/>
                <w:sz w:val="20"/>
                <w:szCs w:val="20"/>
              </w:rPr>
              <w:t>26</w:t>
            </w:r>
            <w:r w:rsidR="00462C24" w:rsidRPr="00EA0A38">
              <w:rPr>
                <w:rFonts w:cs="Arial"/>
                <w:sz w:val="20"/>
                <w:szCs w:val="20"/>
              </w:rPr>
              <w:t>-</w:t>
            </w:r>
            <w:r w:rsidRPr="0055420E">
              <w:rPr>
                <w:rFonts w:cs="Arial"/>
                <w:sz w:val="20"/>
                <w:szCs w:val="20"/>
                <w:rPrChange w:id="41" w:author="Shah Ashay" w:date="2018-04-16T16:12:00Z">
                  <w:rPr>
                    <w:rFonts w:cs="Arial"/>
                    <w:sz w:val="20"/>
                  </w:rPr>
                </w:rPrChange>
              </w:rPr>
              <w:t>Dec</w:t>
            </w:r>
            <w:r w:rsidR="00462C24" w:rsidRPr="0055420E">
              <w:rPr>
                <w:rFonts w:cs="Arial"/>
                <w:sz w:val="20"/>
                <w:szCs w:val="20"/>
                <w:rPrChange w:id="42" w:author="Shah Ashay" w:date="2018-04-16T16:12:00Z">
                  <w:rPr>
                    <w:rFonts w:cs="Arial"/>
                    <w:sz w:val="20"/>
                  </w:rPr>
                </w:rPrChange>
              </w:rPr>
              <w:t>-2017</w:t>
            </w:r>
          </w:p>
          <w:p w14:paraId="0BAA3758" w14:textId="29DF5BD9" w:rsidR="00462C24" w:rsidRPr="0055420E" w:rsidRDefault="00462C24" w:rsidP="00462C24">
            <w:pPr>
              <w:jc w:val="center"/>
              <w:rPr>
                <w:rFonts w:cs="Arial"/>
                <w:sz w:val="20"/>
                <w:szCs w:val="20"/>
                <w:rPrChange w:id="43" w:author="Shah Ashay" w:date="2018-04-16T16:12:00Z">
                  <w:rPr>
                    <w:rFonts w:cs="Arial"/>
                    <w:sz w:val="20"/>
                  </w:rPr>
                </w:rPrChange>
              </w:rPr>
            </w:pPr>
          </w:p>
        </w:tc>
        <w:tc>
          <w:tcPr>
            <w:tcW w:w="1557" w:type="pct"/>
            <w:tcPrChange w:id="44" w:author="Shah Ashay" w:date="2018-04-16T16:08:00Z">
              <w:tcPr>
                <w:tcW w:w="2970" w:type="dxa"/>
                <w:gridSpan w:val="2"/>
              </w:tcPr>
            </w:tcPrChange>
          </w:tcPr>
          <w:p w14:paraId="0BAA3759" w14:textId="337CB1BC" w:rsidR="00462C24" w:rsidRPr="0055420E" w:rsidRDefault="00462C24" w:rsidP="00462C24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  <w:szCs w:val="20"/>
                <w:rPrChange w:id="45" w:author="Shah Ashay" w:date="2018-04-16T16:12:00Z">
                  <w:rPr>
                    <w:rFonts w:cs="Arial"/>
                    <w:sz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6" w:author="Shah Ashay" w:date="2018-04-16T16:12:00Z">
                  <w:rPr>
                    <w:rFonts w:cs="Arial"/>
                    <w:sz w:val="20"/>
                  </w:rPr>
                </w:rPrChange>
              </w:rPr>
              <w:t xml:space="preserve">Draft </w:t>
            </w:r>
          </w:p>
        </w:tc>
        <w:tc>
          <w:tcPr>
            <w:tcW w:w="614" w:type="pct"/>
            <w:tcPrChange w:id="47" w:author="Shah Ashay" w:date="2018-04-16T16:08:00Z">
              <w:tcPr>
                <w:tcW w:w="1170" w:type="dxa"/>
                <w:gridSpan w:val="2"/>
              </w:tcPr>
            </w:tcPrChange>
          </w:tcPr>
          <w:p w14:paraId="0BAA375A" w14:textId="16BF81F0" w:rsidR="00462C24" w:rsidRPr="0055420E" w:rsidRDefault="00462C24" w:rsidP="00462C24">
            <w:pPr>
              <w:jc w:val="center"/>
              <w:rPr>
                <w:rFonts w:cs="Arial"/>
                <w:sz w:val="20"/>
                <w:szCs w:val="20"/>
                <w:rPrChange w:id="48" w:author="Shah Ashay" w:date="2018-04-16T16:12:00Z">
                  <w:rPr>
                    <w:rFonts w:cs="Arial"/>
                    <w:sz w:val="18"/>
                    <w:szCs w:val="18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9" w:author="Shah Ashay" w:date="2018-04-16T16:12:00Z">
                  <w:rPr>
                    <w:rFonts w:cs="Arial"/>
                    <w:sz w:val="18"/>
                    <w:szCs w:val="18"/>
                  </w:rPr>
                </w:rPrChange>
              </w:rPr>
              <w:t>Wirasak C.</w:t>
            </w:r>
          </w:p>
        </w:tc>
        <w:tc>
          <w:tcPr>
            <w:tcW w:w="614" w:type="pct"/>
            <w:tcPrChange w:id="50" w:author="Shah Ashay" w:date="2018-04-16T16:08:00Z">
              <w:tcPr>
                <w:tcW w:w="1170" w:type="dxa"/>
                <w:gridSpan w:val="2"/>
              </w:tcPr>
            </w:tcPrChange>
          </w:tcPr>
          <w:p w14:paraId="29DF2C40" w14:textId="77777777" w:rsidR="00462C24" w:rsidRPr="0055420E" w:rsidRDefault="00462C24" w:rsidP="00462C24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07" w:type="pct"/>
            <w:tcPrChange w:id="51" w:author="Shah Ashay" w:date="2018-04-16T16:08:00Z">
              <w:tcPr>
                <w:tcW w:w="1350" w:type="dxa"/>
                <w:gridSpan w:val="2"/>
              </w:tcPr>
            </w:tcPrChange>
          </w:tcPr>
          <w:p w14:paraId="6A1BC662" w14:textId="1DDFB2E8" w:rsidR="00462C24" w:rsidRPr="00EA0A38" w:rsidRDefault="00462C24" w:rsidP="00462C24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74A6" w:rsidRPr="0055420E" w14:paraId="0BAA3760" w14:textId="645D3AAF" w:rsidTr="0055420E">
        <w:trPr>
          <w:cantSplit/>
          <w:trPrChange w:id="52" w:author="Shah Ashay" w:date="2018-04-16T16:08:00Z">
            <w:trPr>
              <w:cantSplit/>
            </w:trPr>
          </w:trPrChange>
        </w:trPr>
        <w:tc>
          <w:tcPr>
            <w:tcW w:w="611" w:type="pct"/>
            <w:tcPrChange w:id="53" w:author="Shah Ashay" w:date="2018-04-16T16:08:00Z">
              <w:tcPr>
                <w:tcW w:w="1165" w:type="dxa"/>
                <w:gridSpan w:val="2"/>
              </w:tcPr>
            </w:tcPrChange>
          </w:tcPr>
          <w:p w14:paraId="0BAA375C" w14:textId="22FF4F72" w:rsidR="005F74A6" w:rsidRPr="00EA0A38" w:rsidRDefault="00235894">
            <w:pPr>
              <w:jc w:val="center"/>
              <w:rPr>
                <w:rFonts w:cs="Arial"/>
                <w:sz w:val="20"/>
                <w:szCs w:val="20"/>
              </w:rPr>
            </w:pPr>
            <w:ins w:id="54" w:author="Prakash Atul (Ext)" w:date="2018-03-27T19:33:00Z">
              <w:r w:rsidRPr="0055420E">
                <w:rPr>
                  <w:rFonts w:cs="Arial"/>
                  <w:sz w:val="20"/>
                  <w:szCs w:val="20"/>
                </w:rPr>
                <w:t>1.0</w:t>
              </w:r>
            </w:ins>
          </w:p>
        </w:tc>
        <w:tc>
          <w:tcPr>
            <w:tcW w:w="897" w:type="pct"/>
            <w:tcPrChange w:id="55" w:author="Shah Ashay" w:date="2018-04-16T16:08:00Z">
              <w:tcPr>
                <w:tcW w:w="1710" w:type="dxa"/>
                <w:gridSpan w:val="2"/>
              </w:tcPr>
            </w:tcPrChange>
          </w:tcPr>
          <w:p w14:paraId="0BAA375D" w14:textId="71E1BCEC" w:rsidR="005F74A6" w:rsidRPr="0055420E" w:rsidRDefault="00235894">
            <w:pPr>
              <w:jc w:val="center"/>
              <w:rPr>
                <w:rFonts w:cs="Arial"/>
                <w:sz w:val="20"/>
                <w:szCs w:val="20"/>
                <w:rPrChange w:id="56" w:author="Shah Ashay" w:date="2018-04-16T16:12:00Z">
                  <w:rPr>
                    <w:rFonts w:cs="Arial"/>
                    <w:sz w:val="20"/>
                  </w:rPr>
                </w:rPrChange>
              </w:rPr>
            </w:pPr>
            <w:ins w:id="57" w:author="Prakash Atul (Ext)" w:date="2018-03-27T19:33:00Z">
              <w:r w:rsidRPr="00EA0A38">
                <w:rPr>
                  <w:rFonts w:cs="Arial"/>
                  <w:sz w:val="20"/>
                  <w:szCs w:val="20"/>
                </w:rPr>
                <w:t>27-Mar</w:t>
              </w:r>
            </w:ins>
            <w:ins w:id="58" w:author="Prakash Atul (Ext)" w:date="2018-03-27T19:34:00Z">
              <w:r w:rsidRPr="00EA0A38">
                <w:rPr>
                  <w:rFonts w:cs="Arial"/>
                  <w:sz w:val="20"/>
                  <w:szCs w:val="20"/>
                </w:rPr>
                <w:t>-2018</w:t>
              </w:r>
            </w:ins>
          </w:p>
        </w:tc>
        <w:tc>
          <w:tcPr>
            <w:tcW w:w="1557" w:type="pct"/>
            <w:tcPrChange w:id="59" w:author="Shah Ashay" w:date="2018-04-16T16:08:00Z">
              <w:tcPr>
                <w:tcW w:w="2970" w:type="dxa"/>
                <w:gridSpan w:val="2"/>
              </w:tcPr>
            </w:tcPrChange>
          </w:tcPr>
          <w:p w14:paraId="0BAA375E" w14:textId="4EEFBB52" w:rsidR="005F74A6" w:rsidRPr="0055420E" w:rsidRDefault="00235894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  <w:szCs w:val="20"/>
                <w:rPrChange w:id="60" w:author="Shah Ashay" w:date="2018-04-16T16:12:00Z">
                  <w:rPr>
                    <w:rFonts w:cs="Arial"/>
                    <w:sz w:val="20"/>
                  </w:rPr>
                </w:rPrChange>
              </w:rPr>
            </w:pPr>
            <w:ins w:id="61" w:author="Prakash Atul (Ext)" w:date="2018-03-27T19:34:00Z">
              <w:r w:rsidRPr="0055420E">
                <w:rPr>
                  <w:rFonts w:cs="Arial"/>
                  <w:sz w:val="20"/>
                  <w:szCs w:val="20"/>
                  <w:rPrChange w:id="62" w:author="Shah Ashay" w:date="2018-04-16T16:12:00Z">
                    <w:rPr>
                      <w:rFonts w:cs="Arial"/>
                      <w:sz w:val="20"/>
                    </w:rPr>
                  </w:rPrChange>
                </w:rPr>
                <w:t>Updated as per EC 11.2</w:t>
              </w:r>
            </w:ins>
          </w:p>
        </w:tc>
        <w:tc>
          <w:tcPr>
            <w:tcW w:w="614" w:type="pct"/>
            <w:tcPrChange w:id="63" w:author="Shah Ashay" w:date="2018-04-16T16:08:00Z">
              <w:tcPr>
                <w:tcW w:w="1170" w:type="dxa"/>
                <w:gridSpan w:val="2"/>
              </w:tcPr>
            </w:tcPrChange>
          </w:tcPr>
          <w:p w14:paraId="0BAA375F" w14:textId="22DC7DE8" w:rsidR="005F74A6" w:rsidRPr="0055420E" w:rsidRDefault="00235894">
            <w:pPr>
              <w:jc w:val="center"/>
              <w:rPr>
                <w:rFonts w:cs="Arial"/>
                <w:sz w:val="20"/>
                <w:szCs w:val="20"/>
                <w:rPrChange w:id="64" w:author="Shah Ashay" w:date="2018-04-16T16:12:00Z">
                  <w:rPr>
                    <w:rFonts w:cs="Arial"/>
                    <w:sz w:val="20"/>
                  </w:rPr>
                </w:rPrChange>
              </w:rPr>
            </w:pPr>
            <w:ins w:id="65" w:author="Prakash Atul (Ext)" w:date="2018-03-27T19:34:00Z">
              <w:r w:rsidRPr="0055420E">
                <w:rPr>
                  <w:rFonts w:cs="Arial"/>
                  <w:sz w:val="20"/>
                  <w:szCs w:val="20"/>
                  <w:rPrChange w:id="66" w:author="Shah Ashay" w:date="2018-04-16T16:12:00Z">
                    <w:rPr>
                      <w:rFonts w:cs="Arial"/>
                      <w:sz w:val="20"/>
                    </w:rPr>
                  </w:rPrChange>
                </w:rPr>
                <w:t>Tieto</w:t>
              </w:r>
            </w:ins>
          </w:p>
        </w:tc>
        <w:tc>
          <w:tcPr>
            <w:tcW w:w="614" w:type="pct"/>
            <w:tcPrChange w:id="67" w:author="Shah Ashay" w:date="2018-04-16T16:08:00Z">
              <w:tcPr>
                <w:tcW w:w="1170" w:type="dxa"/>
                <w:gridSpan w:val="2"/>
              </w:tcPr>
            </w:tcPrChange>
          </w:tcPr>
          <w:p w14:paraId="3A3230E3" w14:textId="03E347C5" w:rsidR="005F74A6" w:rsidRPr="0055420E" w:rsidRDefault="005F74A6">
            <w:pPr>
              <w:jc w:val="center"/>
              <w:rPr>
                <w:rFonts w:cs="Arial"/>
                <w:sz w:val="20"/>
                <w:szCs w:val="20"/>
                <w:rPrChange w:id="68" w:author="Shah Ashay" w:date="2018-04-16T16:12:00Z">
                  <w:rPr>
                    <w:rFonts w:cs="Arial"/>
                    <w:sz w:val="20"/>
                  </w:rPr>
                </w:rPrChange>
              </w:rPr>
            </w:pPr>
          </w:p>
        </w:tc>
        <w:tc>
          <w:tcPr>
            <w:tcW w:w="707" w:type="pct"/>
            <w:tcPrChange w:id="69" w:author="Shah Ashay" w:date="2018-04-16T16:08:00Z">
              <w:tcPr>
                <w:tcW w:w="1350" w:type="dxa"/>
                <w:gridSpan w:val="2"/>
              </w:tcPr>
            </w:tcPrChange>
          </w:tcPr>
          <w:p w14:paraId="16DB2B6E" w14:textId="4750DAB6" w:rsidR="005F74A6" w:rsidRPr="0055420E" w:rsidRDefault="005F74A6">
            <w:pPr>
              <w:jc w:val="center"/>
              <w:rPr>
                <w:rFonts w:cs="Arial"/>
                <w:sz w:val="20"/>
                <w:szCs w:val="20"/>
                <w:rPrChange w:id="70" w:author="Shah Ashay" w:date="2018-04-16T16:12:00Z">
                  <w:rPr>
                    <w:rFonts w:cs="Arial"/>
                    <w:sz w:val="20"/>
                  </w:rPr>
                </w:rPrChange>
              </w:rPr>
            </w:pPr>
          </w:p>
        </w:tc>
      </w:tr>
      <w:tr w:rsidR="00745F7A" w:rsidRPr="0055420E" w14:paraId="4E7F3773" w14:textId="77777777" w:rsidTr="0055420E">
        <w:trPr>
          <w:cantSplit/>
          <w:ins w:id="71" w:author="Wirasak Chomphu" w:date="2020-07-02T16:08:00Z"/>
        </w:trPr>
        <w:tc>
          <w:tcPr>
            <w:tcW w:w="611" w:type="pct"/>
          </w:tcPr>
          <w:p w14:paraId="08E6A360" w14:textId="440A2718" w:rsidR="00745F7A" w:rsidRPr="0055420E" w:rsidRDefault="00745F7A" w:rsidP="00745F7A">
            <w:pPr>
              <w:jc w:val="center"/>
              <w:rPr>
                <w:ins w:id="72" w:author="Wirasak Chomphu" w:date="2020-07-02T16:08:00Z"/>
                <w:rFonts w:cs="Arial"/>
                <w:sz w:val="20"/>
                <w:szCs w:val="20"/>
              </w:rPr>
            </w:pPr>
            <w:ins w:id="73" w:author="Wirasak Chomphu" w:date="2020-07-02T16:08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</w:tcPr>
          <w:p w14:paraId="13165944" w14:textId="548AA593" w:rsidR="00745F7A" w:rsidRPr="00EA0A38" w:rsidRDefault="00745F7A" w:rsidP="00745F7A">
            <w:pPr>
              <w:jc w:val="center"/>
              <w:rPr>
                <w:ins w:id="74" w:author="Wirasak Chomphu" w:date="2020-07-02T16:08:00Z"/>
                <w:rFonts w:cs="Arial"/>
                <w:sz w:val="20"/>
                <w:szCs w:val="20"/>
              </w:rPr>
            </w:pPr>
            <w:ins w:id="75" w:author="Wirasak Chomphu" w:date="2020-07-02T16:08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</w:tcPr>
          <w:p w14:paraId="5B6B52CE" w14:textId="65FEDAC8" w:rsidR="00745F7A" w:rsidRPr="0055420E" w:rsidRDefault="00745F7A" w:rsidP="00745F7A">
            <w:pPr>
              <w:pStyle w:val="Header"/>
              <w:tabs>
                <w:tab w:val="clear" w:pos="4320"/>
                <w:tab w:val="clear" w:pos="8640"/>
              </w:tabs>
              <w:rPr>
                <w:ins w:id="76" w:author="Wirasak Chomphu" w:date="2020-07-02T16:08:00Z"/>
                <w:rFonts w:cs="Arial"/>
                <w:sz w:val="20"/>
                <w:szCs w:val="20"/>
                <w:rPrChange w:id="77" w:author="Shah Ashay" w:date="2018-04-16T16:12:00Z">
                  <w:rPr>
                    <w:ins w:id="78" w:author="Wirasak Chomphu" w:date="2020-07-02T16:08:00Z"/>
                    <w:rFonts w:cs="Arial"/>
                    <w:sz w:val="20"/>
                    <w:szCs w:val="20"/>
                  </w:rPr>
                </w:rPrChange>
              </w:rPr>
            </w:pPr>
            <w:ins w:id="79" w:author="Wirasak Chomphu" w:date="2020-07-02T16:08:00Z">
              <w:r>
                <w:rPr>
                  <w:rFonts w:cs="Arial"/>
                  <w:sz w:val="20"/>
                </w:rPr>
                <w:t>Thailand ECsasS</w:t>
              </w:r>
              <w:bookmarkStart w:id="80" w:name="_GoBack"/>
              <w:bookmarkEnd w:id="80"/>
            </w:ins>
          </w:p>
        </w:tc>
        <w:tc>
          <w:tcPr>
            <w:tcW w:w="614" w:type="pct"/>
          </w:tcPr>
          <w:p w14:paraId="3F547F27" w14:textId="7D1C1773" w:rsidR="00745F7A" w:rsidRPr="0055420E" w:rsidRDefault="00745F7A" w:rsidP="00745F7A">
            <w:pPr>
              <w:jc w:val="center"/>
              <w:rPr>
                <w:ins w:id="81" w:author="Wirasak Chomphu" w:date="2020-07-02T16:08:00Z"/>
                <w:rFonts w:cs="Arial"/>
                <w:sz w:val="20"/>
                <w:szCs w:val="20"/>
                <w:rPrChange w:id="82" w:author="Shah Ashay" w:date="2018-04-16T16:12:00Z">
                  <w:rPr>
                    <w:ins w:id="83" w:author="Wirasak Chomphu" w:date="2020-07-02T16:08:00Z"/>
                    <w:rFonts w:cs="Arial"/>
                    <w:sz w:val="20"/>
                    <w:szCs w:val="20"/>
                  </w:rPr>
                </w:rPrChange>
              </w:rPr>
            </w:pPr>
            <w:ins w:id="84" w:author="Wirasak Chomphu" w:date="2020-07-02T16:08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279EDE9A" w14:textId="77777777" w:rsidR="00745F7A" w:rsidRPr="0055420E" w:rsidRDefault="00745F7A" w:rsidP="00745F7A">
            <w:pPr>
              <w:jc w:val="center"/>
              <w:rPr>
                <w:ins w:id="85" w:author="Wirasak Chomphu" w:date="2020-07-02T16:08:00Z"/>
                <w:rFonts w:cs="Arial"/>
                <w:sz w:val="20"/>
                <w:szCs w:val="20"/>
                <w:rPrChange w:id="86" w:author="Shah Ashay" w:date="2018-04-16T16:12:00Z">
                  <w:rPr>
                    <w:ins w:id="87" w:author="Wirasak Chomphu" w:date="2020-07-02T16:08:00Z"/>
                    <w:rFonts w:cs="Arial"/>
                    <w:sz w:val="20"/>
                    <w:szCs w:val="20"/>
                  </w:rPr>
                </w:rPrChange>
              </w:rPr>
            </w:pPr>
          </w:p>
        </w:tc>
        <w:tc>
          <w:tcPr>
            <w:tcW w:w="707" w:type="pct"/>
          </w:tcPr>
          <w:p w14:paraId="14CE6ED9" w14:textId="77777777" w:rsidR="00745F7A" w:rsidRPr="0055420E" w:rsidRDefault="00745F7A" w:rsidP="00745F7A">
            <w:pPr>
              <w:jc w:val="center"/>
              <w:rPr>
                <w:ins w:id="88" w:author="Wirasak Chomphu" w:date="2020-07-02T16:08:00Z"/>
                <w:rFonts w:cs="Arial"/>
                <w:sz w:val="20"/>
                <w:szCs w:val="20"/>
                <w:rPrChange w:id="89" w:author="Shah Ashay" w:date="2018-04-16T16:12:00Z">
                  <w:rPr>
                    <w:ins w:id="90" w:author="Wirasak Chomphu" w:date="2020-07-02T16:08:00Z"/>
                    <w:rFonts w:cs="Arial"/>
                    <w:sz w:val="20"/>
                    <w:szCs w:val="20"/>
                  </w:rPr>
                </w:rPrChange>
              </w:rPr>
            </w:pPr>
          </w:p>
        </w:tc>
      </w:tr>
      <w:tr w:rsidR="005F74A6" w:rsidRPr="0055420E" w:rsidDel="0055420E" w14:paraId="0BAA3765" w14:textId="750F9B57" w:rsidTr="0055420E">
        <w:trPr>
          <w:cantSplit/>
          <w:del w:id="91" w:author="Shah Ashay" w:date="2018-04-16T16:08:00Z"/>
          <w:trPrChange w:id="92" w:author="Shah Ashay" w:date="2018-04-16T16:08:00Z">
            <w:trPr>
              <w:cantSplit/>
            </w:trPr>
          </w:trPrChange>
        </w:trPr>
        <w:tc>
          <w:tcPr>
            <w:tcW w:w="611" w:type="pct"/>
            <w:tcPrChange w:id="93" w:author="Shah Ashay" w:date="2018-04-16T16:08:00Z">
              <w:tcPr>
                <w:tcW w:w="1165" w:type="dxa"/>
                <w:gridSpan w:val="2"/>
              </w:tcPr>
            </w:tcPrChange>
          </w:tcPr>
          <w:p w14:paraId="0BAA3761" w14:textId="50FAEE9E" w:rsidR="005F74A6" w:rsidRPr="0055420E" w:rsidDel="0055420E" w:rsidRDefault="005F74A6">
            <w:pPr>
              <w:jc w:val="center"/>
              <w:rPr>
                <w:del w:id="94" w:author="Shah Ashay" w:date="2018-04-16T16:08:00Z"/>
                <w:rFonts w:cs="Arial"/>
                <w:sz w:val="20"/>
                <w:szCs w:val="20"/>
              </w:rPr>
            </w:pPr>
          </w:p>
        </w:tc>
        <w:tc>
          <w:tcPr>
            <w:tcW w:w="897" w:type="pct"/>
            <w:tcPrChange w:id="95" w:author="Shah Ashay" w:date="2018-04-16T16:08:00Z">
              <w:tcPr>
                <w:tcW w:w="1710" w:type="dxa"/>
                <w:gridSpan w:val="2"/>
              </w:tcPr>
            </w:tcPrChange>
          </w:tcPr>
          <w:p w14:paraId="0BAA3762" w14:textId="45A0F957" w:rsidR="005F74A6" w:rsidRPr="00EA0A38" w:rsidDel="0055420E" w:rsidRDefault="005F74A6">
            <w:pPr>
              <w:jc w:val="center"/>
              <w:rPr>
                <w:del w:id="96" w:author="Shah Ashay" w:date="2018-04-16T16:08:00Z"/>
                <w:rFonts w:cs="Arial"/>
                <w:sz w:val="20"/>
                <w:szCs w:val="20"/>
              </w:rPr>
            </w:pPr>
          </w:p>
        </w:tc>
        <w:tc>
          <w:tcPr>
            <w:tcW w:w="1557" w:type="pct"/>
            <w:tcPrChange w:id="97" w:author="Shah Ashay" w:date="2018-04-16T16:08:00Z">
              <w:tcPr>
                <w:tcW w:w="2970" w:type="dxa"/>
                <w:gridSpan w:val="2"/>
              </w:tcPr>
            </w:tcPrChange>
          </w:tcPr>
          <w:p w14:paraId="0BAA3763" w14:textId="4B8A658E" w:rsidR="005F74A6" w:rsidRPr="00EA0A38" w:rsidDel="0055420E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98" w:author="Shah Ashay" w:date="2018-04-16T16:08:00Z"/>
                <w:rFonts w:cs="Arial"/>
                <w:sz w:val="20"/>
                <w:szCs w:val="20"/>
              </w:rPr>
            </w:pPr>
          </w:p>
        </w:tc>
        <w:tc>
          <w:tcPr>
            <w:tcW w:w="614" w:type="pct"/>
            <w:tcPrChange w:id="99" w:author="Shah Ashay" w:date="2018-04-16T16:08:00Z">
              <w:tcPr>
                <w:tcW w:w="1170" w:type="dxa"/>
                <w:gridSpan w:val="2"/>
              </w:tcPr>
            </w:tcPrChange>
          </w:tcPr>
          <w:p w14:paraId="0BAA3764" w14:textId="1766E875" w:rsidR="005F74A6" w:rsidRPr="0055420E" w:rsidDel="0055420E" w:rsidRDefault="005F74A6">
            <w:pPr>
              <w:jc w:val="center"/>
              <w:rPr>
                <w:del w:id="100" w:author="Shah Ashay" w:date="2018-04-16T16:08:00Z"/>
                <w:rFonts w:cs="Arial"/>
                <w:sz w:val="20"/>
                <w:szCs w:val="20"/>
                <w:rPrChange w:id="101" w:author="Shah Ashay" w:date="2018-04-16T16:12:00Z">
                  <w:rPr>
                    <w:del w:id="102" w:author="Shah Ashay" w:date="2018-04-16T16:08:00Z"/>
                    <w:rFonts w:cs="Arial"/>
                    <w:sz w:val="20"/>
                  </w:rPr>
                </w:rPrChange>
              </w:rPr>
            </w:pPr>
          </w:p>
        </w:tc>
        <w:tc>
          <w:tcPr>
            <w:tcW w:w="614" w:type="pct"/>
            <w:tcPrChange w:id="103" w:author="Shah Ashay" w:date="2018-04-16T16:08:00Z">
              <w:tcPr>
                <w:tcW w:w="1170" w:type="dxa"/>
                <w:gridSpan w:val="2"/>
              </w:tcPr>
            </w:tcPrChange>
          </w:tcPr>
          <w:p w14:paraId="7F4C939B" w14:textId="61F08B3F" w:rsidR="005F74A6" w:rsidRPr="0055420E" w:rsidDel="0055420E" w:rsidRDefault="005F74A6">
            <w:pPr>
              <w:jc w:val="center"/>
              <w:rPr>
                <w:del w:id="104" w:author="Shah Ashay" w:date="2018-04-16T16:08:00Z"/>
                <w:rFonts w:cs="Arial"/>
                <w:sz w:val="20"/>
                <w:szCs w:val="20"/>
                <w:rPrChange w:id="105" w:author="Shah Ashay" w:date="2018-04-16T16:12:00Z">
                  <w:rPr>
                    <w:del w:id="106" w:author="Shah Ashay" w:date="2018-04-16T16:08:00Z"/>
                    <w:rFonts w:cs="Arial"/>
                    <w:sz w:val="20"/>
                  </w:rPr>
                </w:rPrChange>
              </w:rPr>
            </w:pPr>
          </w:p>
        </w:tc>
        <w:tc>
          <w:tcPr>
            <w:tcW w:w="707" w:type="pct"/>
            <w:tcPrChange w:id="107" w:author="Shah Ashay" w:date="2018-04-16T16:08:00Z">
              <w:tcPr>
                <w:tcW w:w="1350" w:type="dxa"/>
                <w:gridSpan w:val="2"/>
              </w:tcPr>
            </w:tcPrChange>
          </w:tcPr>
          <w:p w14:paraId="2220525C" w14:textId="641AD94F" w:rsidR="005F74A6" w:rsidRPr="0055420E" w:rsidDel="0055420E" w:rsidRDefault="005F74A6">
            <w:pPr>
              <w:jc w:val="center"/>
              <w:rPr>
                <w:del w:id="108" w:author="Shah Ashay" w:date="2018-04-16T16:08:00Z"/>
                <w:rFonts w:cs="Arial"/>
                <w:sz w:val="20"/>
                <w:szCs w:val="20"/>
                <w:rPrChange w:id="109" w:author="Shah Ashay" w:date="2018-04-16T16:12:00Z">
                  <w:rPr>
                    <w:del w:id="110" w:author="Shah Ashay" w:date="2018-04-16T16:08:00Z"/>
                    <w:rFonts w:cs="Arial"/>
                    <w:sz w:val="20"/>
                  </w:rPr>
                </w:rPrChange>
              </w:rPr>
            </w:pPr>
          </w:p>
        </w:tc>
      </w:tr>
      <w:tr w:rsidR="005F74A6" w:rsidRPr="0055420E" w:rsidDel="0055420E" w14:paraId="0BAA376A" w14:textId="3F4462A0" w:rsidTr="0055420E">
        <w:trPr>
          <w:cantSplit/>
          <w:del w:id="111" w:author="Shah Ashay" w:date="2018-04-16T16:08:00Z"/>
          <w:trPrChange w:id="112" w:author="Shah Ashay" w:date="2018-04-16T16:08:00Z">
            <w:trPr>
              <w:cantSplit/>
            </w:trPr>
          </w:trPrChange>
        </w:trPr>
        <w:tc>
          <w:tcPr>
            <w:tcW w:w="611" w:type="pct"/>
            <w:tcPrChange w:id="113" w:author="Shah Ashay" w:date="2018-04-16T16:08:00Z">
              <w:tcPr>
                <w:tcW w:w="1165" w:type="dxa"/>
                <w:gridSpan w:val="2"/>
              </w:tcPr>
            </w:tcPrChange>
          </w:tcPr>
          <w:p w14:paraId="0BAA3766" w14:textId="72C74B2B" w:rsidR="005F74A6" w:rsidRPr="0055420E" w:rsidDel="0055420E" w:rsidRDefault="005F74A6">
            <w:pPr>
              <w:jc w:val="center"/>
              <w:rPr>
                <w:del w:id="114" w:author="Shah Ashay" w:date="2018-04-16T16:08:00Z"/>
                <w:rFonts w:cs="Arial"/>
                <w:sz w:val="20"/>
                <w:szCs w:val="20"/>
              </w:rPr>
            </w:pPr>
          </w:p>
        </w:tc>
        <w:tc>
          <w:tcPr>
            <w:tcW w:w="897" w:type="pct"/>
            <w:tcPrChange w:id="115" w:author="Shah Ashay" w:date="2018-04-16T16:08:00Z">
              <w:tcPr>
                <w:tcW w:w="1710" w:type="dxa"/>
                <w:gridSpan w:val="2"/>
              </w:tcPr>
            </w:tcPrChange>
          </w:tcPr>
          <w:p w14:paraId="0BAA3767" w14:textId="629BA67B" w:rsidR="005F74A6" w:rsidRPr="00EA0A38" w:rsidDel="0055420E" w:rsidRDefault="005F74A6">
            <w:pPr>
              <w:jc w:val="center"/>
              <w:rPr>
                <w:del w:id="116" w:author="Shah Ashay" w:date="2018-04-16T16:08:00Z"/>
                <w:rFonts w:cs="Arial"/>
                <w:sz w:val="20"/>
                <w:szCs w:val="20"/>
              </w:rPr>
            </w:pPr>
          </w:p>
        </w:tc>
        <w:tc>
          <w:tcPr>
            <w:tcW w:w="1557" w:type="pct"/>
            <w:tcPrChange w:id="117" w:author="Shah Ashay" w:date="2018-04-16T16:08:00Z">
              <w:tcPr>
                <w:tcW w:w="2970" w:type="dxa"/>
                <w:gridSpan w:val="2"/>
              </w:tcPr>
            </w:tcPrChange>
          </w:tcPr>
          <w:p w14:paraId="0BAA3768" w14:textId="084EB240" w:rsidR="005F74A6" w:rsidRPr="00EA0A38" w:rsidDel="0055420E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118" w:author="Shah Ashay" w:date="2018-04-16T16:08:00Z"/>
                <w:rFonts w:cs="Arial"/>
                <w:sz w:val="20"/>
                <w:szCs w:val="20"/>
              </w:rPr>
            </w:pPr>
          </w:p>
        </w:tc>
        <w:tc>
          <w:tcPr>
            <w:tcW w:w="614" w:type="pct"/>
            <w:tcPrChange w:id="119" w:author="Shah Ashay" w:date="2018-04-16T16:08:00Z">
              <w:tcPr>
                <w:tcW w:w="1170" w:type="dxa"/>
                <w:gridSpan w:val="2"/>
              </w:tcPr>
            </w:tcPrChange>
          </w:tcPr>
          <w:p w14:paraId="0BAA3769" w14:textId="4E18F480" w:rsidR="005F74A6" w:rsidRPr="0055420E" w:rsidDel="0055420E" w:rsidRDefault="005F74A6">
            <w:pPr>
              <w:jc w:val="center"/>
              <w:rPr>
                <w:del w:id="120" w:author="Shah Ashay" w:date="2018-04-16T16:08:00Z"/>
                <w:rFonts w:cs="Arial"/>
                <w:sz w:val="20"/>
                <w:szCs w:val="20"/>
                <w:rPrChange w:id="121" w:author="Shah Ashay" w:date="2018-04-16T16:12:00Z">
                  <w:rPr>
                    <w:del w:id="122" w:author="Shah Ashay" w:date="2018-04-16T16:08:00Z"/>
                    <w:rFonts w:cs="Arial"/>
                    <w:sz w:val="20"/>
                  </w:rPr>
                </w:rPrChange>
              </w:rPr>
            </w:pPr>
          </w:p>
        </w:tc>
        <w:tc>
          <w:tcPr>
            <w:tcW w:w="614" w:type="pct"/>
            <w:tcPrChange w:id="123" w:author="Shah Ashay" w:date="2018-04-16T16:08:00Z">
              <w:tcPr>
                <w:tcW w:w="1170" w:type="dxa"/>
                <w:gridSpan w:val="2"/>
              </w:tcPr>
            </w:tcPrChange>
          </w:tcPr>
          <w:p w14:paraId="027A5A19" w14:textId="2E68B5A2" w:rsidR="005F74A6" w:rsidRPr="0055420E" w:rsidDel="0055420E" w:rsidRDefault="005F74A6">
            <w:pPr>
              <w:jc w:val="center"/>
              <w:rPr>
                <w:del w:id="124" w:author="Shah Ashay" w:date="2018-04-16T16:08:00Z"/>
                <w:rFonts w:cs="Arial"/>
                <w:sz w:val="20"/>
                <w:szCs w:val="20"/>
                <w:rPrChange w:id="125" w:author="Shah Ashay" w:date="2018-04-16T16:12:00Z">
                  <w:rPr>
                    <w:del w:id="126" w:author="Shah Ashay" w:date="2018-04-16T16:08:00Z"/>
                    <w:rFonts w:cs="Arial"/>
                    <w:sz w:val="20"/>
                  </w:rPr>
                </w:rPrChange>
              </w:rPr>
            </w:pPr>
          </w:p>
        </w:tc>
        <w:tc>
          <w:tcPr>
            <w:tcW w:w="707" w:type="pct"/>
            <w:tcPrChange w:id="127" w:author="Shah Ashay" w:date="2018-04-16T16:08:00Z">
              <w:tcPr>
                <w:tcW w:w="1350" w:type="dxa"/>
                <w:gridSpan w:val="2"/>
              </w:tcPr>
            </w:tcPrChange>
          </w:tcPr>
          <w:p w14:paraId="38883292" w14:textId="020CC73F" w:rsidR="005F74A6" w:rsidRPr="0055420E" w:rsidDel="0055420E" w:rsidRDefault="005F74A6">
            <w:pPr>
              <w:jc w:val="center"/>
              <w:rPr>
                <w:del w:id="128" w:author="Shah Ashay" w:date="2018-04-16T16:08:00Z"/>
                <w:rFonts w:cs="Arial"/>
                <w:sz w:val="20"/>
                <w:szCs w:val="20"/>
                <w:rPrChange w:id="129" w:author="Shah Ashay" w:date="2018-04-16T16:12:00Z">
                  <w:rPr>
                    <w:del w:id="130" w:author="Shah Ashay" w:date="2018-04-16T16:08:00Z"/>
                    <w:rFonts w:cs="Arial"/>
                    <w:sz w:val="20"/>
                  </w:rPr>
                </w:rPrChange>
              </w:rPr>
            </w:pPr>
          </w:p>
        </w:tc>
      </w:tr>
      <w:tr w:rsidR="005F74A6" w:rsidRPr="0055420E" w:rsidDel="0055420E" w14:paraId="0BAA376F" w14:textId="3A16E2AF" w:rsidTr="0055420E">
        <w:trPr>
          <w:cantSplit/>
          <w:del w:id="131" w:author="Shah Ashay" w:date="2018-04-16T16:08:00Z"/>
          <w:trPrChange w:id="132" w:author="Shah Ashay" w:date="2018-04-16T16:08:00Z">
            <w:trPr>
              <w:cantSplit/>
            </w:trPr>
          </w:trPrChange>
        </w:trPr>
        <w:tc>
          <w:tcPr>
            <w:tcW w:w="611" w:type="pct"/>
            <w:tcPrChange w:id="133" w:author="Shah Ashay" w:date="2018-04-16T16:08:00Z">
              <w:tcPr>
                <w:tcW w:w="1165" w:type="dxa"/>
                <w:gridSpan w:val="2"/>
              </w:tcPr>
            </w:tcPrChange>
          </w:tcPr>
          <w:p w14:paraId="0BAA376B" w14:textId="3D886A72" w:rsidR="005F74A6" w:rsidRPr="0055420E" w:rsidDel="0055420E" w:rsidRDefault="005F74A6">
            <w:pPr>
              <w:jc w:val="center"/>
              <w:rPr>
                <w:del w:id="134" w:author="Shah Ashay" w:date="2018-04-16T16:08:00Z"/>
                <w:rFonts w:cs="Arial"/>
                <w:sz w:val="20"/>
                <w:szCs w:val="20"/>
              </w:rPr>
            </w:pPr>
          </w:p>
        </w:tc>
        <w:tc>
          <w:tcPr>
            <w:tcW w:w="897" w:type="pct"/>
            <w:tcPrChange w:id="135" w:author="Shah Ashay" w:date="2018-04-16T16:08:00Z">
              <w:tcPr>
                <w:tcW w:w="1710" w:type="dxa"/>
                <w:gridSpan w:val="2"/>
              </w:tcPr>
            </w:tcPrChange>
          </w:tcPr>
          <w:p w14:paraId="0BAA376C" w14:textId="35686B7C" w:rsidR="005F74A6" w:rsidRPr="00EA0A38" w:rsidDel="0055420E" w:rsidRDefault="005F74A6">
            <w:pPr>
              <w:jc w:val="center"/>
              <w:rPr>
                <w:del w:id="136" w:author="Shah Ashay" w:date="2018-04-16T16:08:00Z"/>
                <w:rFonts w:cs="Arial"/>
                <w:sz w:val="20"/>
                <w:szCs w:val="20"/>
              </w:rPr>
            </w:pPr>
          </w:p>
        </w:tc>
        <w:tc>
          <w:tcPr>
            <w:tcW w:w="1557" w:type="pct"/>
            <w:tcPrChange w:id="137" w:author="Shah Ashay" w:date="2018-04-16T16:08:00Z">
              <w:tcPr>
                <w:tcW w:w="2970" w:type="dxa"/>
                <w:gridSpan w:val="2"/>
              </w:tcPr>
            </w:tcPrChange>
          </w:tcPr>
          <w:p w14:paraId="0BAA376D" w14:textId="01F0463F" w:rsidR="005F74A6" w:rsidRPr="00EA0A38" w:rsidDel="0055420E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138" w:author="Shah Ashay" w:date="2018-04-16T16:08:00Z"/>
                <w:rFonts w:cs="Arial"/>
                <w:sz w:val="20"/>
                <w:szCs w:val="20"/>
              </w:rPr>
            </w:pPr>
          </w:p>
        </w:tc>
        <w:tc>
          <w:tcPr>
            <w:tcW w:w="614" w:type="pct"/>
            <w:tcPrChange w:id="139" w:author="Shah Ashay" w:date="2018-04-16T16:08:00Z">
              <w:tcPr>
                <w:tcW w:w="1170" w:type="dxa"/>
                <w:gridSpan w:val="2"/>
              </w:tcPr>
            </w:tcPrChange>
          </w:tcPr>
          <w:p w14:paraId="0BAA376E" w14:textId="79C39C53" w:rsidR="005F74A6" w:rsidRPr="0055420E" w:rsidDel="0055420E" w:rsidRDefault="005F74A6">
            <w:pPr>
              <w:jc w:val="center"/>
              <w:rPr>
                <w:del w:id="140" w:author="Shah Ashay" w:date="2018-04-16T16:08:00Z"/>
                <w:rFonts w:cs="Arial"/>
                <w:sz w:val="20"/>
                <w:szCs w:val="20"/>
                <w:rPrChange w:id="141" w:author="Shah Ashay" w:date="2018-04-16T16:12:00Z">
                  <w:rPr>
                    <w:del w:id="142" w:author="Shah Ashay" w:date="2018-04-16T16:08:00Z"/>
                    <w:rFonts w:cs="Arial"/>
                    <w:sz w:val="20"/>
                  </w:rPr>
                </w:rPrChange>
              </w:rPr>
            </w:pPr>
          </w:p>
        </w:tc>
        <w:tc>
          <w:tcPr>
            <w:tcW w:w="614" w:type="pct"/>
            <w:tcPrChange w:id="143" w:author="Shah Ashay" w:date="2018-04-16T16:08:00Z">
              <w:tcPr>
                <w:tcW w:w="1170" w:type="dxa"/>
                <w:gridSpan w:val="2"/>
              </w:tcPr>
            </w:tcPrChange>
          </w:tcPr>
          <w:p w14:paraId="4BC707ED" w14:textId="60511A42" w:rsidR="005F74A6" w:rsidRPr="0055420E" w:rsidDel="0055420E" w:rsidRDefault="005F74A6">
            <w:pPr>
              <w:jc w:val="center"/>
              <w:rPr>
                <w:del w:id="144" w:author="Shah Ashay" w:date="2018-04-16T16:08:00Z"/>
                <w:rFonts w:cs="Arial"/>
                <w:sz w:val="20"/>
                <w:szCs w:val="20"/>
                <w:rPrChange w:id="145" w:author="Shah Ashay" w:date="2018-04-16T16:12:00Z">
                  <w:rPr>
                    <w:del w:id="146" w:author="Shah Ashay" w:date="2018-04-16T16:08:00Z"/>
                    <w:rFonts w:cs="Arial"/>
                    <w:sz w:val="20"/>
                  </w:rPr>
                </w:rPrChange>
              </w:rPr>
            </w:pPr>
          </w:p>
        </w:tc>
        <w:tc>
          <w:tcPr>
            <w:tcW w:w="707" w:type="pct"/>
            <w:tcPrChange w:id="147" w:author="Shah Ashay" w:date="2018-04-16T16:08:00Z">
              <w:tcPr>
                <w:tcW w:w="1350" w:type="dxa"/>
                <w:gridSpan w:val="2"/>
              </w:tcPr>
            </w:tcPrChange>
          </w:tcPr>
          <w:p w14:paraId="5CF39564" w14:textId="22693B5B" w:rsidR="005F74A6" w:rsidRPr="0055420E" w:rsidDel="0055420E" w:rsidRDefault="005F74A6">
            <w:pPr>
              <w:jc w:val="center"/>
              <w:rPr>
                <w:del w:id="148" w:author="Shah Ashay" w:date="2018-04-16T16:08:00Z"/>
                <w:rFonts w:cs="Arial"/>
                <w:sz w:val="20"/>
                <w:szCs w:val="20"/>
                <w:rPrChange w:id="149" w:author="Shah Ashay" w:date="2018-04-16T16:12:00Z">
                  <w:rPr>
                    <w:del w:id="150" w:author="Shah Ashay" w:date="2018-04-16T16:08:00Z"/>
                    <w:rFonts w:cs="Arial"/>
                    <w:sz w:val="20"/>
                  </w:rPr>
                </w:rPrChange>
              </w:rPr>
            </w:pPr>
          </w:p>
        </w:tc>
      </w:tr>
    </w:tbl>
    <w:p w14:paraId="0BAA3770" w14:textId="77777777" w:rsidR="00AD190F" w:rsidRPr="00437B91" w:rsidRDefault="00AD190F">
      <w:pPr>
        <w:rPr>
          <w:rFonts w:cs="Arial"/>
        </w:rPr>
        <w:sectPr w:rsidR="00AD190F" w:rsidRPr="00437B9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437B91" w:rsidRDefault="004D61A0">
      <w:pPr>
        <w:jc w:val="center"/>
        <w:rPr>
          <w:rFonts w:cs="Arial"/>
          <w:b/>
          <w:color w:val="3399FF"/>
          <w:sz w:val="28"/>
        </w:rPr>
      </w:pPr>
      <w:r w:rsidRPr="00437B91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437B91" w:rsidRDefault="004D61A0">
      <w:pPr>
        <w:rPr>
          <w:rFonts w:cs="Arial"/>
        </w:rPr>
      </w:pPr>
    </w:p>
    <w:p w14:paraId="4A07FA18" w14:textId="0BEEF8CF" w:rsidR="00E15645" w:rsidRPr="0055420E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55420E">
        <w:rPr>
          <w:rFonts w:ascii="Arial" w:hAnsi="Arial" w:cs="Arial"/>
        </w:rPr>
        <w:fldChar w:fldCharType="begin"/>
      </w:r>
      <w:r w:rsidR="004D61A0" w:rsidRPr="00437B91">
        <w:rPr>
          <w:rFonts w:ascii="Arial" w:hAnsi="Arial" w:cs="Arial"/>
        </w:rPr>
        <w:instrText xml:space="preserve"> TOC \o "1-2" \h \z </w:instrText>
      </w:r>
      <w:r w:rsidRPr="0055420E">
        <w:rPr>
          <w:rFonts w:ascii="Arial" w:hAnsi="Arial" w:cs="Arial"/>
          <w:rPrChange w:id="151" w:author="Batra Yogesh (EXT)" w:date="2018-04-13T12:35:00Z">
            <w:rPr>
              <w:rFonts w:ascii="Arial" w:hAnsi="Arial" w:cs="Arial"/>
            </w:rPr>
          </w:rPrChange>
        </w:rPr>
        <w:fldChar w:fldCharType="separate"/>
      </w:r>
      <w:r w:rsidR="00AE1653" w:rsidRPr="0055420E">
        <w:fldChar w:fldCharType="begin"/>
      </w:r>
      <w:r w:rsidR="00AE1653" w:rsidRPr="00437B91">
        <w:rPr>
          <w:rFonts w:ascii="Arial" w:hAnsi="Arial" w:cs="Arial"/>
          <w:rPrChange w:id="152" w:author="Batra Yogesh (EXT)" w:date="2018-04-13T12:35:00Z">
            <w:rPr/>
          </w:rPrChange>
        </w:rPr>
        <w:instrText xml:space="preserve"> HYPERLINK \l "_Toc502067422" </w:instrText>
      </w:r>
      <w:r w:rsidR="00AE1653" w:rsidRPr="0055420E">
        <w:rPr>
          <w:noProof/>
        </w:rPr>
        <w:fldChar w:fldCharType="separate"/>
      </w:r>
      <w:r w:rsidR="00E15645" w:rsidRPr="00437B91">
        <w:rPr>
          <w:rStyle w:val="Hyperlink"/>
          <w:rFonts w:ascii="Arial" w:hAnsi="Arial" w:cs="Arial"/>
          <w:noProof/>
          <w:rPrChange w:id="153" w:author="Batra Yogesh (EXT)" w:date="2018-04-13T12:35:00Z">
            <w:rPr>
              <w:rStyle w:val="Hyperlink"/>
              <w:noProof/>
            </w:rPr>
          </w:rPrChange>
        </w:rPr>
        <w:t>1.</w:t>
      </w:r>
      <w:r w:rsidR="00E15645" w:rsidRPr="00437B91">
        <w:rPr>
          <w:rFonts w:ascii="Arial" w:hAnsi="Arial" w:cs="Arial"/>
          <w:noProof/>
          <w:szCs w:val="28"/>
          <w:lang w:bidi="th-TH"/>
          <w:rPrChange w:id="154" w:author="Batra Yogesh (EXT)" w:date="2018-04-13T12:35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E15645" w:rsidRPr="00437B91">
        <w:rPr>
          <w:rStyle w:val="Hyperlink"/>
          <w:rFonts w:ascii="Arial" w:hAnsi="Arial" w:cs="Arial"/>
          <w:noProof/>
          <w:rPrChange w:id="155" w:author="Batra Yogesh (EXT)" w:date="2018-04-13T12:35:00Z">
            <w:rPr>
              <w:rStyle w:val="Hyperlink"/>
              <w:noProof/>
            </w:rPr>
          </w:rPrChange>
        </w:rPr>
        <w:t>Use Case Information</w:t>
      </w:r>
      <w:r w:rsidR="00E15645" w:rsidRPr="00437B91">
        <w:rPr>
          <w:rFonts w:ascii="Arial" w:hAnsi="Arial" w:cs="Arial"/>
          <w:noProof/>
          <w:webHidden/>
          <w:rPrChange w:id="156" w:author="Batra Yogesh (EXT)" w:date="2018-04-13T12:35:00Z">
            <w:rPr>
              <w:noProof/>
              <w:webHidden/>
            </w:rPr>
          </w:rPrChange>
        </w:rPr>
        <w:tab/>
      </w:r>
      <w:r w:rsidR="00E15645" w:rsidRPr="0055420E">
        <w:rPr>
          <w:noProof/>
          <w:webHidden/>
        </w:rPr>
        <w:fldChar w:fldCharType="begin"/>
      </w:r>
      <w:r w:rsidR="00E15645" w:rsidRPr="0055420E">
        <w:rPr>
          <w:noProof/>
          <w:webHidden/>
        </w:rPr>
        <w:instrText xml:space="preserve"> PAGEREF _Toc502067422 \h </w:instrText>
      </w:r>
      <w:r w:rsidR="00E15645" w:rsidRPr="0055420E">
        <w:rPr>
          <w:noProof/>
          <w:webHidden/>
        </w:rPr>
      </w:r>
      <w:r w:rsidR="00E15645" w:rsidRPr="0055420E">
        <w:rPr>
          <w:noProof/>
          <w:webHidden/>
        </w:rPr>
        <w:fldChar w:fldCharType="separate"/>
      </w:r>
      <w:r w:rsidR="00E15645" w:rsidRPr="0055420E">
        <w:rPr>
          <w:noProof/>
          <w:webHidden/>
        </w:rPr>
        <w:t>3</w:t>
      </w:r>
      <w:r w:rsidR="00E15645" w:rsidRPr="0055420E">
        <w:rPr>
          <w:noProof/>
          <w:webHidden/>
        </w:rPr>
        <w:fldChar w:fldCharType="end"/>
      </w:r>
      <w:r w:rsidR="00AE1653" w:rsidRPr="0055420E">
        <w:rPr>
          <w:noProof/>
        </w:rPr>
        <w:fldChar w:fldCharType="end"/>
      </w:r>
    </w:p>
    <w:p w14:paraId="2F1237F9" w14:textId="5CA92C2A" w:rsidR="00E15645" w:rsidRPr="0055420E" w:rsidRDefault="00AE1653">
      <w:pPr>
        <w:pStyle w:val="TOC1"/>
        <w:rPr>
          <w:rFonts w:cstheme="minorBidi"/>
          <w:noProof/>
          <w:szCs w:val="28"/>
          <w:lang w:bidi="th-TH"/>
        </w:rPr>
      </w:pPr>
      <w:r w:rsidRPr="0055420E">
        <w:fldChar w:fldCharType="begin"/>
      </w:r>
      <w:r w:rsidRPr="0055420E">
        <w:instrText xml:space="preserve"> HYPERLINK \l "_Toc502067423" </w:instrText>
      </w:r>
      <w:r w:rsidRPr="0055420E">
        <w:rPr>
          <w:noProof/>
        </w:rPr>
        <w:fldChar w:fldCharType="separate"/>
      </w:r>
      <w:r w:rsidR="00E15645" w:rsidRPr="0055420E">
        <w:rPr>
          <w:rStyle w:val="Hyperlink"/>
          <w:noProof/>
        </w:rPr>
        <w:t>2.</w:t>
      </w:r>
      <w:r w:rsidR="00E15645" w:rsidRPr="0055420E">
        <w:rPr>
          <w:rFonts w:cstheme="minorBidi"/>
          <w:noProof/>
          <w:szCs w:val="28"/>
          <w:lang w:bidi="th-TH"/>
        </w:rPr>
        <w:tab/>
      </w:r>
      <w:r w:rsidR="00E15645" w:rsidRPr="0055420E">
        <w:rPr>
          <w:rStyle w:val="Hyperlink"/>
          <w:rFonts w:ascii="Arial" w:hAnsi="Arial" w:cs="Arial"/>
          <w:noProof/>
          <w:rPrChange w:id="157" w:author="Shah Ashay" w:date="2018-04-16T16:08:00Z">
            <w:rPr>
              <w:rStyle w:val="Hyperlink"/>
              <w:noProof/>
            </w:rPr>
          </w:rPrChange>
        </w:rPr>
        <w:t>Primary Flow: BKK_UC15 – Oil / Condensate_Stream Component Analysis</w:t>
      </w:r>
      <w:r w:rsidR="00E15645" w:rsidRPr="0055420E">
        <w:rPr>
          <w:noProof/>
          <w:webHidden/>
        </w:rPr>
        <w:tab/>
      </w:r>
      <w:r w:rsidR="00E15645" w:rsidRPr="0055420E">
        <w:rPr>
          <w:noProof/>
          <w:webHidden/>
        </w:rPr>
        <w:fldChar w:fldCharType="begin"/>
      </w:r>
      <w:r w:rsidR="00E15645" w:rsidRPr="0055420E">
        <w:rPr>
          <w:noProof/>
          <w:webHidden/>
        </w:rPr>
        <w:instrText xml:space="preserve"> PAGEREF _Toc502067423 \h </w:instrText>
      </w:r>
      <w:r w:rsidR="00E15645" w:rsidRPr="0055420E">
        <w:rPr>
          <w:noProof/>
          <w:webHidden/>
        </w:rPr>
      </w:r>
      <w:r w:rsidR="00E15645" w:rsidRPr="0055420E">
        <w:rPr>
          <w:noProof/>
          <w:webHidden/>
        </w:rPr>
        <w:fldChar w:fldCharType="separate"/>
      </w:r>
      <w:r w:rsidR="00E15645" w:rsidRPr="0055420E">
        <w:rPr>
          <w:noProof/>
          <w:webHidden/>
        </w:rPr>
        <w:t>3</w:t>
      </w:r>
      <w:r w:rsidR="00E15645" w:rsidRPr="0055420E">
        <w:rPr>
          <w:noProof/>
          <w:webHidden/>
        </w:rPr>
        <w:fldChar w:fldCharType="end"/>
      </w:r>
      <w:r w:rsidRPr="0055420E">
        <w:rPr>
          <w:noProof/>
        </w:rPr>
        <w:fldChar w:fldCharType="end"/>
      </w:r>
    </w:p>
    <w:p w14:paraId="68FA0958" w14:textId="39BF47ED" w:rsidR="00E15645" w:rsidRPr="0055420E" w:rsidRDefault="00AE1653">
      <w:pPr>
        <w:pStyle w:val="TOC1"/>
        <w:rPr>
          <w:rFonts w:cstheme="minorBidi"/>
          <w:noProof/>
          <w:szCs w:val="28"/>
          <w:lang w:bidi="th-TH"/>
        </w:rPr>
      </w:pPr>
      <w:r w:rsidRPr="0055420E">
        <w:fldChar w:fldCharType="begin"/>
      </w:r>
      <w:r w:rsidRPr="0055420E">
        <w:instrText xml:space="preserve"> HYPERLINK \l "_Toc502067424" </w:instrText>
      </w:r>
      <w:r w:rsidRPr="0055420E">
        <w:rPr>
          <w:noProof/>
        </w:rPr>
        <w:fldChar w:fldCharType="separate"/>
      </w:r>
      <w:r w:rsidR="00E15645" w:rsidRPr="0055420E">
        <w:rPr>
          <w:rStyle w:val="Hyperlink"/>
          <w:noProof/>
        </w:rPr>
        <w:t>3.</w:t>
      </w:r>
      <w:r w:rsidR="00E15645" w:rsidRPr="0055420E">
        <w:rPr>
          <w:rFonts w:cstheme="minorBidi"/>
          <w:noProof/>
          <w:szCs w:val="28"/>
          <w:lang w:bidi="th-TH"/>
        </w:rPr>
        <w:tab/>
      </w:r>
      <w:r w:rsidR="00E15645" w:rsidRPr="0055420E">
        <w:rPr>
          <w:rStyle w:val="Hyperlink"/>
          <w:rFonts w:ascii="Arial" w:hAnsi="Arial" w:cs="Arial"/>
          <w:noProof/>
          <w:rPrChange w:id="158" w:author="Shah Ashay" w:date="2018-04-16T16:08:00Z">
            <w:rPr>
              <w:rStyle w:val="Hyperlink"/>
              <w:noProof/>
            </w:rPr>
          </w:rPrChange>
        </w:rPr>
        <w:t>Alternatives</w:t>
      </w:r>
      <w:r w:rsidR="00E15645" w:rsidRPr="0055420E">
        <w:rPr>
          <w:noProof/>
          <w:webHidden/>
        </w:rPr>
        <w:tab/>
      </w:r>
      <w:r w:rsidR="00E15645" w:rsidRPr="0055420E">
        <w:rPr>
          <w:noProof/>
          <w:webHidden/>
        </w:rPr>
        <w:fldChar w:fldCharType="begin"/>
      </w:r>
      <w:r w:rsidR="00E15645" w:rsidRPr="0055420E">
        <w:rPr>
          <w:noProof/>
          <w:webHidden/>
        </w:rPr>
        <w:instrText xml:space="preserve"> PAGEREF _Toc502067424 \h </w:instrText>
      </w:r>
      <w:r w:rsidR="00E15645" w:rsidRPr="0055420E">
        <w:rPr>
          <w:noProof/>
          <w:webHidden/>
        </w:rPr>
      </w:r>
      <w:r w:rsidR="00E15645" w:rsidRPr="0055420E">
        <w:rPr>
          <w:noProof/>
          <w:webHidden/>
        </w:rPr>
        <w:fldChar w:fldCharType="separate"/>
      </w:r>
      <w:r w:rsidR="00E15645" w:rsidRPr="0055420E">
        <w:rPr>
          <w:noProof/>
          <w:webHidden/>
        </w:rPr>
        <w:t>9</w:t>
      </w:r>
      <w:r w:rsidR="00E15645" w:rsidRPr="0055420E">
        <w:rPr>
          <w:noProof/>
          <w:webHidden/>
        </w:rPr>
        <w:fldChar w:fldCharType="end"/>
      </w:r>
      <w:r w:rsidRPr="0055420E">
        <w:rPr>
          <w:noProof/>
        </w:rPr>
        <w:fldChar w:fldCharType="end"/>
      </w:r>
    </w:p>
    <w:p w14:paraId="5B457685" w14:textId="17905E56" w:rsidR="00E15645" w:rsidRPr="0055420E" w:rsidRDefault="00A5673A" w:rsidP="00150A91">
      <w:pPr>
        <w:pStyle w:val="TOC2"/>
        <w:rPr>
          <w:rFonts w:eastAsiaTheme="minorEastAsia" w:cstheme="minorBidi"/>
          <w:szCs w:val="28"/>
          <w:lang w:bidi="th-TH"/>
        </w:rPr>
      </w:pPr>
      <w:r w:rsidRPr="0055420E">
        <w:fldChar w:fldCharType="begin"/>
      </w:r>
      <w:r w:rsidRPr="0055420E">
        <w:instrText xml:space="preserve"> HYPERLINK \l "_Toc502067425" </w:instrText>
      </w:r>
      <w:r w:rsidRPr="0055420E">
        <w:fldChar w:fldCharType="separate"/>
      </w:r>
      <w:r w:rsidR="00E15645" w:rsidRPr="0055420E">
        <w:rPr>
          <w:rStyle w:val="Hyperlink"/>
        </w:rPr>
        <w:t>3.1</w:t>
      </w:r>
      <w:r w:rsidR="00E15645" w:rsidRPr="0055420E">
        <w:rPr>
          <w:rFonts w:eastAsiaTheme="minorEastAsia"/>
          <w:szCs w:val="28"/>
          <w:lang w:bidi="th-TH"/>
        </w:rPr>
        <w:tab/>
      </w:r>
      <w:r w:rsidR="00E15645" w:rsidRPr="0055420E">
        <w:rPr>
          <w:rStyle w:val="Hyperlink"/>
          <w:rFonts w:ascii="Arial" w:hAnsi="Arial" w:cs="Arial"/>
          <w:rPrChange w:id="159" w:author="Shah Ashay" w:date="2018-04-16T16:09:00Z">
            <w:rPr>
              <w:rStyle w:val="Hyperlink"/>
            </w:rPr>
          </w:rPrChange>
        </w:rPr>
        <w:t>Alternate Flow A1: To correct or update the attributes of an existing analysis</w:t>
      </w:r>
      <w:r w:rsidR="00E15645" w:rsidRPr="0055420E">
        <w:rPr>
          <w:webHidden/>
        </w:rPr>
        <w:tab/>
      </w:r>
      <w:r w:rsidR="00E15645" w:rsidRPr="0055420E">
        <w:rPr>
          <w:webHidden/>
        </w:rPr>
        <w:fldChar w:fldCharType="begin"/>
      </w:r>
      <w:r w:rsidR="00E15645" w:rsidRPr="0055420E">
        <w:rPr>
          <w:webHidden/>
        </w:rPr>
        <w:instrText xml:space="preserve"> PAGEREF _Toc502067425 \h </w:instrText>
      </w:r>
      <w:r w:rsidR="00E15645" w:rsidRPr="0055420E">
        <w:rPr>
          <w:webHidden/>
        </w:rPr>
      </w:r>
      <w:r w:rsidR="00E15645" w:rsidRPr="0055420E">
        <w:rPr>
          <w:webHidden/>
        </w:rPr>
        <w:fldChar w:fldCharType="separate"/>
      </w:r>
      <w:r w:rsidR="00E15645" w:rsidRPr="0055420E">
        <w:rPr>
          <w:webHidden/>
        </w:rPr>
        <w:t>9</w:t>
      </w:r>
      <w:r w:rsidR="00E15645" w:rsidRPr="0055420E">
        <w:rPr>
          <w:webHidden/>
        </w:rPr>
        <w:fldChar w:fldCharType="end"/>
      </w:r>
      <w:r w:rsidRPr="0055420E">
        <w:fldChar w:fldCharType="end"/>
      </w:r>
    </w:p>
    <w:p w14:paraId="12E0A855" w14:textId="1877BD1F" w:rsidR="00E15645" w:rsidRPr="0055420E" w:rsidRDefault="00AE1653">
      <w:pPr>
        <w:pStyle w:val="TOC1"/>
        <w:rPr>
          <w:rFonts w:cstheme="minorBidi"/>
          <w:noProof/>
          <w:szCs w:val="28"/>
          <w:lang w:bidi="th-TH"/>
        </w:rPr>
      </w:pPr>
      <w:r w:rsidRPr="0055420E">
        <w:fldChar w:fldCharType="begin"/>
      </w:r>
      <w:r w:rsidRPr="0055420E">
        <w:instrText xml:space="preserve"> HYPERLINK \l "_Toc502067426" </w:instrText>
      </w:r>
      <w:r w:rsidRPr="0055420E">
        <w:rPr>
          <w:noProof/>
        </w:rPr>
        <w:fldChar w:fldCharType="separate"/>
      </w:r>
      <w:del w:id="160" w:author="Shah Ashay" w:date="2018-04-16T16:09:00Z">
        <w:r w:rsidR="00E15645" w:rsidRPr="0055420E" w:rsidDel="0055420E">
          <w:rPr>
            <w:rStyle w:val="Hyperlink"/>
            <w:noProof/>
          </w:rPr>
          <w:delText>Details:  Once stream component analysis is entered in EC, it may be necessary to update existing records.</w:delText>
        </w:r>
      </w:del>
      <w:r w:rsidR="00E15645" w:rsidRPr="0055420E">
        <w:rPr>
          <w:noProof/>
          <w:webHidden/>
        </w:rPr>
        <w:tab/>
      </w:r>
      <w:r w:rsidR="00E15645" w:rsidRPr="0055420E">
        <w:rPr>
          <w:noProof/>
          <w:webHidden/>
        </w:rPr>
        <w:fldChar w:fldCharType="begin"/>
      </w:r>
      <w:r w:rsidR="00E15645" w:rsidRPr="0055420E">
        <w:rPr>
          <w:noProof/>
          <w:webHidden/>
        </w:rPr>
        <w:instrText xml:space="preserve"> PAGEREF _Toc502067426 \h </w:instrText>
      </w:r>
      <w:r w:rsidR="00E15645" w:rsidRPr="0055420E">
        <w:rPr>
          <w:noProof/>
          <w:webHidden/>
        </w:rPr>
      </w:r>
      <w:r w:rsidR="00E15645" w:rsidRPr="0055420E">
        <w:rPr>
          <w:noProof/>
          <w:webHidden/>
        </w:rPr>
        <w:fldChar w:fldCharType="separate"/>
      </w:r>
      <w:r w:rsidR="00E15645" w:rsidRPr="0055420E">
        <w:rPr>
          <w:noProof/>
          <w:webHidden/>
        </w:rPr>
        <w:t>9</w:t>
      </w:r>
      <w:r w:rsidR="00E15645" w:rsidRPr="0055420E">
        <w:rPr>
          <w:noProof/>
          <w:webHidden/>
        </w:rPr>
        <w:fldChar w:fldCharType="end"/>
      </w:r>
      <w:r w:rsidRPr="0055420E">
        <w:rPr>
          <w:noProof/>
        </w:rPr>
        <w:fldChar w:fldCharType="end"/>
      </w:r>
    </w:p>
    <w:p w14:paraId="4FA67A74" w14:textId="58AAC3EA" w:rsidR="00E15645" w:rsidRPr="0055420E" w:rsidRDefault="00AE1653">
      <w:pPr>
        <w:pStyle w:val="TOC1"/>
        <w:rPr>
          <w:rFonts w:cstheme="minorBidi"/>
          <w:noProof/>
          <w:szCs w:val="28"/>
          <w:lang w:bidi="th-TH"/>
        </w:rPr>
      </w:pPr>
      <w:r w:rsidRPr="0055420E">
        <w:fldChar w:fldCharType="begin"/>
      </w:r>
      <w:r w:rsidRPr="0055420E">
        <w:instrText xml:space="preserve"> HYPERLINK \l "_Toc502067427" </w:instrText>
      </w:r>
      <w:r w:rsidRPr="0055420E">
        <w:rPr>
          <w:noProof/>
        </w:rPr>
        <w:fldChar w:fldCharType="separate"/>
      </w:r>
      <w:r w:rsidR="00E15645" w:rsidRPr="0055420E">
        <w:rPr>
          <w:rStyle w:val="Hyperlink"/>
          <w:noProof/>
        </w:rPr>
        <w:t>4.</w:t>
      </w:r>
      <w:r w:rsidR="00E15645" w:rsidRPr="0055420E">
        <w:rPr>
          <w:rFonts w:cstheme="minorBidi"/>
          <w:noProof/>
          <w:szCs w:val="28"/>
          <w:lang w:bidi="th-TH"/>
        </w:rPr>
        <w:tab/>
      </w:r>
      <w:r w:rsidR="00E15645" w:rsidRPr="0055420E">
        <w:rPr>
          <w:rStyle w:val="Hyperlink"/>
          <w:rFonts w:ascii="Arial" w:hAnsi="Arial" w:cs="Arial"/>
          <w:noProof/>
          <w:rPrChange w:id="161" w:author="Shah Ashay" w:date="2018-04-16T16:09:00Z">
            <w:rPr>
              <w:rStyle w:val="Hyperlink"/>
              <w:noProof/>
            </w:rPr>
          </w:rPrChange>
        </w:rPr>
        <w:t>Exceptions</w:t>
      </w:r>
      <w:r w:rsidR="00E15645" w:rsidRPr="0055420E">
        <w:rPr>
          <w:noProof/>
          <w:webHidden/>
        </w:rPr>
        <w:tab/>
      </w:r>
      <w:r w:rsidR="00E15645" w:rsidRPr="0055420E">
        <w:rPr>
          <w:noProof/>
          <w:webHidden/>
        </w:rPr>
        <w:fldChar w:fldCharType="begin"/>
      </w:r>
      <w:r w:rsidR="00E15645" w:rsidRPr="0055420E">
        <w:rPr>
          <w:noProof/>
          <w:webHidden/>
        </w:rPr>
        <w:instrText xml:space="preserve"> PAGEREF _Toc502067427 \h </w:instrText>
      </w:r>
      <w:r w:rsidR="00E15645" w:rsidRPr="0055420E">
        <w:rPr>
          <w:noProof/>
          <w:webHidden/>
        </w:rPr>
      </w:r>
      <w:r w:rsidR="00E15645" w:rsidRPr="0055420E">
        <w:rPr>
          <w:noProof/>
          <w:webHidden/>
        </w:rPr>
        <w:fldChar w:fldCharType="separate"/>
      </w:r>
      <w:r w:rsidR="00E15645" w:rsidRPr="0055420E">
        <w:rPr>
          <w:noProof/>
          <w:webHidden/>
        </w:rPr>
        <w:t>9</w:t>
      </w:r>
      <w:r w:rsidR="00E15645" w:rsidRPr="0055420E">
        <w:rPr>
          <w:noProof/>
          <w:webHidden/>
        </w:rPr>
        <w:fldChar w:fldCharType="end"/>
      </w:r>
      <w:r w:rsidRPr="0055420E">
        <w:rPr>
          <w:noProof/>
        </w:rPr>
        <w:fldChar w:fldCharType="end"/>
      </w:r>
    </w:p>
    <w:p w14:paraId="40B4891C" w14:textId="422D4210" w:rsidR="00E15645" w:rsidRPr="0055420E" w:rsidRDefault="00AE1653" w:rsidP="00150A91">
      <w:pPr>
        <w:pStyle w:val="TOC2"/>
        <w:rPr>
          <w:rFonts w:eastAsiaTheme="minorEastAsia" w:cstheme="minorBidi"/>
          <w:szCs w:val="28"/>
          <w:lang w:bidi="th-TH"/>
        </w:rPr>
      </w:pPr>
      <w:r w:rsidRPr="0055420E">
        <w:fldChar w:fldCharType="begin"/>
      </w:r>
      <w:r w:rsidRPr="0055420E">
        <w:instrText xml:space="preserve"> HYPERLINK \l "_Toc502067428" </w:instrText>
      </w:r>
      <w:r w:rsidRPr="0055420E">
        <w:fldChar w:fldCharType="separate"/>
      </w:r>
      <w:r w:rsidR="00E15645" w:rsidRPr="0055420E">
        <w:rPr>
          <w:rStyle w:val="Hyperlink"/>
        </w:rPr>
        <w:t>4.1</w:t>
      </w:r>
      <w:r w:rsidR="00E15645" w:rsidRPr="0055420E">
        <w:rPr>
          <w:rFonts w:eastAsiaTheme="minorEastAsia" w:cstheme="minorBidi"/>
          <w:szCs w:val="28"/>
          <w:lang w:bidi="th-TH"/>
        </w:rPr>
        <w:tab/>
      </w:r>
      <w:r w:rsidR="00E15645" w:rsidRPr="0055420E">
        <w:rPr>
          <w:rStyle w:val="Hyperlink"/>
          <w:rFonts w:ascii="Arial" w:hAnsi="Arial" w:cs="Arial"/>
          <w:rPrChange w:id="162" w:author="Shah Ashay" w:date="2018-04-16T16:09:00Z">
            <w:rPr>
              <w:rStyle w:val="Hyperlink"/>
            </w:rPr>
          </w:rPrChange>
        </w:rPr>
        <w:t>List of Common Issues/Errors</w:t>
      </w:r>
      <w:r w:rsidR="00E15645" w:rsidRPr="0055420E">
        <w:rPr>
          <w:webHidden/>
        </w:rPr>
        <w:tab/>
      </w:r>
      <w:r w:rsidR="00E15645" w:rsidRPr="0055420E">
        <w:rPr>
          <w:webHidden/>
        </w:rPr>
        <w:fldChar w:fldCharType="begin"/>
      </w:r>
      <w:r w:rsidR="00E15645" w:rsidRPr="0055420E">
        <w:rPr>
          <w:webHidden/>
        </w:rPr>
        <w:instrText xml:space="preserve"> PAGEREF _Toc502067428 \h </w:instrText>
      </w:r>
      <w:r w:rsidR="00E15645" w:rsidRPr="0055420E">
        <w:rPr>
          <w:webHidden/>
        </w:rPr>
      </w:r>
      <w:r w:rsidR="00E15645" w:rsidRPr="0055420E">
        <w:rPr>
          <w:webHidden/>
        </w:rPr>
        <w:fldChar w:fldCharType="separate"/>
      </w:r>
      <w:r w:rsidR="00E15645" w:rsidRPr="0055420E">
        <w:rPr>
          <w:webHidden/>
        </w:rPr>
        <w:t>9</w:t>
      </w:r>
      <w:r w:rsidR="00E15645" w:rsidRPr="0055420E">
        <w:rPr>
          <w:webHidden/>
        </w:rPr>
        <w:fldChar w:fldCharType="end"/>
      </w:r>
      <w:r w:rsidRPr="0055420E">
        <w:fldChar w:fldCharType="end"/>
      </w:r>
    </w:p>
    <w:p w14:paraId="68FCD042" w14:textId="0F8FCE5C" w:rsidR="00E15645" w:rsidRPr="0055420E" w:rsidRDefault="00AE1653">
      <w:pPr>
        <w:pStyle w:val="TOC1"/>
        <w:rPr>
          <w:rFonts w:cstheme="minorBidi"/>
          <w:noProof/>
          <w:szCs w:val="28"/>
          <w:lang w:bidi="th-TH"/>
        </w:rPr>
      </w:pPr>
      <w:r w:rsidRPr="0055420E">
        <w:fldChar w:fldCharType="begin"/>
      </w:r>
      <w:r w:rsidRPr="0055420E">
        <w:instrText xml:space="preserve"> HYPERLINK \l "_Toc502067429" </w:instrText>
      </w:r>
      <w:r w:rsidRPr="0055420E">
        <w:rPr>
          <w:noProof/>
        </w:rPr>
        <w:fldChar w:fldCharType="separate"/>
      </w:r>
      <w:r w:rsidR="00E15645" w:rsidRPr="0055420E">
        <w:rPr>
          <w:rStyle w:val="Hyperlink"/>
          <w:noProof/>
        </w:rPr>
        <w:t>5.</w:t>
      </w:r>
      <w:r w:rsidR="00E15645" w:rsidRPr="0055420E">
        <w:rPr>
          <w:rFonts w:cstheme="minorBidi"/>
          <w:noProof/>
          <w:szCs w:val="28"/>
          <w:lang w:bidi="th-TH"/>
        </w:rPr>
        <w:tab/>
      </w:r>
      <w:r w:rsidR="00E15645" w:rsidRPr="0055420E">
        <w:rPr>
          <w:rStyle w:val="Hyperlink"/>
          <w:rFonts w:ascii="Arial" w:hAnsi="Arial" w:cs="Arial"/>
          <w:noProof/>
          <w:rPrChange w:id="163" w:author="Shah Ashay" w:date="2018-04-16T16:09:00Z">
            <w:rPr>
              <w:rStyle w:val="Hyperlink"/>
              <w:noProof/>
            </w:rPr>
          </w:rPrChange>
        </w:rPr>
        <w:t>Example</w:t>
      </w:r>
      <w:r w:rsidR="00E15645" w:rsidRPr="0055420E">
        <w:rPr>
          <w:noProof/>
          <w:webHidden/>
        </w:rPr>
        <w:tab/>
      </w:r>
      <w:r w:rsidR="00E15645" w:rsidRPr="0055420E">
        <w:rPr>
          <w:noProof/>
          <w:webHidden/>
        </w:rPr>
        <w:fldChar w:fldCharType="begin"/>
      </w:r>
      <w:r w:rsidR="00E15645" w:rsidRPr="0055420E">
        <w:rPr>
          <w:noProof/>
          <w:webHidden/>
        </w:rPr>
        <w:instrText xml:space="preserve"> PAGEREF _Toc502067429 \h </w:instrText>
      </w:r>
      <w:r w:rsidR="00E15645" w:rsidRPr="0055420E">
        <w:rPr>
          <w:noProof/>
          <w:webHidden/>
        </w:rPr>
      </w:r>
      <w:r w:rsidR="00E15645" w:rsidRPr="0055420E">
        <w:rPr>
          <w:noProof/>
          <w:webHidden/>
        </w:rPr>
        <w:fldChar w:fldCharType="separate"/>
      </w:r>
      <w:r w:rsidR="00E15645" w:rsidRPr="0055420E">
        <w:rPr>
          <w:noProof/>
          <w:webHidden/>
        </w:rPr>
        <w:t>10</w:t>
      </w:r>
      <w:r w:rsidR="00E15645" w:rsidRPr="0055420E">
        <w:rPr>
          <w:noProof/>
          <w:webHidden/>
        </w:rPr>
        <w:fldChar w:fldCharType="end"/>
      </w:r>
      <w:r w:rsidRPr="0055420E">
        <w:rPr>
          <w:noProof/>
        </w:rPr>
        <w:fldChar w:fldCharType="end"/>
      </w:r>
    </w:p>
    <w:p w14:paraId="0BAA3779" w14:textId="6F7A8332" w:rsidR="004D61A0" w:rsidRPr="00437B91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437B91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55420E">
        <w:rPr>
          <w:rFonts w:ascii="Arial" w:hAnsi="Arial" w:cs="Arial"/>
        </w:rPr>
        <w:fldChar w:fldCharType="end"/>
      </w:r>
    </w:p>
    <w:p w14:paraId="0BAA377A" w14:textId="77777777" w:rsidR="00447470" w:rsidRPr="00437B91" w:rsidRDefault="00447470" w:rsidP="00447470">
      <w:pPr>
        <w:pStyle w:val="Heading1"/>
      </w:pPr>
      <w:bookmarkStart w:id="164" w:name="_Toc502067422"/>
      <w:r w:rsidRPr="00437B91">
        <w:lastRenderedPageBreak/>
        <w:t>Use Case Information</w:t>
      </w:r>
      <w:bookmarkEnd w:id="164"/>
    </w:p>
    <w:p w14:paraId="0BAA377B" w14:textId="77777777" w:rsidR="00447470" w:rsidRPr="00437B91" w:rsidRDefault="00447470" w:rsidP="0044747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65" w:author="Shah Ashay" w:date="2018-04-16T16:09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76"/>
        <w:gridCol w:w="6474"/>
        <w:tblGridChange w:id="166">
          <w:tblGrid>
            <w:gridCol w:w="2880"/>
            <w:gridCol w:w="6480"/>
          </w:tblGrid>
        </w:tblGridChange>
      </w:tblGrid>
      <w:tr w:rsidR="00447470" w:rsidRPr="00437B91" w14:paraId="0BAA377E" w14:textId="77777777" w:rsidTr="0055420E">
        <w:trPr>
          <w:cantSplit/>
          <w:trPrChange w:id="167" w:author="Shah Ashay" w:date="2018-04-16T16:09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68" w:author="Shah Ashay" w:date="2018-04-16T16:0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437B91" w:rsidRDefault="00447470" w:rsidP="0055420E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437B91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3462" w:type="pct"/>
            <w:vAlign w:val="center"/>
            <w:tcPrChange w:id="169" w:author="Shah Ashay" w:date="2018-04-16T16:09:00Z">
              <w:tcPr>
                <w:tcW w:w="6480" w:type="dxa"/>
              </w:tcPr>
            </w:tcPrChange>
          </w:tcPr>
          <w:p w14:paraId="0BAA377D" w14:textId="2D3F811D" w:rsidR="00447470" w:rsidRPr="00437B91" w:rsidRDefault="00824C94" w:rsidP="0055420E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437B91">
              <w:rPr>
                <w:rFonts w:cs="Arial"/>
                <w:color w:val="000000" w:themeColor="text1"/>
                <w:sz w:val="20"/>
                <w:szCs w:val="20"/>
              </w:rPr>
              <w:t>BKK_UC15 – Oil / Condensate_Stream Component Analysis</w:t>
            </w:r>
          </w:p>
        </w:tc>
      </w:tr>
      <w:tr w:rsidR="00447470" w:rsidRPr="00437B91" w14:paraId="0BAA3781" w14:textId="77777777" w:rsidTr="0055420E">
        <w:trPr>
          <w:cantSplit/>
          <w:trPrChange w:id="170" w:author="Shah Ashay" w:date="2018-04-16T16:09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71" w:author="Shah Ashay" w:date="2018-04-16T16:0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437B91" w:rsidRDefault="00447470" w:rsidP="0055420E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437B91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3462" w:type="pct"/>
            <w:vAlign w:val="center"/>
            <w:tcPrChange w:id="172" w:author="Shah Ashay" w:date="2018-04-16T16:09:00Z">
              <w:tcPr>
                <w:tcW w:w="6480" w:type="dxa"/>
              </w:tcPr>
            </w:tcPrChange>
          </w:tcPr>
          <w:p w14:paraId="0BAA3780" w14:textId="2AEC896F" w:rsidR="00447470" w:rsidRPr="00437B91" w:rsidRDefault="00824C94">
            <w:pPr>
              <w:autoSpaceDE w:val="0"/>
              <w:autoSpaceDN w:val="0"/>
              <w:adjustRightInd w:val="0"/>
              <w:rPr>
                <w:rFonts w:cs="Arial"/>
                <w:sz w:val="19"/>
                <w:szCs w:val="19"/>
              </w:rPr>
              <w:pPrChange w:id="173" w:author="Shah Ashay" w:date="2018-04-16T16:09:00Z">
                <w:pPr>
                  <w:autoSpaceDE w:val="0"/>
                  <w:autoSpaceDN w:val="0"/>
                  <w:adjustRightInd w:val="0"/>
                  <w:jc w:val="both"/>
                </w:pPr>
              </w:pPrChange>
            </w:pPr>
            <w:r w:rsidRPr="0055420E">
              <w:rPr>
                <w:rFonts w:cs="Arial"/>
                <w:sz w:val="20"/>
                <w:szCs w:val="20"/>
              </w:rPr>
              <w:t>This Business Function is part of the Business Process to enter component analysis results for oil streams.</w:t>
            </w:r>
          </w:p>
        </w:tc>
      </w:tr>
      <w:tr w:rsidR="00447470" w:rsidRPr="00437B91" w14:paraId="0BAA3785" w14:textId="77777777" w:rsidTr="0055420E">
        <w:trPr>
          <w:cantSplit/>
          <w:trHeight w:val="881"/>
          <w:trPrChange w:id="174" w:author="Shah Ashay" w:date="2018-04-16T16:09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75" w:author="Shah Ashay" w:date="2018-04-16T16:0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437B91" w:rsidRDefault="00447470" w:rsidP="0055420E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437B91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3462" w:type="pct"/>
            <w:vAlign w:val="center"/>
            <w:tcPrChange w:id="176" w:author="Shah Ashay" w:date="2018-04-16T16:09:00Z">
              <w:tcPr>
                <w:tcW w:w="6480" w:type="dxa"/>
              </w:tcPr>
            </w:tcPrChange>
          </w:tcPr>
          <w:p w14:paraId="0BAA3784" w14:textId="3012E735" w:rsidR="00447470" w:rsidRPr="00437B91" w:rsidRDefault="00D17537" w:rsidP="0055420E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437B91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824C94" w:rsidRPr="00437B91">
              <w:rPr>
                <w:rFonts w:cs="Arial"/>
                <w:sz w:val="20"/>
                <w:szCs w:val="20"/>
                <w:rPrChange w:id="177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None</w:t>
            </w:r>
          </w:p>
        </w:tc>
      </w:tr>
      <w:tr w:rsidR="00726BBA" w:rsidRPr="00437B91" w14:paraId="786CE4E0" w14:textId="77777777" w:rsidTr="0055420E">
        <w:trPr>
          <w:cantSplit/>
          <w:trHeight w:val="881"/>
          <w:trPrChange w:id="178" w:author="Shah Ashay" w:date="2018-04-16T16:09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79" w:author="Shah Ashay" w:date="2018-04-16T16:0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726BBA" w:rsidRPr="00437B91" w:rsidRDefault="00726BBA" w:rsidP="0055420E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437B91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3462" w:type="pct"/>
            <w:vAlign w:val="center"/>
            <w:tcPrChange w:id="180" w:author="Shah Ashay" w:date="2018-04-16T16:09:00Z">
              <w:tcPr>
                <w:tcW w:w="6480" w:type="dxa"/>
              </w:tcPr>
            </w:tcPrChange>
          </w:tcPr>
          <w:p w14:paraId="315DD97A" w14:textId="623435DD" w:rsidR="00726BBA" w:rsidRPr="00437B91" w:rsidRDefault="00824C94" w:rsidP="0055420E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181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PO.0019- </w:t>
            </w:r>
            <w:r w:rsidRPr="00437B91">
              <w:rPr>
                <w:rFonts w:cs="Arial"/>
                <w:rPrChange w:id="182" w:author="Batra Yogesh (EXT)" w:date="2018-04-13T12:35:00Z">
                  <w:rPr>
                    <w:rFonts w:asciiTheme="minorHAnsi" w:hAnsiTheme="minorHAnsi"/>
                  </w:rPr>
                </w:rPrChange>
              </w:rPr>
              <w:t>Oil/Condensate Stream Component Analysis</w:t>
            </w:r>
          </w:p>
        </w:tc>
      </w:tr>
      <w:tr w:rsidR="009F21E7" w:rsidRPr="00437B91" w14:paraId="5B3839BD" w14:textId="77777777" w:rsidTr="0055420E">
        <w:trPr>
          <w:cantSplit/>
          <w:trHeight w:val="881"/>
          <w:trPrChange w:id="183" w:author="Shah Ashay" w:date="2018-04-16T16:09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84" w:author="Shah Ashay" w:date="2018-04-16T16:0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0680219" w14:textId="77777777" w:rsidR="009F21E7" w:rsidRPr="00437B91" w:rsidRDefault="009F21E7" w:rsidP="0055420E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437B91">
              <w:rPr>
                <w:rFonts w:cs="Arial"/>
                <w:b/>
                <w:sz w:val="20"/>
                <w:szCs w:val="20"/>
              </w:rPr>
              <w:t>EC Roles</w:t>
            </w:r>
          </w:p>
          <w:p w14:paraId="04137E40" w14:textId="71253EEA" w:rsidR="009F21E7" w:rsidRPr="00437B91" w:rsidRDefault="009F21E7" w:rsidP="0055420E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</w:rPr>
              <w:t>(list EC Roles that should be able to execute Use Case)</w:t>
            </w:r>
          </w:p>
        </w:tc>
        <w:tc>
          <w:tcPr>
            <w:tcW w:w="3462" w:type="pct"/>
            <w:vAlign w:val="center"/>
            <w:tcPrChange w:id="185" w:author="Shah Ashay" w:date="2018-04-16T16:09:00Z">
              <w:tcPr>
                <w:tcW w:w="6480" w:type="dxa"/>
              </w:tcPr>
            </w:tcPrChange>
          </w:tcPr>
          <w:p w14:paraId="3CEB7BF0" w14:textId="77777777" w:rsidR="009F21E7" w:rsidRPr="00437B91" w:rsidRDefault="009F21E7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437B91">
              <w:rPr>
                <w:rFonts w:cs="Arial"/>
                <w:color w:val="000000" w:themeColor="text1"/>
                <w:sz w:val="20"/>
                <w:szCs w:val="20"/>
              </w:rPr>
              <w:t>Roles can be able to execute this use case are as follows:</w:t>
            </w:r>
          </w:p>
          <w:p w14:paraId="7ADF1511" w14:textId="30FE7371" w:rsidR="009F21E7" w:rsidRPr="00437B91" w:rsidRDefault="009F21E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sz w:val="20"/>
                <w:szCs w:val="20"/>
                <w:rPrChange w:id="186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color w:val="000000" w:themeColor="text1"/>
                <w:sz w:val="20"/>
                <w:szCs w:val="20"/>
              </w:rPr>
              <w:t>Erawan Administrator, Erawan Prod.Operator</w:t>
            </w:r>
          </w:p>
        </w:tc>
      </w:tr>
      <w:tr w:rsidR="00D17537" w:rsidRPr="00437B91" w14:paraId="0BAA378E" w14:textId="77777777" w:rsidTr="0055420E">
        <w:trPr>
          <w:cantSplit/>
          <w:trPrChange w:id="187" w:author="Shah Ashay" w:date="2018-04-16T16:09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88" w:author="Shah Ashay" w:date="2018-04-16T16:0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D17537" w:rsidRPr="00437B91" w:rsidRDefault="00D17537" w:rsidP="0055420E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437B91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3462" w:type="pct"/>
            <w:vAlign w:val="center"/>
            <w:tcPrChange w:id="189" w:author="Shah Ashay" w:date="2018-04-16T16:09:00Z">
              <w:tcPr>
                <w:tcW w:w="6480" w:type="dxa"/>
              </w:tcPr>
            </w:tcPrChange>
          </w:tcPr>
          <w:p w14:paraId="0BAA378D" w14:textId="06D2ACF7" w:rsidR="00BF2F96" w:rsidRPr="00437B91" w:rsidRDefault="00824C94" w:rsidP="0055420E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bookmarkStart w:id="190" w:name="_Toc248223699"/>
            <w:r w:rsidRPr="00437B91">
              <w:rPr>
                <w:rFonts w:cs="Arial"/>
                <w:sz w:val="20"/>
                <w:szCs w:val="20"/>
                <w:rPrChange w:id="191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User has appropriate permissions to </w:t>
            </w:r>
            <w:bookmarkEnd w:id="190"/>
            <w:r w:rsidRPr="00437B91">
              <w:rPr>
                <w:rFonts w:cs="Arial"/>
                <w:sz w:val="20"/>
                <w:szCs w:val="20"/>
                <w:rPrChange w:id="192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enter stream daily data.</w:t>
            </w:r>
          </w:p>
        </w:tc>
      </w:tr>
      <w:tr w:rsidR="00447470" w:rsidRPr="00437B91" w14:paraId="0BAA3791" w14:textId="77777777" w:rsidTr="0055420E">
        <w:trPr>
          <w:cantSplit/>
          <w:trPrChange w:id="193" w:author="Shah Ashay" w:date="2018-04-16T16:09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94" w:author="Shah Ashay" w:date="2018-04-16T16:0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437B91" w:rsidRDefault="00447470" w:rsidP="0055420E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437B91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3462" w:type="pct"/>
            <w:vAlign w:val="center"/>
            <w:tcPrChange w:id="195" w:author="Shah Ashay" w:date="2018-04-16T16:09:00Z">
              <w:tcPr>
                <w:tcW w:w="6480" w:type="dxa"/>
              </w:tcPr>
            </w:tcPrChange>
          </w:tcPr>
          <w:p w14:paraId="0BAA3790" w14:textId="77777777" w:rsidR="00447470" w:rsidRPr="00437B91" w:rsidRDefault="00447470" w:rsidP="0055420E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437B91" w:rsidRDefault="00447470" w:rsidP="00447470">
      <w:pPr>
        <w:rPr>
          <w:rFonts w:cs="Arial"/>
        </w:rPr>
      </w:pPr>
    </w:p>
    <w:p w14:paraId="0BAA3793" w14:textId="5703B3DC" w:rsidR="00D17537" w:rsidRPr="00437B91" w:rsidRDefault="00D17537">
      <w:pPr>
        <w:rPr>
          <w:ins w:id="196" w:author="Prakash Atul (Ext)" w:date="2018-03-27T19:34:00Z"/>
          <w:rFonts w:cs="Arial"/>
          <w:b/>
          <w:bCs/>
          <w:sz w:val="24"/>
          <w:szCs w:val="32"/>
        </w:rPr>
      </w:pPr>
      <w:bookmarkStart w:id="197" w:name="_Toc536253722"/>
      <w:bookmarkStart w:id="198" w:name="_Toc536258288"/>
    </w:p>
    <w:p w14:paraId="7143E6B4" w14:textId="73DE0C0A" w:rsidR="00235894" w:rsidRPr="00437B91" w:rsidRDefault="00235894" w:rsidP="00235894">
      <w:pPr>
        <w:rPr>
          <w:ins w:id="199" w:author="Prakash Atul (Ext)" w:date="2018-03-27T19:34:00Z"/>
          <w:rFonts w:cs="Arial"/>
          <w:b/>
          <w:bCs/>
          <w:sz w:val="24"/>
          <w:szCs w:val="32"/>
        </w:rPr>
      </w:pPr>
      <w:ins w:id="200" w:author="Prakash Atul (Ext)" w:date="2018-03-27T19:34:00Z">
        <w:r w:rsidRPr="00437B91">
          <w:rPr>
            <w:rFonts w:cs="Arial"/>
            <w:bCs/>
            <w:color w:val="000000"/>
            <w:szCs w:val="22"/>
            <w:rPrChange w:id="201" w:author="Batra Yogesh (EXT)" w:date="2018-04-13T12:35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 xml:space="preserve">Note: </w:t>
        </w:r>
      </w:ins>
      <w:ins w:id="202" w:author="Shah Ashay" w:date="2018-04-16T16:09:00Z">
        <w:r w:rsidR="0055420E">
          <w:rPr>
            <w:rFonts w:cs="Arial"/>
            <w:bCs/>
            <w:color w:val="000000"/>
            <w:szCs w:val="22"/>
          </w:rPr>
          <w:t>T</w:t>
        </w:r>
      </w:ins>
      <w:ins w:id="203" w:author="Prakash Atul (Ext)" w:date="2018-03-27T19:34:00Z">
        <w:del w:id="204" w:author="Shah Ashay" w:date="2018-04-16T16:09:00Z">
          <w:r w:rsidRPr="00437B91" w:rsidDel="0055420E">
            <w:rPr>
              <w:rFonts w:cs="Arial"/>
              <w:bCs/>
              <w:color w:val="000000"/>
              <w:szCs w:val="22"/>
              <w:rPrChange w:id="205" w:author="Batra Yogesh (EXT)" w:date="2018-04-13T12:35:00Z">
                <w:rPr>
                  <w:rFonts w:ascii="Calibri Light" w:hAnsi="Calibri Light" w:cs="Calibri Light"/>
                  <w:bCs/>
                  <w:color w:val="000000"/>
                  <w:szCs w:val="22"/>
                </w:rPr>
              </w:rPrChange>
            </w:rPr>
            <w:delText>t</w:delText>
          </w:r>
        </w:del>
        <w:r w:rsidRPr="00437B91">
          <w:rPr>
            <w:rFonts w:cs="Arial"/>
            <w:bCs/>
            <w:color w:val="000000"/>
            <w:szCs w:val="22"/>
            <w:rPrChange w:id="206" w:author="Batra Yogesh (EXT)" w:date="2018-04-13T12:35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>he toolbar on EC11</w:t>
        </w:r>
      </w:ins>
      <w:ins w:id="207" w:author="Batra Yogesh (EXT)" w:date="2018-04-13T12:35:00Z">
        <w:r w:rsidR="00437B91">
          <w:rPr>
            <w:rFonts w:cs="Arial"/>
            <w:bCs/>
            <w:color w:val="000000"/>
            <w:szCs w:val="22"/>
          </w:rPr>
          <w:t>.2</w:t>
        </w:r>
      </w:ins>
      <w:ins w:id="208" w:author="Prakash Atul (Ext)" w:date="2018-03-27T19:34:00Z">
        <w:r w:rsidRPr="00437B91">
          <w:rPr>
            <w:rFonts w:cs="Arial"/>
            <w:bCs/>
            <w:color w:val="000000"/>
            <w:szCs w:val="22"/>
            <w:rPrChange w:id="209" w:author="Batra Yogesh (EXT)" w:date="2018-04-13T12:35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 xml:space="preserve"> has changed. Refer to the image below for different buttons</w:t>
        </w:r>
      </w:ins>
    </w:p>
    <w:p w14:paraId="54F66BF2" w14:textId="77777777" w:rsidR="00235894" w:rsidRPr="00437B91" w:rsidRDefault="00235894" w:rsidP="00235894">
      <w:pPr>
        <w:rPr>
          <w:ins w:id="210" w:author="Prakash Atul (Ext)" w:date="2018-03-27T19:34:00Z"/>
          <w:rFonts w:cs="Arial"/>
          <w:b/>
          <w:bCs/>
          <w:sz w:val="24"/>
          <w:szCs w:val="32"/>
        </w:rPr>
      </w:pPr>
    </w:p>
    <w:p w14:paraId="0C97F3C4" w14:textId="77777777" w:rsidR="00235894" w:rsidRPr="00437B91" w:rsidRDefault="00235894" w:rsidP="00235894">
      <w:pPr>
        <w:rPr>
          <w:ins w:id="211" w:author="Prakash Atul (Ext)" w:date="2018-03-27T19:34:00Z"/>
          <w:rFonts w:cs="Arial"/>
          <w:b/>
          <w:bCs/>
          <w:sz w:val="24"/>
          <w:szCs w:val="32"/>
        </w:rPr>
      </w:pPr>
      <w:ins w:id="212" w:author="Prakash Atul (Ext)" w:date="2018-03-27T19:34:00Z">
        <w:r w:rsidRPr="00437B91">
          <w:rPr>
            <w:rFonts w:cs="Arial"/>
            <w:noProof/>
            <w:color w:val="000000"/>
            <w:szCs w:val="22"/>
            <w:rPrChange w:id="213" w:author="Batra Yogesh (EXT)" w:date="2018-04-13T12:35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3C6F594E" wp14:editId="0DA0438C">
              <wp:extent cx="5105048" cy="1144752"/>
              <wp:effectExtent l="19050" t="19050" r="19685" b="17780"/>
              <wp:docPr id="2" name="Picture 2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4417E5E0" w14:textId="4BF22163" w:rsidR="00235894" w:rsidRPr="00437B91" w:rsidRDefault="00235894">
      <w:pPr>
        <w:rPr>
          <w:ins w:id="214" w:author="Prakash Atul (Ext)" w:date="2018-03-27T19:34:00Z"/>
          <w:rFonts w:cs="Arial"/>
          <w:b/>
          <w:bCs/>
          <w:sz w:val="24"/>
          <w:szCs w:val="32"/>
        </w:rPr>
      </w:pPr>
    </w:p>
    <w:p w14:paraId="22F7A790" w14:textId="77777777" w:rsidR="00235894" w:rsidRPr="00437B91" w:rsidRDefault="00235894">
      <w:pPr>
        <w:rPr>
          <w:rFonts w:cs="Arial"/>
          <w:b/>
          <w:bCs/>
          <w:sz w:val="24"/>
          <w:szCs w:val="32"/>
        </w:rPr>
      </w:pPr>
    </w:p>
    <w:p w14:paraId="0BAA3794" w14:textId="42F3EDB4" w:rsidR="004D61A0" w:rsidRPr="00437B91" w:rsidRDefault="004D61A0" w:rsidP="005A6E51">
      <w:pPr>
        <w:pStyle w:val="Heading1"/>
      </w:pPr>
      <w:bookmarkStart w:id="215" w:name="_Toc502067423"/>
      <w:r w:rsidRPr="00437B91">
        <w:t xml:space="preserve">Primary </w:t>
      </w:r>
      <w:bookmarkEnd w:id="197"/>
      <w:bookmarkEnd w:id="198"/>
      <w:r w:rsidR="00BF2F96" w:rsidRPr="00437B91">
        <w:t>Flow</w:t>
      </w:r>
      <w:r w:rsidR="0033669C" w:rsidRPr="00437B91">
        <w:t xml:space="preserve">: </w:t>
      </w:r>
      <w:r w:rsidR="005A6E51" w:rsidRPr="00437B91">
        <w:t>BKK_UC15 – Oil / Condensate_Stream Component Analysis</w:t>
      </w:r>
      <w:bookmarkEnd w:id="215"/>
    </w:p>
    <w:p w14:paraId="7B7C9A22" w14:textId="77777777" w:rsidR="00704F6A" w:rsidRPr="00437B91" w:rsidRDefault="00704F6A" w:rsidP="00704F6A">
      <w:pPr>
        <w:rPr>
          <w:rFonts w:cs="Arial"/>
          <w:szCs w:val="22"/>
          <w:rPrChange w:id="216" w:author="Batra Yogesh (EXT)" w:date="2018-04-13T12:35:00Z">
            <w:rPr>
              <w:rFonts w:asciiTheme="minorHAnsi" w:hAnsiTheme="minorHAnsi"/>
              <w:sz w:val="20"/>
              <w:szCs w:val="20"/>
            </w:rPr>
          </w:rPrChange>
        </w:rPr>
      </w:pPr>
      <w:r w:rsidRPr="0055420E">
        <w:rPr>
          <w:rFonts w:cs="Arial"/>
          <w:szCs w:val="22"/>
        </w:rPr>
        <w:t xml:space="preserve">Trigger:  </w:t>
      </w:r>
      <w:r w:rsidRPr="00437B91">
        <w:rPr>
          <w:rFonts w:cs="Arial"/>
          <w:szCs w:val="22"/>
          <w:rPrChange w:id="217" w:author="Batra Yogesh (EXT)" w:date="2018-04-13T12:35:00Z">
            <w:rPr>
              <w:rFonts w:asciiTheme="minorHAnsi" w:hAnsiTheme="minorHAnsi"/>
              <w:sz w:val="20"/>
              <w:szCs w:val="20"/>
            </w:rPr>
          </w:rPrChange>
        </w:rPr>
        <w:t>To Enter the Component Analysis results for Oil streams.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18" w:author="Batra Yogesh (EXT)" w:date="2018-04-13T12:36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3057"/>
        <w:gridCol w:w="1977"/>
        <w:tblGridChange w:id="219">
          <w:tblGrid>
            <w:gridCol w:w="690"/>
            <w:gridCol w:w="3630"/>
            <w:gridCol w:w="3060"/>
            <w:gridCol w:w="1980"/>
          </w:tblGrid>
        </w:tblGridChange>
      </w:tblGrid>
      <w:tr w:rsidR="009D7887" w:rsidRPr="00437B91" w14:paraId="0BAA379A" w14:textId="77777777" w:rsidTr="00437B91">
        <w:trPr>
          <w:tblHeader/>
          <w:trPrChange w:id="220" w:author="Batra Yogesh (EXT)" w:date="2018-04-13T12:36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221" w:author="Batra Yogesh (EXT)" w:date="2018-04-13T12:36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796" w14:textId="21D637C9" w:rsidR="00EE1F15" w:rsidRPr="00EA0A38" w:rsidRDefault="0055420E">
            <w:pPr>
              <w:pStyle w:val="ColumnHead"/>
              <w:keepNext/>
              <w:keepLines/>
              <w:jc w:val="left"/>
              <w:rPr>
                <w:rFonts w:cs="Arial"/>
                <w:color w:val="FFFFFF" w:themeColor="background1"/>
                <w:sz w:val="20"/>
                <w:szCs w:val="20"/>
              </w:rPr>
              <w:pPrChange w:id="222" w:author="Shah Ashay" w:date="2018-04-16T16:09:00Z">
                <w:pPr>
                  <w:pStyle w:val="ColumnHead"/>
                  <w:keepNext/>
                  <w:keepLines/>
                  <w:jc w:val="both"/>
                </w:pPr>
              </w:pPrChange>
            </w:pPr>
            <w:ins w:id="223" w:author="Shah Ashay" w:date="2018-04-16T16:09:00Z">
              <w:r w:rsidRPr="0055420E">
                <w:rPr>
                  <w:rFonts w:cs="Arial"/>
                  <w:color w:val="FFFFFF" w:themeColor="background1"/>
                  <w:sz w:val="20"/>
                  <w:szCs w:val="20"/>
                </w:rPr>
                <w:lastRenderedPageBreak/>
                <w:t>Step No.</w:t>
              </w:r>
            </w:ins>
          </w:p>
        </w:tc>
        <w:tc>
          <w:tcPr>
            <w:tcW w:w="1939" w:type="pct"/>
            <w:shd w:val="clear" w:color="auto" w:fill="3399FF"/>
            <w:tcPrChange w:id="224" w:author="Batra Yogesh (EXT)" w:date="2018-04-13T12:36:00Z">
              <w:tcPr>
                <w:tcW w:w="3630" w:type="dxa"/>
                <w:shd w:val="clear" w:color="auto" w:fill="3399FF"/>
              </w:tcPr>
            </w:tcPrChange>
          </w:tcPr>
          <w:p w14:paraId="0BAA3797" w14:textId="77777777" w:rsidR="00EE1F15" w:rsidRPr="0055420E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  <w:rPrChange w:id="225" w:author="Shah Ashay" w:date="2018-04-16T16:10:00Z">
                  <w:rPr>
                    <w:rFonts w:cs="Arial"/>
                    <w:color w:val="FFFFFF" w:themeColor="background1"/>
                    <w:sz w:val="20"/>
                  </w:rPr>
                </w:rPrChange>
              </w:rPr>
            </w:pPr>
            <w:r w:rsidRPr="0055420E">
              <w:rPr>
                <w:rFonts w:cs="Arial"/>
                <w:color w:val="FFFFFF" w:themeColor="background1"/>
                <w:sz w:val="20"/>
                <w:szCs w:val="20"/>
                <w:rPrChange w:id="226" w:author="Shah Ashay" w:date="2018-04-16T16:10:00Z">
                  <w:rPr>
                    <w:rFonts w:cs="Arial"/>
                    <w:color w:val="FFFFFF" w:themeColor="background1"/>
                    <w:sz w:val="20"/>
                  </w:rPr>
                </w:rPrChange>
              </w:rPr>
              <w:t>Actor Action</w:t>
            </w:r>
          </w:p>
        </w:tc>
        <w:tc>
          <w:tcPr>
            <w:tcW w:w="1635" w:type="pct"/>
            <w:shd w:val="clear" w:color="auto" w:fill="3399FF"/>
            <w:tcPrChange w:id="227" w:author="Batra Yogesh (EXT)" w:date="2018-04-13T12:36:00Z">
              <w:tcPr>
                <w:tcW w:w="3060" w:type="dxa"/>
                <w:shd w:val="clear" w:color="auto" w:fill="3399FF"/>
              </w:tcPr>
            </w:tcPrChange>
          </w:tcPr>
          <w:p w14:paraId="0BAA3798" w14:textId="77777777" w:rsidR="00EE1F15" w:rsidRPr="0055420E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  <w:rPrChange w:id="228" w:author="Shah Ashay" w:date="2018-04-16T16:10:00Z">
                  <w:rPr>
                    <w:rFonts w:cs="Arial"/>
                    <w:color w:val="FFFFFF" w:themeColor="background1"/>
                    <w:sz w:val="20"/>
                  </w:rPr>
                </w:rPrChange>
              </w:rPr>
            </w:pPr>
            <w:r w:rsidRPr="0055420E">
              <w:rPr>
                <w:rFonts w:cs="Arial"/>
                <w:color w:val="FFFFFF" w:themeColor="background1"/>
                <w:sz w:val="20"/>
                <w:szCs w:val="20"/>
                <w:rPrChange w:id="229" w:author="Shah Ashay" w:date="2018-04-16T16:10:00Z">
                  <w:rPr>
                    <w:rFonts w:cs="Arial"/>
                    <w:color w:val="FFFFFF" w:themeColor="background1"/>
                    <w:sz w:val="20"/>
                  </w:rPr>
                </w:rPrChange>
              </w:rPr>
              <w:t>System Response</w:t>
            </w:r>
          </w:p>
        </w:tc>
        <w:tc>
          <w:tcPr>
            <w:tcW w:w="1058" w:type="pct"/>
            <w:shd w:val="clear" w:color="auto" w:fill="3399FF"/>
            <w:tcPrChange w:id="230" w:author="Batra Yogesh (EXT)" w:date="2018-04-13T12:36:00Z">
              <w:tcPr>
                <w:tcW w:w="1980" w:type="dxa"/>
                <w:shd w:val="clear" w:color="auto" w:fill="3399FF"/>
              </w:tcPr>
            </w:tcPrChange>
          </w:tcPr>
          <w:p w14:paraId="0BAA3799" w14:textId="079CFEA5" w:rsidR="00EE1F15" w:rsidRPr="0055420E" w:rsidRDefault="00E71304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  <w:rPrChange w:id="231" w:author="Shah Ashay" w:date="2018-04-16T16:10:00Z">
                  <w:rPr>
                    <w:rFonts w:cs="Arial"/>
                    <w:color w:val="FFFFFF" w:themeColor="background1"/>
                    <w:sz w:val="20"/>
                  </w:rPr>
                </w:rPrChange>
              </w:rPr>
            </w:pPr>
            <w:r w:rsidRPr="0055420E">
              <w:rPr>
                <w:rFonts w:cs="Arial"/>
                <w:color w:val="FFFFFF" w:themeColor="background1"/>
                <w:sz w:val="20"/>
                <w:szCs w:val="20"/>
                <w:rPrChange w:id="232" w:author="Shah Ashay" w:date="2018-04-16T16:10:00Z">
                  <w:rPr>
                    <w:rFonts w:cs="Arial"/>
                    <w:color w:val="FFFFFF" w:themeColor="background1"/>
                    <w:sz w:val="20"/>
                  </w:rPr>
                </w:rPrChange>
              </w:rPr>
              <w:t>Notes</w:t>
            </w:r>
          </w:p>
        </w:tc>
      </w:tr>
      <w:tr w:rsidR="00704F6A" w:rsidRPr="00437B91" w14:paraId="0BAA37A2" w14:textId="77777777" w:rsidTr="00437B91">
        <w:tc>
          <w:tcPr>
            <w:tcW w:w="369" w:type="pct"/>
            <w:shd w:val="clear" w:color="auto" w:fill="C6D9F1" w:themeFill="text2" w:themeFillTint="33"/>
            <w:tcPrChange w:id="233" w:author="Batra Yogesh (EXT)" w:date="2018-04-13T12:36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9B" w14:textId="77777777" w:rsidR="00704F6A" w:rsidRPr="0055420E" w:rsidRDefault="00704F6A" w:rsidP="00704F6A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234" w:author="Batra Yogesh (EXT)" w:date="2018-04-13T12:36:00Z">
              <w:tcPr>
                <w:tcW w:w="3630" w:type="dxa"/>
              </w:tcPr>
            </w:tcPrChange>
          </w:tcPr>
          <w:p w14:paraId="43B7A4C5" w14:textId="77777777" w:rsidR="00704F6A" w:rsidRPr="0055420E" w:rsidRDefault="00704F6A" w:rsidP="00704F6A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23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23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Open up </w:t>
            </w:r>
            <w:r w:rsidRPr="0055420E">
              <w:rPr>
                <w:rFonts w:cs="Arial"/>
                <w:b/>
                <w:sz w:val="20"/>
                <w:szCs w:val="20"/>
                <w:rPrChange w:id="237" w:author="Shah Ashay" w:date="2018-04-16T16:10:00Z">
                  <w:rPr>
                    <w:rFonts w:asciiTheme="minorHAnsi" w:hAnsiTheme="minorHAnsi"/>
                    <w:b/>
                  </w:rPr>
                </w:rPrChange>
              </w:rPr>
              <w:t>Oil/Condensate Stream Component Analysis</w:t>
            </w:r>
            <w:r w:rsidRPr="0055420E">
              <w:rPr>
                <w:rFonts w:cs="Arial"/>
                <w:sz w:val="20"/>
                <w:szCs w:val="20"/>
                <w:rPrChange w:id="23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Screen</w:t>
            </w:r>
          </w:p>
          <w:p w14:paraId="0BAA379D" w14:textId="0C1DCDC2" w:rsidR="00704F6A" w:rsidRPr="0055420E" w:rsidRDefault="00704F6A" w:rsidP="00EA0A38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i/>
                <w:sz w:val="20"/>
                <w:szCs w:val="20"/>
                <w:rPrChange w:id="239" w:author="Shah Ashay" w:date="2018-04-16T16:10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EC Production </w:t>
            </w:r>
            <w:r w:rsidRPr="0055420E">
              <w:rPr>
                <w:rFonts w:cs="Arial"/>
                <w:i/>
                <w:sz w:val="20"/>
                <w:szCs w:val="20"/>
                <w:rPrChange w:id="240" w:author="Shah Ashay" w:date="2018-04-16T16:10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55420E">
              <w:rPr>
                <w:rFonts w:cs="Arial"/>
                <w:i/>
                <w:sz w:val="20"/>
                <w:szCs w:val="20"/>
                <w:rPrChange w:id="241" w:author="Shah Ashay" w:date="2018-04-16T16:10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</w:t>
            </w:r>
            <w:del w:id="242" w:author="Batra Yogesh (EXT)" w:date="2018-04-19T12:23:00Z">
              <w:r w:rsidRPr="0055420E" w:rsidDel="00EA0A38">
                <w:rPr>
                  <w:rFonts w:cs="Arial"/>
                  <w:i/>
                  <w:sz w:val="20"/>
                  <w:szCs w:val="20"/>
                  <w:rPrChange w:id="243" w:author="Shah Ashay" w:date="2018-04-16T16:10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delText>Lab Analysis</w:delText>
              </w:r>
            </w:del>
            <w:ins w:id="244" w:author="Batra Yogesh (EXT)" w:date="2018-04-19T12:23:00Z">
              <w:r w:rsidR="00EA0A38">
                <w:rPr>
                  <w:rFonts w:cs="Arial"/>
                  <w:i/>
                  <w:sz w:val="20"/>
                  <w:szCs w:val="20"/>
                </w:rPr>
                <w:t xml:space="preserve"> Production Operations Data</w:t>
              </w:r>
            </w:ins>
            <w:r w:rsidRPr="0055420E">
              <w:rPr>
                <w:rFonts w:cs="Arial"/>
                <w:i/>
                <w:sz w:val="20"/>
                <w:szCs w:val="20"/>
                <w:rPrChange w:id="245" w:author="Shah Ashay" w:date="2018-04-16T16:10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55420E">
              <w:rPr>
                <w:rFonts w:cs="Arial"/>
                <w:i/>
                <w:sz w:val="20"/>
                <w:szCs w:val="20"/>
                <w:rPrChange w:id="246" w:author="Shah Ashay" w:date="2018-04-16T16:10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Oil/Condensate Stream Component Analysis </w:t>
            </w:r>
          </w:p>
        </w:tc>
        <w:tc>
          <w:tcPr>
            <w:tcW w:w="1635" w:type="pct"/>
            <w:tcPrChange w:id="247" w:author="Batra Yogesh (EXT)" w:date="2018-04-13T12:36:00Z">
              <w:tcPr>
                <w:tcW w:w="3060" w:type="dxa"/>
              </w:tcPr>
            </w:tcPrChange>
          </w:tcPr>
          <w:p w14:paraId="5E5D5445" w14:textId="77777777" w:rsidR="00704F6A" w:rsidRPr="0055420E" w:rsidRDefault="00704F6A" w:rsidP="00704F6A">
            <w:pPr>
              <w:keepNext/>
              <w:keepLines/>
              <w:rPr>
                <w:rFonts w:cs="Arial"/>
                <w:sz w:val="20"/>
                <w:szCs w:val="20"/>
                <w:rPrChange w:id="24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24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The following fields are automatically populated: </w:t>
            </w:r>
          </w:p>
          <w:p w14:paraId="0BAA37A0" w14:textId="1EE1C1E5" w:rsidR="00704F6A" w:rsidRPr="0055420E" w:rsidRDefault="00704F6A" w:rsidP="00704F6A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25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Yesterday’s </w:t>
            </w:r>
            <w:r w:rsidRPr="0055420E">
              <w:rPr>
                <w:rFonts w:cs="Arial"/>
                <w:b/>
                <w:i/>
                <w:sz w:val="20"/>
                <w:szCs w:val="20"/>
                <w:rPrChange w:id="251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From Date</w:t>
            </w:r>
            <w:r w:rsidRPr="0055420E">
              <w:rPr>
                <w:rFonts w:cs="Arial"/>
                <w:sz w:val="20"/>
                <w:szCs w:val="20"/>
                <w:rPrChange w:id="25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and </w:t>
            </w:r>
            <w:r w:rsidR="0041504A" w:rsidRPr="0055420E">
              <w:rPr>
                <w:rFonts w:cs="Arial"/>
                <w:sz w:val="20"/>
                <w:szCs w:val="20"/>
                <w:rPrChange w:id="253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Yesterday’s </w:t>
            </w:r>
            <w:r w:rsidRPr="0055420E">
              <w:rPr>
                <w:rFonts w:cs="Arial"/>
                <w:b/>
                <w:i/>
                <w:sz w:val="20"/>
                <w:szCs w:val="20"/>
                <w:rPrChange w:id="254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To Date</w:t>
            </w:r>
            <w:r w:rsidRPr="0055420E">
              <w:rPr>
                <w:rFonts w:cs="Arial"/>
                <w:sz w:val="20"/>
                <w:szCs w:val="20"/>
                <w:rPrChange w:id="25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are default populated</w:t>
            </w:r>
            <w:r w:rsidR="00FD4ED9" w:rsidRPr="0055420E">
              <w:rPr>
                <w:rFonts w:cs="Arial"/>
                <w:sz w:val="20"/>
                <w:szCs w:val="20"/>
                <w:rPrChange w:id="25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in format yyyy-MM-dd (no time)</w:t>
            </w:r>
          </w:p>
        </w:tc>
        <w:tc>
          <w:tcPr>
            <w:tcW w:w="1058" w:type="pct"/>
            <w:tcPrChange w:id="257" w:author="Batra Yogesh (EXT)" w:date="2018-04-13T12:36:00Z">
              <w:tcPr>
                <w:tcW w:w="1980" w:type="dxa"/>
              </w:tcPr>
            </w:tcPrChange>
          </w:tcPr>
          <w:p w14:paraId="0BAA37A1" w14:textId="3C357640" w:rsidR="00704F6A" w:rsidRPr="0055420E" w:rsidRDefault="00FD4ED9" w:rsidP="00704F6A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color w:val="000000" w:themeColor="text1"/>
                <w:sz w:val="20"/>
                <w:szCs w:val="20"/>
              </w:rPr>
              <w:t>Thailand set default date of every BFs at yesterday date.</w:t>
            </w:r>
          </w:p>
        </w:tc>
      </w:tr>
      <w:tr w:rsidR="00704F6A" w:rsidRPr="00437B91" w14:paraId="0BAA37A7" w14:textId="77777777" w:rsidTr="00437B91">
        <w:trPr>
          <w:trHeight w:val="70"/>
          <w:trPrChange w:id="258" w:author="Batra Yogesh (EXT)" w:date="2018-04-13T12:36:00Z">
            <w:trPr>
              <w:trHeight w:val="7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59" w:author="Batra Yogesh (EXT)" w:date="2018-04-13T12:36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A3" w14:textId="77777777" w:rsidR="00704F6A" w:rsidRPr="0055420E" w:rsidRDefault="00704F6A" w:rsidP="00704F6A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260" w:author="Batra Yogesh (EXT)" w:date="2018-04-13T12:36:00Z">
              <w:tcPr>
                <w:tcW w:w="3630" w:type="dxa"/>
              </w:tcPr>
            </w:tcPrChange>
          </w:tcPr>
          <w:p w14:paraId="0BAA37A4" w14:textId="12C40361" w:rsidR="00704F6A" w:rsidRPr="0055420E" w:rsidRDefault="00704F6A" w:rsidP="00704F6A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26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Change the </w:t>
            </w:r>
            <w:r w:rsidRPr="0055420E">
              <w:rPr>
                <w:rFonts w:cs="Arial"/>
                <w:b/>
                <w:i/>
                <w:sz w:val="20"/>
                <w:szCs w:val="20"/>
                <w:rPrChange w:id="262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From Date</w:t>
            </w:r>
            <w:r w:rsidRPr="0055420E">
              <w:rPr>
                <w:rFonts w:cs="Arial"/>
                <w:sz w:val="20"/>
                <w:szCs w:val="20"/>
                <w:rPrChange w:id="263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and </w:t>
            </w:r>
            <w:r w:rsidRPr="0055420E">
              <w:rPr>
                <w:rFonts w:cs="Arial"/>
                <w:b/>
                <w:i/>
                <w:sz w:val="20"/>
                <w:szCs w:val="20"/>
                <w:rPrChange w:id="264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To Date </w:t>
            </w:r>
            <w:r w:rsidRPr="0055420E">
              <w:rPr>
                <w:rFonts w:cs="Arial"/>
                <w:sz w:val="20"/>
                <w:szCs w:val="20"/>
                <w:rPrChange w:id="26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to include the date for Oil stream components Analysis</w:t>
            </w:r>
          </w:p>
        </w:tc>
        <w:tc>
          <w:tcPr>
            <w:tcW w:w="1635" w:type="pct"/>
            <w:tcPrChange w:id="266" w:author="Batra Yogesh (EXT)" w:date="2018-04-13T12:36:00Z">
              <w:tcPr>
                <w:tcW w:w="3060" w:type="dxa"/>
              </w:tcPr>
            </w:tcPrChange>
          </w:tcPr>
          <w:p w14:paraId="0BAA37A5" w14:textId="04C26CE5" w:rsidR="00704F6A" w:rsidRPr="0055420E" w:rsidRDefault="00704F6A" w:rsidP="00704F6A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26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Dates are updated</w:t>
            </w:r>
          </w:p>
        </w:tc>
        <w:tc>
          <w:tcPr>
            <w:tcW w:w="1058" w:type="pct"/>
            <w:tcPrChange w:id="268" w:author="Batra Yogesh (EXT)" w:date="2018-04-13T12:36:00Z">
              <w:tcPr>
                <w:tcW w:w="1980" w:type="dxa"/>
              </w:tcPr>
            </w:tcPrChange>
          </w:tcPr>
          <w:p w14:paraId="0BAA37A6" w14:textId="77777777" w:rsidR="00704F6A" w:rsidRPr="0055420E" w:rsidRDefault="00704F6A" w:rsidP="00704F6A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704F6A" w:rsidRPr="00437B91" w14:paraId="0BAA37B4" w14:textId="77777777" w:rsidTr="00437B91">
        <w:tc>
          <w:tcPr>
            <w:tcW w:w="369" w:type="pct"/>
            <w:shd w:val="clear" w:color="auto" w:fill="C6D9F1" w:themeFill="text2" w:themeFillTint="33"/>
            <w:tcPrChange w:id="269" w:author="Batra Yogesh (EXT)" w:date="2018-04-13T12:36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A8" w14:textId="77777777" w:rsidR="00704F6A" w:rsidRPr="0055420E" w:rsidRDefault="00704F6A" w:rsidP="00704F6A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270" w:author="Batra Yogesh (EXT)" w:date="2018-04-13T12:36:00Z">
              <w:tcPr>
                <w:tcW w:w="3630" w:type="dxa"/>
              </w:tcPr>
            </w:tcPrChange>
          </w:tcPr>
          <w:p w14:paraId="31D839B3" w14:textId="77777777" w:rsidR="00704F6A" w:rsidRPr="0055420E" w:rsidRDefault="00704F6A" w:rsidP="00704F6A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27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27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Navigate to the Stream that you need to enter data on using the drop down menus and click </w:t>
            </w:r>
            <w:r w:rsidRPr="0055420E">
              <w:rPr>
                <w:rFonts w:cs="Arial"/>
                <w:b/>
                <w:i/>
                <w:sz w:val="20"/>
                <w:szCs w:val="20"/>
                <w:rPrChange w:id="273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Go…</w:t>
            </w:r>
          </w:p>
          <w:p w14:paraId="1C15BDF5" w14:textId="77777777" w:rsidR="004C14E0" w:rsidRPr="0055420E" w:rsidRDefault="004C14E0" w:rsidP="004C14E0">
            <w:pPr>
              <w:pStyle w:val="TableText"/>
              <w:rPr>
                <w:rFonts w:cs="Arial"/>
                <w:sz w:val="20"/>
                <w:szCs w:val="20"/>
                <w:rPrChange w:id="27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275" w:author="Shah Ashay" w:date="2018-04-16T16:1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Operation Hierarchy</w:t>
            </w:r>
          </w:p>
          <w:p w14:paraId="092516A1" w14:textId="77777777" w:rsidR="004C14E0" w:rsidRPr="0055420E" w:rsidRDefault="004C14E0" w:rsidP="004C14E0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276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277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Production Unit</w:t>
            </w:r>
          </w:p>
          <w:p w14:paraId="6EE1E1EC" w14:textId="77777777" w:rsidR="004C14E0" w:rsidRPr="0055420E" w:rsidRDefault="004C14E0" w:rsidP="004C14E0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278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279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Product Sub Unit</w:t>
            </w:r>
          </w:p>
          <w:p w14:paraId="6AA506DB" w14:textId="77777777" w:rsidR="004C14E0" w:rsidRPr="0055420E" w:rsidRDefault="004C14E0" w:rsidP="004C14E0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280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281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Area</w:t>
            </w:r>
          </w:p>
          <w:p w14:paraId="5804DD98" w14:textId="77777777" w:rsidR="004C14E0" w:rsidRPr="0055420E" w:rsidRDefault="004C14E0" w:rsidP="004C14E0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282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283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Sub Area</w:t>
            </w:r>
          </w:p>
          <w:p w14:paraId="4DB5E87C" w14:textId="77777777" w:rsidR="004C14E0" w:rsidRPr="0055420E" w:rsidRDefault="004C14E0" w:rsidP="004C14E0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284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285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Facility Class 2</w:t>
            </w:r>
          </w:p>
          <w:p w14:paraId="56A4B5D6" w14:textId="77777777" w:rsidR="004C14E0" w:rsidRPr="0055420E" w:rsidRDefault="004C14E0" w:rsidP="004C14E0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286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287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Stream &amp; Facility Class 1 (Optional)</w:t>
            </w:r>
          </w:p>
          <w:p w14:paraId="07E0B5F3" w14:textId="77777777" w:rsidR="004C14E0" w:rsidRPr="0055420E" w:rsidRDefault="004C14E0" w:rsidP="004C14E0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288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289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Steam (N/A)</w:t>
            </w:r>
          </w:p>
          <w:p w14:paraId="52B0F1A2" w14:textId="0700236B" w:rsidR="004C14E0" w:rsidRPr="0055420E" w:rsidRDefault="004C14E0" w:rsidP="004C14E0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ins w:id="290" w:author="Prakash Atul (Ext)" w:date="2018-03-27T19:37:00Z"/>
                <w:rFonts w:cs="Arial"/>
                <w:b/>
                <w:i/>
                <w:sz w:val="20"/>
                <w:szCs w:val="20"/>
                <w:rPrChange w:id="291" w:author="Shah Ashay" w:date="2018-04-16T16:10:00Z">
                  <w:rPr>
                    <w:ins w:id="292" w:author="Prakash Atul (Ext)" w:date="2018-03-27T19:37:00Z"/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293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Analysis Status(Optional)</w:t>
            </w:r>
          </w:p>
          <w:p w14:paraId="2B5B61AA" w14:textId="5B344214" w:rsidR="00235894" w:rsidRPr="0055420E" w:rsidRDefault="00235894" w:rsidP="004C14E0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294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ins w:id="295" w:author="Prakash Atul (Ext)" w:date="2018-03-27T19:37:00Z">
              <w:r w:rsidRPr="0055420E">
                <w:rPr>
                  <w:rFonts w:cs="Arial"/>
                  <w:b/>
                  <w:i/>
                  <w:sz w:val="20"/>
                  <w:szCs w:val="20"/>
                  <w:rPrChange w:id="296" w:author="Shah Ashay" w:date="2018-04-16T16:10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>Sampling Method (Optional)</w:t>
              </w:r>
            </w:ins>
          </w:p>
          <w:p w14:paraId="0BAA37AF" w14:textId="77777777" w:rsidR="00704F6A" w:rsidRPr="0055420E" w:rsidRDefault="00704F6A" w:rsidP="004C14E0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pct"/>
            <w:tcPrChange w:id="297" w:author="Batra Yogesh (EXT)" w:date="2018-04-13T12:36:00Z">
              <w:tcPr>
                <w:tcW w:w="3060" w:type="dxa"/>
              </w:tcPr>
            </w:tcPrChange>
          </w:tcPr>
          <w:p w14:paraId="64C97A94" w14:textId="77777777" w:rsidR="00704F6A" w:rsidRPr="0055420E" w:rsidRDefault="00704F6A" w:rsidP="00704F6A">
            <w:pPr>
              <w:keepNext/>
              <w:keepLines/>
              <w:rPr>
                <w:rFonts w:cs="Arial"/>
                <w:sz w:val="20"/>
                <w:szCs w:val="20"/>
                <w:rPrChange w:id="29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29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Records that fall within the hierarchy and date range selected in the Navigator will be displayed in the Data Window.</w:t>
            </w:r>
          </w:p>
          <w:p w14:paraId="20706E96" w14:textId="77777777" w:rsidR="00704F6A" w:rsidRPr="0055420E" w:rsidRDefault="00704F6A" w:rsidP="00704F6A">
            <w:pPr>
              <w:keepNext/>
              <w:keepLines/>
              <w:rPr>
                <w:rFonts w:cs="Arial"/>
                <w:sz w:val="20"/>
                <w:szCs w:val="20"/>
                <w:rPrChange w:id="30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0BAA37B2" w14:textId="144F3CC6" w:rsidR="00704F6A" w:rsidRPr="0055420E" w:rsidRDefault="00704F6A" w:rsidP="00704F6A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30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There will be a message “no records found…” if there are no existing records.</w:t>
            </w:r>
          </w:p>
        </w:tc>
        <w:tc>
          <w:tcPr>
            <w:tcW w:w="1058" w:type="pct"/>
            <w:tcPrChange w:id="302" w:author="Batra Yogesh (EXT)" w:date="2018-04-13T12:36:00Z">
              <w:tcPr>
                <w:tcW w:w="1980" w:type="dxa"/>
              </w:tcPr>
            </w:tcPrChange>
          </w:tcPr>
          <w:p w14:paraId="0BAA37B3" w14:textId="3EDB27F6" w:rsidR="00704F6A" w:rsidRPr="0055420E" w:rsidRDefault="00704F6A" w:rsidP="00704F6A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303" w:author="Shah Ashay" w:date="2018-04-16T16:10:00Z">
                  <w:rPr>
                    <w:rFonts w:asciiTheme="minorHAnsi" w:hAnsiTheme="minorHAnsi"/>
                    <w:sz w:val="20"/>
                  </w:rPr>
                </w:rPrChange>
              </w:rPr>
              <w:t xml:space="preserve">Note:  The hierarchy information may be pre-populated and user just needs to hit </w:t>
            </w:r>
            <w:r w:rsidRPr="0055420E">
              <w:rPr>
                <w:rFonts w:cs="Arial"/>
                <w:b/>
                <w:i/>
                <w:sz w:val="20"/>
                <w:szCs w:val="20"/>
                <w:rPrChange w:id="304" w:author="Shah Ashay" w:date="2018-04-16T16:10:00Z">
                  <w:rPr>
                    <w:rFonts w:asciiTheme="minorHAnsi" w:hAnsiTheme="minorHAnsi"/>
                    <w:b/>
                    <w:i/>
                    <w:sz w:val="20"/>
                  </w:rPr>
                </w:rPrChange>
              </w:rPr>
              <w:t>Go…</w:t>
            </w:r>
          </w:p>
        </w:tc>
      </w:tr>
      <w:tr w:rsidR="00704F6A" w:rsidRPr="00437B91" w14:paraId="0BAA37BC" w14:textId="77777777" w:rsidTr="00437B91">
        <w:tc>
          <w:tcPr>
            <w:tcW w:w="369" w:type="pct"/>
            <w:shd w:val="clear" w:color="auto" w:fill="C6D9F1" w:themeFill="text2" w:themeFillTint="33"/>
            <w:tcPrChange w:id="305" w:author="Batra Yogesh (EXT)" w:date="2018-04-13T12:36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B5" w14:textId="20834B0E" w:rsidR="00704F6A" w:rsidRPr="0055420E" w:rsidRDefault="00704F6A" w:rsidP="00704F6A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306" w:author="Batra Yogesh (EXT)" w:date="2018-04-13T12:36:00Z">
              <w:tcPr>
                <w:tcW w:w="3630" w:type="dxa"/>
              </w:tcPr>
            </w:tcPrChange>
          </w:tcPr>
          <w:p w14:paraId="0BAA37B6" w14:textId="5ECA2F57" w:rsidR="00704F6A" w:rsidRPr="0055420E" w:rsidRDefault="009A4EE1" w:rsidP="00704F6A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30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If the streams have not been </w:t>
            </w:r>
            <w:del w:id="308" w:author="Shah Ashay" w:date="2018-04-16T16:10:00Z">
              <w:r w:rsidRPr="0055420E" w:rsidDel="0055420E">
                <w:rPr>
                  <w:rFonts w:cs="Arial"/>
                  <w:sz w:val="20"/>
                  <w:szCs w:val="20"/>
                  <w:rPrChange w:id="309" w:author="Shah Ashay" w:date="2018-04-16T16:10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instanted</w:delText>
              </w:r>
            </w:del>
            <w:ins w:id="310" w:author="Shah Ashay" w:date="2018-04-16T16:10:00Z">
              <w:r w:rsidR="0055420E">
                <w:rPr>
                  <w:rFonts w:cs="Arial"/>
                  <w:sz w:val="20"/>
                  <w:szCs w:val="20"/>
                </w:rPr>
                <w:t>instantiated</w:t>
              </w:r>
            </w:ins>
            <w:r w:rsidRPr="0055420E">
              <w:rPr>
                <w:rFonts w:cs="Arial"/>
                <w:sz w:val="20"/>
                <w:szCs w:val="20"/>
                <w:rPrChange w:id="31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, </w:t>
            </w:r>
            <w:del w:id="312" w:author="Prakash Atul (Ext)" w:date="2018-03-27T19:41:00Z">
              <w:r w:rsidR="00704F6A" w:rsidRPr="0055420E" w:rsidDel="00235894">
                <w:rPr>
                  <w:rFonts w:cs="Arial"/>
                  <w:sz w:val="20"/>
                  <w:szCs w:val="20"/>
                  <w:rPrChange w:id="313" w:author="Shah Ashay" w:date="2018-04-16T16:10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Click the</w:delText>
              </w:r>
            </w:del>
            <w:ins w:id="314" w:author="Prakash Atul (Ext)" w:date="2018-03-27T19:41:00Z">
              <w:r w:rsidR="00235894" w:rsidRPr="0055420E">
                <w:rPr>
                  <w:rFonts w:cs="Arial"/>
                  <w:sz w:val="20"/>
                  <w:szCs w:val="20"/>
                  <w:rPrChange w:id="315" w:author="Shah Ashay" w:date="2018-04-16T16:10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Mouse over to</w:t>
              </w:r>
            </w:ins>
            <w:r w:rsidR="00704F6A" w:rsidRPr="0055420E">
              <w:rPr>
                <w:rFonts w:cs="Arial"/>
                <w:sz w:val="20"/>
                <w:szCs w:val="20"/>
                <w:rPrChange w:id="31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</w:t>
            </w:r>
            <w:r w:rsidR="00704F6A" w:rsidRPr="0055420E">
              <w:rPr>
                <w:rFonts w:cs="Arial"/>
                <w:b/>
                <w:i/>
                <w:sz w:val="20"/>
                <w:szCs w:val="20"/>
                <w:rPrChange w:id="317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Insert</w:t>
            </w:r>
            <w:r w:rsidR="00704F6A" w:rsidRPr="0055420E">
              <w:rPr>
                <w:rFonts w:cs="Arial"/>
                <w:sz w:val="20"/>
                <w:szCs w:val="20"/>
                <w:rPrChange w:id="31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icon in the Toolbar</w:t>
            </w:r>
            <w:ins w:id="319" w:author="Prakash Atul (Ext)" w:date="2018-03-27T19:41:00Z">
              <w:r w:rsidR="00235894" w:rsidRPr="0055420E">
                <w:rPr>
                  <w:rFonts w:cs="Arial"/>
                  <w:sz w:val="20"/>
                  <w:szCs w:val="20"/>
                  <w:rPrChange w:id="320" w:author="Shah Ashay" w:date="2018-04-16T16:10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and click on Analysis</w:t>
              </w:r>
            </w:ins>
          </w:p>
        </w:tc>
        <w:tc>
          <w:tcPr>
            <w:tcW w:w="1635" w:type="pct"/>
            <w:tcPrChange w:id="321" w:author="Batra Yogesh (EXT)" w:date="2018-04-13T12:36:00Z">
              <w:tcPr>
                <w:tcW w:w="3060" w:type="dxa"/>
              </w:tcPr>
            </w:tcPrChange>
          </w:tcPr>
          <w:p w14:paraId="18E66290" w14:textId="77777777" w:rsidR="00704F6A" w:rsidRPr="0055420E" w:rsidRDefault="00704F6A" w:rsidP="00704F6A">
            <w:pPr>
              <w:keepNext/>
              <w:keepLines/>
              <w:rPr>
                <w:rFonts w:cs="Arial"/>
                <w:sz w:val="20"/>
                <w:szCs w:val="20"/>
                <w:rPrChange w:id="32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323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Record will be created with the following attributes pre-populated.</w:t>
            </w:r>
          </w:p>
          <w:p w14:paraId="595FEB61" w14:textId="77777777" w:rsidR="00704F6A" w:rsidRPr="0055420E" w:rsidRDefault="00704F6A" w:rsidP="00704F6A">
            <w:pPr>
              <w:keepNext/>
              <w:keepLines/>
              <w:rPr>
                <w:rFonts w:cs="Arial"/>
                <w:sz w:val="20"/>
                <w:szCs w:val="20"/>
                <w:rPrChange w:id="32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4FD5C380" w14:textId="044941EC" w:rsidR="00704F6A" w:rsidRPr="0055420E" w:rsidRDefault="00704F6A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25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26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Date </w:t>
            </w:r>
            <w:r w:rsidRPr="0055420E">
              <w:rPr>
                <w:rFonts w:cs="Arial"/>
                <w:sz w:val="20"/>
                <w:szCs w:val="20"/>
                <w:rPrChange w:id="32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is shown as the current </w:t>
            </w:r>
            <w:r w:rsidR="00FD4ED9" w:rsidRPr="0055420E">
              <w:rPr>
                <w:rFonts w:cs="Arial"/>
                <w:sz w:val="20"/>
                <w:szCs w:val="20"/>
                <w:rPrChange w:id="32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production date and </w:t>
            </w:r>
            <w:r w:rsidRPr="0055420E">
              <w:rPr>
                <w:rFonts w:cs="Arial"/>
                <w:sz w:val="20"/>
                <w:szCs w:val="20"/>
                <w:rPrChange w:id="32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time</w:t>
            </w:r>
            <w:r w:rsidR="00FD4ED9" w:rsidRPr="0055420E">
              <w:rPr>
                <w:rFonts w:cs="Arial"/>
                <w:sz w:val="20"/>
                <w:szCs w:val="20"/>
                <w:rPrChange w:id="33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at 00:00</w:t>
            </w:r>
            <w:r w:rsidRPr="0055420E">
              <w:rPr>
                <w:rFonts w:cs="Arial"/>
                <w:sz w:val="20"/>
                <w:szCs w:val="20"/>
                <w:rPrChange w:id="33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.</w:t>
            </w:r>
          </w:p>
          <w:p w14:paraId="56B9E87B" w14:textId="455A10AB" w:rsidR="00704F6A" w:rsidRPr="0055420E" w:rsidRDefault="00704F6A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32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del w:id="333" w:author="Batra Yogesh (EXT)" w:date="2018-04-04T17:19:00Z">
              <w:r w:rsidRPr="0055420E" w:rsidDel="002C5A00">
                <w:rPr>
                  <w:rFonts w:cs="Arial"/>
                  <w:b/>
                  <w:i/>
                  <w:sz w:val="20"/>
                  <w:szCs w:val="20"/>
                  <w:rPrChange w:id="334" w:author="Shah Ashay" w:date="2018-04-16T16:10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delText>Valida</w:delText>
              </w:r>
            </w:del>
            <w:ins w:id="335" w:author="Batra Yogesh (EXT)" w:date="2018-04-04T17:19:00Z">
              <w:r w:rsidR="002C5A00" w:rsidRPr="0055420E">
                <w:rPr>
                  <w:rFonts w:cs="Arial"/>
                  <w:b/>
                  <w:i/>
                  <w:sz w:val="20"/>
                  <w:szCs w:val="20"/>
                  <w:rPrChange w:id="336" w:author="Shah Ashay" w:date="2018-04-16T16:10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>Valid</w:t>
              </w:r>
            </w:ins>
            <w:r w:rsidRPr="0055420E">
              <w:rPr>
                <w:rFonts w:cs="Arial"/>
                <w:b/>
                <w:i/>
                <w:sz w:val="20"/>
                <w:szCs w:val="20"/>
                <w:rPrChange w:id="337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 From </w:t>
            </w:r>
            <w:r w:rsidR="00FD4ED9" w:rsidRPr="0055420E">
              <w:rPr>
                <w:rFonts w:cs="Arial"/>
                <w:sz w:val="20"/>
                <w:szCs w:val="20"/>
                <w:rPrChange w:id="33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is shown as the current production date without time</w:t>
            </w:r>
          </w:p>
          <w:p w14:paraId="35188E80" w14:textId="7F774C04" w:rsidR="00704F6A" w:rsidRPr="0055420E" w:rsidRDefault="00704F6A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39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40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Analysis Status as </w:t>
            </w:r>
            <w:r w:rsidRPr="0055420E">
              <w:rPr>
                <w:rFonts w:cs="Arial"/>
                <w:i/>
                <w:sz w:val="20"/>
                <w:szCs w:val="20"/>
                <w:rPrChange w:id="341" w:author="Shah Ashay" w:date="2018-04-16T16:10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New</w:t>
            </w:r>
            <w:r w:rsidR="00FD4ED9" w:rsidRPr="0055420E">
              <w:rPr>
                <w:rFonts w:cs="Arial"/>
                <w:i/>
                <w:sz w:val="20"/>
                <w:szCs w:val="20"/>
                <w:rPrChange w:id="342" w:author="Shah Ashay" w:date="2018-04-16T16:10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(Dropdown List)</w:t>
            </w:r>
          </w:p>
          <w:p w14:paraId="0A1F99D9" w14:textId="53D3C3CE" w:rsidR="00704F6A" w:rsidRPr="0055420E" w:rsidRDefault="00704F6A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43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44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Sampling Method as </w:t>
            </w:r>
            <w:r w:rsidR="00FD4ED9" w:rsidRPr="0055420E">
              <w:rPr>
                <w:rFonts w:cs="Arial"/>
                <w:i/>
                <w:sz w:val="20"/>
                <w:szCs w:val="20"/>
                <w:rPrChange w:id="345" w:author="Shah Ashay" w:date="2018-04-16T16:10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default “</w:t>
            </w:r>
            <w:ins w:id="346" w:author="Prakash Atul (Ext)" w:date="2018-03-27T19:49:00Z">
              <w:r w:rsidR="001F4DFF" w:rsidRPr="0055420E">
                <w:rPr>
                  <w:rFonts w:cs="Arial"/>
                  <w:i/>
                  <w:sz w:val="20"/>
                  <w:szCs w:val="20"/>
                  <w:rPrChange w:id="347" w:author="Shah Ashay" w:date="2018-04-16T16:10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t>*Spot</w:t>
              </w:r>
            </w:ins>
            <w:del w:id="348" w:author="Prakash Atul (Ext)" w:date="2018-03-27T19:43:00Z">
              <w:r w:rsidR="00FD4ED9" w:rsidRPr="0055420E" w:rsidDel="00235894">
                <w:rPr>
                  <w:rFonts w:cs="Arial"/>
                  <w:i/>
                  <w:sz w:val="20"/>
                  <w:szCs w:val="20"/>
                  <w:rPrChange w:id="349" w:author="Shah Ashay" w:date="2018-04-16T16:10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delText>Day Sampler</w:delText>
              </w:r>
            </w:del>
            <w:r w:rsidR="00FD4ED9" w:rsidRPr="0055420E">
              <w:rPr>
                <w:rFonts w:cs="Arial"/>
                <w:i/>
                <w:sz w:val="20"/>
                <w:szCs w:val="20"/>
                <w:rPrChange w:id="350" w:author="Shah Ashay" w:date="2018-04-16T16:10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” </w:t>
            </w:r>
            <w:del w:id="351" w:author="Prakash Atul (Ext)" w:date="2018-03-27T19:43:00Z">
              <w:r w:rsidR="00FD4ED9" w:rsidRPr="0055420E" w:rsidDel="00235894">
                <w:rPr>
                  <w:rFonts w:cs="Arial"/>
                  <w:i/>
                  <w:color w:val="FF0000"/>
                  <w:sz w:val="20"/>
                  <w:szCs w:val="20"/>
                  <w:rPrChange w:id="352" w:author="Shah Ashay" w:date="2018-04-16T16:10:00Z">
                    <w:rPr>
                      <w:rFonts w:asciiTheme="minorHAnsi" w:hAnsiTheme="minorHAnsi"/>
                      <w:i/>
                      <w:color w:val="FF0000"/>
                      <w:sz w:val="20"/>
                      <w:szCs w:val="20"/>
                    </w:rPr>
                  </w:rPrChange>
                </w:rPr>
                <w:delText>(Read-Only)</w:delText>
              </w:r>
            </w:del>
          </w:p>
          <w:p w14:paraId="72435944" w14:textId="464273FB" w:rsidR="00FD4ED9" w:rsidRPr="0055420E" w:rsidRDefault="00FD4ED9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53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54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Pressure[psig] </w:t>
            </w:r>
            <w:del w:id="355" w:author="Prakash Atul (Ext)" w:date="2018-03-27T19:43:00Z">
              <w:r w:rsidRPr="0055420E" w:rsidDel="001F4DFF">
                <w:rPr>
                  <w:rFonts w:cs="Arial"/>
                  <w:b/>
                  <w:i/>
                  <w:color w:val="FF0000"/>
                  <w:sz w:val="20"/>
                  <w:szCs w:val="20"/>
                  <w:rPrChange w:id="356" w:author="Shah Ashay" w:date="2018-04-16T16:10:00Z">
                    <w:rPr>
                      <w:rFonts w:asciiTheme="minorHAnsi" w:hAnsiTheme="minorHAnsi"/>
                      <w:b/>
                      <w:i/>
                      <w:color w:val="FF0000"/>
                      <w:sz w:val="20"/>
                      <w:szCs w:val="20"/>
                    </w:rPr>
                  </w:rPrChange>
                </w:rPr>
                <w:delText>(Madatory)</w:delText>
              </w:r>
            </w:del>
          </w:p>
          <w:p w14:paraId="06D90A66" w14:textId="30FB7EAF" w:rsidR="00FD4ED9" w:rsidRPr="0055420E" w:rsidRDefault="00FD4ED9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57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58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Temperature[F]</w:t>
            </w:r>
            <w:r w:rsidRPr="0055420E">
              <w:rPr>
                <w:rFonts w:cs="Arial"/>
                <w:b/>
                <w:i/>
                <w:color w:val="FF0000"/>
                <w:sz w:val="20"/>
                <w:szCs w:val="20"/>
                <w:rPrChange w:id="359" w:author="Shah Ashay" w:date="2018-04-16T16:10:00Z">
                  <w:rPr>
                    <w:rFonts w:asciiTheme="minorHAnsi" w:hAnsiTheme="minorHAnsi"/>
                    <w:b/>
                    <w:i/>
                    <w:color w:val="FF0000"/>
                    <w:sz w:val="20"/>
                    <w:szCs w:val="20"/>
                  </w:rPr>
                </w:rPrChange>
              </w:rPr>
              <w:t xml:space="preserve"> </w:t>
            </w:r>
            <w:del w:id="360" w:author="Prakash Atul (Ext)" w:date="2018-03-27T19:43:00Z">
              <w:r w:rsidRPr="0055420E" w:rsidDel="001F4DFF">
                <w:rPr>
                  <w:rFonts w:cs="Arial"/>
                  <w:b/>
                  <w:i/>
                  <w:color w:val="FF0000"/>
                  <w:sz w:val="20"/>
                  <w:szCs w:val="20"/>
                  <w:rPrChange w:id="361" w:author="Shah Ashay" w:date="2018-04-16T16:10:00Z">
                    <w:rPr>
                      <w:rFonts w:asciiTheme="minorHAnsi" w:hAnsiTheme="minorHAnsi"/>
                      <w:b/>
                      <w:i/>
                      <w:color w:val="FF0000"/>
                      <w:sz w:val="20"/>
                      <w:szCs w:val="20"/>
                    </w:rPr>
                  </w:rPrChange>
                </w:rPr>
                <w:delText>(Mandatory)</w:delText>
              </w:r>
            </w:del>
          </w:p>
          <w:p w14:paraId="578F40AB" w14:textId="3F7760AE" w:rsidR="00FD4ED9" w:rsidRPr="0055420E" w:rsidRDefault="00FD4ED9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62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63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API@60F[API] </w:t>
            </w:r>
            <w:del w:id="364" w:author="Prakash Atul (Ext)" w:date="2018-03-27T19:43:00Z">
              <w:r w:rsidRPr="0055420E" w:rsidDel="001F4DFF">
                <w:rPr>
                  <w:rFonts w:cs="Arial"/>
                  <w:b/>
                  <w:i/>
                  <w:color w:val="FF0000"/>
                  <w:sz w:val="20"/>
                  <w:szCs w:val="20"/>
                  <w:rPrChange w:id="365" w:author="Shah Ashay" w:date="2018-04-16T16:10:00Z">
                    <w:rPr>
                      <w:rFonts w:asciiTheme="minorHAnsi" w:hAnsiTheme="minorHAnsi"/>
                      <w:b/>
                      <w:i/>
                      <w:color w:val="FF0000"/>
                      <w:sz w:val="20"/>
                      <w:szCs w:val="20"/>
                    </w:rPr>
                  </w:rPrChange>
                </w:rPr>
                <w:delText>(Mandatory)</w:delText>
              </w:r>
            </w:del>
          </w:p>
          <w:p w14:paraId="29E75A5E" w14:textId="3C3B6BDA" w:rsidR="00FD4ED9" w:rsidRPr="0055420E" w:rsidRDefault="00FD4ED9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66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67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Specific Gravity</w:t>
            </w:r>
          </w:p>
          <w:p w14:paraId="4EA565AF" w14:textId="44B960B7" w:rsidR="00FD4ED9" w:rsidRPr="0055420E" w:rsidRDefault="00FD4ED9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68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69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Stream Name 2</w:t>
            </w:r>
            <w:r w:rsidR="009A4EE1" w:rsidRPr="0055420E">
              <w:rPr>
                <w:rFonts w:cs="Arial"/>
                <w:i/>
                <w:color w:val="FF0000"/>
                <w:sz w:val="20"/>
                <w:szCs w:val="20"/>
                <w:rPrChange w:id="370" w:author="Shah Ashay" w:date="2018-04-16T16:10:00Z">
                  <w:rPr>
                    <w:rFonts w:asciiTheme="minorHAnsi" w:hAnsiTheme="minorHAnsi"/>
                    <w:i/>
                    <w:color w:val="FF0000"/>
                    <w:sz w:val="20"/>
                    <w:szCs w:val="20"/>
                  </w:rPr>
                </w:rPrChange>
              </w:rPr>
              <w:t>(Read-Only)</w:t>
            </w:r>
          </w:p>
          <w:p w14:paraId="1AF0C352" w14:textId="207332E6" w:rsidR="00FD4ED9" w:rsidRPr="0055420E" w:rsidRDefault="00FD4ED9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71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72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BS&amp;W[%]</w:t>
            </w:r>
            <w:r w:rsidRPr="0055420E">
              <w:rPr>
                <w:rFonts w:cs="Arial"/>
                <w:b/>
                <w:i/>
                <w:color w:val="FF0000"/>
                <w:sz w:val="20"/>
                <w:szCs w:val="20"/>
                <w:rPrChange w:id="373" w:author="Shah Ashay" w:date="2018-04-16T16:10:00Z">
                  <w:rPr>
                    <w:rFonts w:asciiTheme="minorHAnsi" w:hAnsiTheme="minorHAnsi"/>
                    <w:b/>
                    <w:i/>
                    <w:color w:val="FF0000"/>
                    <w:sz w:val="20"/>
                    <w:szCs w:val="20"/>
                  </w:rPr>
                </w:rPrChange>
              </w:rPr>
              <w:t>(Mandatory)</w:t>
            </w:r>
          </w:p>
          <w:p w14:paraId="48BAD69A" w14:textId="474A7850" w:rsidR="00FD4ED9" w:rsidRPr="0055420E" w:rsidRDefault="00FD4ED9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74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75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Reid Vapor Pressure[psia]</w:t>
            </w:r>
          </w:p>
          <w:p w14:paraId="0EF68143" w14:textId="634FE346" w:rsidR="00FD4ED9" w:rsidRPr="0055420E" w:rsidRDefault="00FD4ED9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76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77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RPV@06:00[psia]</w:t>
            </w:r>
          </w:p>
          <w:p w14:paraId="0ACEE2E1" w14:textId="44B3D9E9" w:rsidR="00FD4ED9" w:rsidRPr="0055420E" w:rsidRDefault="00FD4ED9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78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79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Water Cut Monitor</w:t>
            </w:r>
          </w:p>
          <w:p w14:paraId="42BB9A88" w14:textId="2306F329" w:rsidR="00FD4ED9" w:rsidRPr="0055420E" w:rsidRDefault="00FD4ED9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80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81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Shringage Factor[%]</w:t>
            </w:r>
            <w:r w:rsidR="009A4EE1" w:rsidRPr="0055420E">
              <w:rPr>
                <w:rFonts w:cs="Arial"/>
                <w:b/>
                <w:i/>
                <w:sz w:val="20"/>
                <w:szCs w:val="20"/>
                <w:rPrChange w:id="382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 </w:t>
            </w:r>
            <w:del w:id="383" w:author="Prakash Atul (Ext)" w:date="2018-03-27T19:44:00Z">
              <w:r w:rsidR="009A4EE1" w:rsidRPr="0055420E" w:rsidDel="001F4DFF">
                <w:rPr>
                  <w:rFonts w:cs="Arial"/>
                  <w:b/>
                  <w:i/>
                  <w:color w:val="FF0000"/>
                  <w:sz w:val="20"/>
                  <w:szCs w:val="20"/>
                  <w:rPrChange w:id="384" w:author="Shah Ashay" w:date="2018-04-16T16:10:00Z">
                    <w:rPr>
                      <w:rFonts w:asciiTheme="minorHAnsi" w:hAnsiTheme="minorHAnsi"/>
                      <w:b/>
                      <w:i/>
                      <w:color w:val="FF0000"/>
                      <w:sz w:val="20"/>
                      <w:szCs w:val="20"/>
                    </w:rPr>
                  </w:rPrChange>
                </w:rPr>
                <w:delText>(Mandatory)</w:delText>
              </w:r>
            </w:del>
          </w:p>
          <w:p w14:paraId="72335FE4" w14:textId="46538968" w:rsidR="00FD4ED9" w:rsidRPr="0055420E" w:rsidRDefault="00FD4ED9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85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86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Temp[%]</w:t>
            </w:r>
          </w:p>
          <w:p w14:paraId="0DCB3659" w14:textId="5FCEEF85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87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88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Pour point</w:t>
            </w:r>
          </w:p>
          <w:p w14:paraId="20C7A439" w14:textId="67354F01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89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90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Sign (Dropdown List)</w:t>
            </w:r>
          </w:p>
          <w:p w14:paraId="0324D9F2" w14:textId="0519BC19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91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92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Temp[F]</w:t>
            </w:r>
          </w:p>
          <w:p w14:paraId="4751AEE6" w14:textId="03E7D37F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93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94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Pipeline Press[psig]</w:t>
            </w:r>
          </w:p>
          <w:p w14:paraId="6FA973B2" w14:textId="4E5EC556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95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96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Temp[F]</w:t>
            </w:r>
          </w:p>
          <w:p w14:paraId="24C5599F" w14:textId="4EEC2D27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397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398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Tanker Press[psig]</w:t>
            </w:r>
          </w:p>
          <w:p w14:paraId="558D0DA1" w14:textId="318FADCA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ins w:id="399" w:author="Prakash Atul (Ext)" w:date="2018-03-27T19:46:00Z"/>
                <w:rFonts w:cs="Arial"/>
                <w:color w:val="0070C0"/>
                <w:sz w:val="20"/>
                <w:szCs w:val="20"/>
                <w:rPrChange w:id="400" w:author="Shah Ashay" w:date="2018-04-16T16:10:00Z">
                  <w:rPr>
                    <w:ins w:id="401" w:author="Prakash Atul (Ext)" w:date="2018-03-27T19:46:00Z"/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402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Temp[F]</w:t>
            </w:r>
          </w:p>
          <w:p w14:paraId="700ADBAC" w14:textId="15341976" w:rsidR="001F4DFF" w:rsidRPr="0055420E" w:rsidRDefault="001F4DFF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403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ins w:id="404" w:author="Prakash Atul (Ext)" w:date="2018-03-27T19:46:00Z">
              <w:r w:rsidRPr="0055420E">
                <w:rPr>
                  <w:rFonts w:cs="Arial"/>
                  <w:b/>
                  <w:i/>
                  <w:sz w:val="20"/>
                  <w:szCs w:val="20"/>
                  <w:rPrChange w:id="405" w:author="Shah Ashay" w:date="2018-04-16T16:10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>Salinity</w:t>
              </w:r>
            </w:ins>
          </w:p>
          <w:p w14:paraId="3C41C10C" w14:textId="0E4983D2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406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del w:id="407" w:author="Batra Yogesh (EXT)" w:date="2018-04-04T17:19:00Z">
              <w:r w:rsidRPr="0055420E" w:rsidDel="002C5A00">
                <w:rPr>
                  <w:rFonts w:cs="Arial"/>
                  <w:b/>
                  <w:i/>
                  <w:sz w:val="20"/>
                  <w:szCs w:val="20"/>
                  <w:rPrChange w:id="408" w:author="Shah Ashay" w:date="2018-04-16T16:10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delText>Condesnate</w:delText>
              </w:r>
            </w:del>
            <w:ins w:id="409" w:author="Batra Yogesh (EXT)" w:date="2018-04-04T17:19:00Z">
              <w:r w:rsidR="002C5A00" w:rsidRPr="0055420E">
                <w:rPr>
                  <w:rFonts w:cs="Arial"/>
                  <w:b/>
                  <w:i/>
                  <w:sz w:val="20"/>
                  <w:szCs w:val="20"/>
                  <w:rPrChange w:id="410" w:author="Shah Ashay" w:date="2018-04-16T16:10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>Condensate</w:t>
              </w:r>
            </w:ins>
            <w:r w:rsidRPr="0055420E">
              <w:rPr>
                <w:rFonts w:cs="Arial"/>
                <w:b/>
                <w:i/>
                <w:sz w:val="20"/>
                <w:szCs w:val="20"/>
                <w:rPrChange w:id="411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 Flash Sample Vol[bbl]</w:t>
            </w:r>
          </w:p>
          <w:p w14:paraId="3E9B2D79" w14:textId="61C3D0E6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412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413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Gas Weight[g/mol]</w:t>
            </w:r>
          </w:p>
          <w:p w14:paraId="3031F1A8" w14:textId="32BEA90F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414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415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Heating Value [BTU/scf]</w:t>
            </w:r>
          </w:p>
          <w:p w14:paraId="57686483" w14:textId="0EE91514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416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417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Mol Wt [g/mol]</w:t>
            </w:r>
          </w:p>
          <w:p w14:paraId="1EDA4668" w14:textId="32866DFB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418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419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Compressibility[Z]</w:t>
            </w:r>
          </w:p>
          <w:p w14:paraId="6A360D3F" w14:textId="63125D45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420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421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Fe[ppm]</w:t>
            </w:r>
          </w:p>
          <w:p w14:paraId="5291061E" w14:textId="24FE06A9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422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423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Hgp[µg/kg]</w:t>
            </w:r>
          </w:p>
          <w:p w14:paraId="40523745" w14:textId="517A4DF8" w:rsidR="009A4EE1" w:rsidRPr="0055420E" w:rsidRDefault="009A4EE1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424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425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Stream Name (Read-only)</w:t>
            </w:r>
          </w:p>
          <w:p w14:paraId="19CC1EA8" w14:textId="10AF7E8A" w:rsidR="009A4EE1" w:rsidRPr="0055420E" w:rsidRDefault="009A4EE1" w:rsidP="009A4EE1">
            <w:pPr>
              <w:rPr>
                <w:rFonts w:cs="Arial"/>
                <w:sz w:val="20"/>
                <w:szCs w:val="20"/>
                <w:rPrChange w:id="42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2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Analysis Status options are included as follows :</w:t>
            </w:r>
          </w:p>
          <w:p w14:paraId="5C2CA4EC" w14:textId="77777777" w:rsidR="009A4EE1" w:rsidRPr="0055420E" w:rsidRDefault="009A4EE1" w:rsidP="009A4EE1">
            <w:pPr>
              <w:keepNext/>
              <w:keepLines/>
              <w:rPr>
                <w:rFonts w:cs="Arial"/>
                <w:sz w:val="20"/>
                <w:szCs w:val="20"/>
                <w:rPrChange w:id="42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2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*New</w:t>
            </w:r>
            <w:r w:rsidRPr="0055420E">
              <w:rPr>
                <w:rFonts w:cs="Arial"/>
                <w:sz w:val="20"/>
                <w:szCs w:val="20"/>
                <w:rPrChange w:id="43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Approved</w:t>
            </w:r>
            <w:r w:rsidRPr="0055420E">
              <w:rPr>
                <w:rFonts w:cs="Arial"/>
                <w:sz w:val="20"/>
                <w:szCs w:val="20"/>
                <w:rPrChange w:id="43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Rejected</w:t>
            </w:r>
            <w:r w:rsidRPr="0055420E">
              <w:rPr>
                <w:rFonts w:cs="Arial"/>
                <w:sz w:val="20"/>
                <w:szCs w:val="20"/>
                <w:rPrChange w:id="43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Information</w:t>
            </w:r>
          </w:p>
          <w:p w14:paraId="5AB3E586" w14:textId="77777777" w:rsidR="009A4EE1" w:rsidRPr="0055420E" w:rsidRDefault="009A4EE1" w:rsidP="009A4EE1">
            <w:pPr>
              <w:keepNext/>
              <w:keepLines/>
              <w:rPr>
                <w:rFonts w:cs="Arial"/>
                <w:sz w:val="20"/>
                <w:szCs w:val="20"/>
                <w:rPrChange w:id="433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4EE3C851" w14:textId="63DB8A9C" w:rsidR="009A4EE1" w:rsidRPr="0055420E" w:rsidRDefault="009A4EE1" w:rsidP="009A4EE1">
            <w:pPr>
              <w:rPr>
                <w:rFonts w:cs="Arial"/>
                <w:sz w:val="20"/>
                <w:szCs w:val="20"/>
                <w:rPrChange w:id="43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3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Sign options are included as follows :</w:t>
            </w:r>
          </w:p>
          <w:p w14:paraId="669512ED" w14:textId="4390A4AB" w:rsidR="009A4EE1" w:rsidRPr="0055420E" w:rsidRDefault="009A4EE1" w:rsidP="009A4EE1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43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&lt;</w:t>
            </w:r>
            <w:r w:rsidRPr="0055420E">
              <w:rPr>
                <w:rFonts w:cs="Arial"/>
                <w:sz w:val="20"/>
                <w:szCs w:val="20"/>
                <w:rPrChange w:id="43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&gt;</w:t>
            </w:r>
            <w:r w:rsidRPr="0055420E">
              <w:rPr>
                <w:rFonts w:cs="Arial"/>
                <w:sz w:val="20"/>
                <w:szCs w:val="20"/>
                <w:rPrChange w:id="43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Pr="0055420E">
              <w:rPr>
                <w:rFonts w:cs="Arial"/>
                <w:color w:val="000000" w:themeColor="text1"/>
                <w:sz w:val="20"/>
                <w:szCs w:val="20"/>
              </w:rPr>
              <w:lastRenderedPageBreak/>
              <w:t xml:space="preserve">In Composition Windows shown </w:t>
            </w:r>
            <w:del w:id="439" w:author="Batra Yogesh (EXT)" w:date="2018-04-04T17:19:00Z">
              <w:r w:rsidRPr="0055420E" w:rsidDel="002C5A00">
                <w:rPr>
                  <w:rFonts w:cs="Arial"/>
                  <w:color w:val="000000" w:themeColor="text1"/>
                  <w:sz w:val="20"/>
                  <w:szCs w:val="20"/>
                </w:rPr>
                <w:delText>bottons</w:delText>
              </w:r>
            </w:del>
            <w:ins w:id="440" w:author="Batra Yogesh (EXT)" w:date="2018-04-04T17:19:00Z">
              <w:r w:rsidR="002C5A00" w:rsidRPr="0055420E">
                <w:rPr>
                  <w:rFonts w:cs="Arial"/>
                  <w:color w:val="000000" w:themeColor="text1"/>
                  <w:sz w:val="20"/>
                  <w:szCs w:val="20"/>
                </w:rPr>
                <w:t>buttons</w:t>
              </w:r>
            </w:ins>
            <w:r w:rsidRPr="0055420E">
              <w:rPr>
                <w:rFonts w:cs="Arial"/>
                <w:color w:val="000000" w:themeColor="text1"/>
                <w:sz w:val="20"/>
                <w:szCs w:val="20"/>
              </w:rPr>
              <w:t xml:space="preserve"> “Mol</w:t>
            </w:r>
            <w:r w:rsidRPr="0055420E">
              <w:rPr>
                <w:rFonts w:cs="Arial"/>
                <w:color w:val="000000" w:themeColor="text1"/>
                <w:sz w:val="20"/>
                <w:szCs w:val="20"/>
              </w:rPr>
              <w:sym w:font="Wingdings" w:char="F0DF"/>
            </w:r>
            <w:r w:rsidRPr="0055420E">
              <w:rPr>
                <w:rFonts w:cs="Arial"/>
                <w:color w:val="000000" w:themeColor="text1"/>
                <w:sz w:val="20"/>
                <w:szCs w:val="20"/>
              </w:rPr>
              <w:t>&gt;Wt” and “Normalize”</w:t>
            </w:r>
          </w:p>
          <w:p w14:paraId="73F959A2" w14:textId="77777777" w:rsidR="009A4EE1" w:rsidRPr="0055420E" w:rsidRDefault="009A4EE1" w:rsidP="009A4EE1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53F33DD4" w14:textId="5ECF3329" w:rsidR="009A4EE1" w:rsidRPr="0055420E" w:rsidRDefault="009A4EE1" w:rsidP="009A4EE1">
            <w:pPr>
              <w:rPr>
                <w:rFonts w:cs="Arial"/>
                <w:sz w:val="20"/>
                <w:szCs w:val="20"/>
                <w:rPrChange w:id="44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4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 xml:space="preserve">• </w:t>
            </w:r>
            <w:del w:id="443" w:author="Batra Yogesh (EXT)" w:date="2018-04-04T17:19:00Z">
              <w:r w:rsidRPr="0055420E" w:rsidDel="002C5A00">
                <w:rPr>
                  <w:rFonts w:cs="Arial"/>
                  <w:sz w:val="20"/>
                  <w:szCs w:val="20"/>
                  <w:rPrChange w:id="444" w:author="Shah Ashay" w:date="2018-04-16T16:10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Composistion</w:delText>
              </w:r>
            </w:del>
            <w:ins w:id="445" w:author="Batra Yogesh (EXT)" w:date="2018-04-04T17:19:00Z">
              <w:r w:rsidR="002C5A00" w:rsidRPr="0055420E">
                <w:rPr>
                  <w:rFonts w:cs="Arial"/>
                  <w:sz w:val="20"/>
                  <w:szCs w:val="20"/>
                  <w:rPrChange w:id="446" w:author="Shah Ashay" w:date="2018-04-16T16:10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Composition</w:t>
              </w:r>
            </w:ins>
            <w:r w:rsidRPr="0055420E">
              <w:rPr>
                <w:rFonts w:cs="Arial"/>
                <w:sz w:val="20"/>
                <w:szCs w:val="20"/>
                <w:rPrChange w:id="44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Name</w:t>
            </w:r>
            <w:r w:rsidRPr="0055420E">
              <w:rPr>
                <w:rFonts w:cs="Arial"/>
                <w:sz w:val="20"/>
                <w:szCs w:val="20"/>
                <w:rPrChange w:id="44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Mol[%] (Editable)</w:t>
            </w:r>
            <w:r w:rsidRPr="0055420E">
              <w:rPr>
                <w:rFonts w:cs="Arial"/>
                <w:sz w:val="20"/>
                <w:szCs w:val="20"/>
                <w:rPrChange w:id="44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 xml:space="preserve">(Editable for only </w:t>
            </w:r>
            <w:r w:rsidRPr="0055420E">
              <w:rPr>
                <w:rFonts w:cs="Arial"/>
                <w:sz w:val="20"/>
                <w:szCs w:val="20"/>
                <w:rPrChange w:id="45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 xml:space="preserve">H2S – Hydrogen Sulphide, </w:t>
            </w:r>
            <w:r w:rsidRPr="0055420E">
              <w:rPr>
                <w:rFonts w:cs="Arial"/>
                <w:sz w:val="20"/>
                <w:szCs w:val="20"/>
                <w:rPrChange w:id="45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O2 – Oxygen,</w:t>
            </w:r>
            <w:r w:rsidRPr="0055420E">
              <w:rPr>
                <w:rFonts w:cs="Arial"/>
                <w:sz w:val="20"/>
                <w:szCs w:val="20"/>
                <w:rPrChange w:id="45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 xml:space="preserve">S – Total Sulfur </w:t>
            </w:r>
            <w:r w:rsidRPr="0055420E">
              <w:rPr>
                <w:rFonts w:cs="Arial"/>
                <w:sz w:val="20"/>
                <w:szCs w:val="20"/>
                <w:rPrChange w:id="453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 xml:space="preserve">Hg – Mercury </w:t>
            </w:r>
            <w:r w:rsidRPr="0055420E">
              <w:rPr>
                <w:rFonts w:cs="Arial"/>
                <w:sz w:val="20"/>
                <w:szCs w:val="20"/>
                <w:rPrChange w:id="45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specific users only)</w:t>
            </w:r>
          </w:p>
          <w:p w14:paraId="3597D1E5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5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5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Wt[%](Editable)</w:t>
            </w:r>
            <w:r w:rsidRPr="0055420E">
              <w:rPr>
                <w:rFonts w:cs="Arial"/>
                <w:sz w:val="20"/>
                <w:szCs w:val="20"/>
                <w:rPrChange w:id="45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Mol Wt[g/mol]</w:t>
            </w:r>
          </w:p>
          <w:p w14:paraId="1C5C1CE7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5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5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Specific Gravity</w:t>
            </w:r>
            <w:r w:rsidRPr="0055420E">
              <w:rPr>
                <w:rFonts w:cs="Arial"/>
                <w:sz w:val="20"/>
                <w:szCs w:val="20"/>
                <w:rPrChange w:id="46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Heating Value[BTU/scf]</w:t>
            </w:r>
            <w:r w:rsidRPr="0055420E">
              <w:rPr>
                <w:rFonts w:cs="Arial"/>
                <w:sz w:val="20"/>
                <w:szCs w:val="20"/>
                <w:rPrChange w:id="46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Compressibility[Z]</w:t>
            </w:r>
            <w:r w:rsidRPr="0055420E">
              <w:rPr>
                <w:rFonts w:cs="Arial"/>
                <w:sz w:val="20"/>
                <w:szCs w:val="20"/>
                <w:rPrChange w:id="46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Spot Sample</w:t>
            </w:r>
            <w:r w:rsidRPr="0055420E">
              <w:rPr>
                <w:rFonts w:cs="Arial"/>
                <w:sz w:val="20"/>
                <w:szCs w:val="20"/>
                <w:rPrChange w:id="463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Spot UOM</w:t>
            </w:r>
          </w:p>
          <w:p w14:paraId="14CD942D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6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6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Sampling Date</w:t>
            </w:r>
          </w:p>
          <w:p w14:paraId="2DBA360D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6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5BB850EF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6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6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And the composition records shall be displayed as following:</w:t>
            </w:r>
            <w:r w:rsidRPr="0055420E">
              <w:rPr>
                <w:rFonts w:cs="Arial"/>
                <w:sz w:val="20"/>
                <w:szCs w:val="20"/>
                <w:rPrChange w:id="46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Pr="0055420E">
              <w:rPr>
                <w:rFonts w:cs="Arial"/>
                <w:sz w:val="20"/>
                <w:szCs w:val="20"/>
                <w:rPrChange w:id="47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N2 - Nitrogen</w:t>
            </w:r>
          </w:p>
          <w:p w14:paraId="4905D437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7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7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CO2 - Carbon Dioxide</w:t>
            </w:r>
          </w:p>
          <w:p w14:paraId="7FAB1153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73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7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C1 - Methane</w:t>
            </w:r>
          </w:p>
          <w:p w14:paraId="60C4AB11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7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7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C2 - Ethane</w:t>
            </w:r>
          </w:p>
          <w:p w14:paraId="73E38636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7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7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C3 - Propane</w:t>
            </w:r>
          </w:p>
          <w:p w14:paraId="7AA0BA0D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7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8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NC4 - N-Butane</w:t>
            </w:r>
          </w:p>
          <w:p w14:paraId="030E8F6B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8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8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IC4 - ISO-Butane</w:t>
            </w:r>
          </w:p>
          <w:p w14:paraId="60A0B7BD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83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8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NC5 - N-Pentane</w:t>
            </w:r>
          </w:p>
          <w:p w14:paraId="10B5AC86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8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8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IC5 - ISO-Pentane</w:t>
            </w:r>
          </w:p>
          <w:p w14:paraId="24A85983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8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8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C6 - Hexane</w:t>
            </w:r>
          </w:p>
          <w:p w14:paraId="697EBF58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8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9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C7 - Heptane</w:t>
            </w:r>
          </w:p>
          <w:p w14:paraId="3E7F7B1F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9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9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C8 - Octane</w:t>
            </w:r>
          </w:p>
          <w:p w14:paraId="3BA31A2C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93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9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C9 - Nonane</w:t>
            </w:r>
          </w:p>
          <w:p w14:paraId="7B2FCF84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9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9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H2O - Water</w:t>
            </w:r>
          </w:p>
          <w:p w14:paraId="7438EA5E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9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49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H2S - Hydrogen Sulphide</w:t>
            </w:r>
          </w:p>
          <w:p w14:paraId="46841C3F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49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50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O2 - Oxygen</w:t>
            </w:r>
          </w:p>
          <w:p w14:paraId="553C7FB7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50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50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 - Total Sulfur</w:t>
            </w:r>
          </w:p>
          <w:p w14:paraId="0CFC7FBA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503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50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Hg - Mercury</w:t>
            </w:r>
          </w:p>
          <w:p w14:paraId="4DBCB9CB" w14:textId="77777777" w:rsidR="009A4EE1" w:rsidRPr="0055420E" w:rsidRDefault="009A4EE1" w:rsidP="009A4EE1">
            <w:pPr>
              <w:rPr>
                <w:rFonts w:cs="Arial"/>
                <w:sz w:val="20"/>
                <w:szCs w:val="20"/>
                <w:rPrChange w:id="50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30C458AD" w14:textId="77777777" w:rsidR="009A4EE1" w:rsidRPr="0055420E" w:rsidRDefault="009A4EE1" w:rsidP="009A4EE1">
            <w:pPr>
              <w:keepNext/>
              <w:keepLines/>
              <w:rPr>
                <w:rFonts w:cs="Arial"/>
                <w:sz w:val="20"/>
                <w:szCs w:val="20"/>
                <w:rPrChange w:id="50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50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If there is no data between the From and To dates, there will be a message “no records found…”.</w:t>
            </w:r>
          </w:p>
          <w:p w14:paraId="0BAA37BA" w14:textId="0BD62133" w:rsidR="009A4EE1" w:rsidRPr="0055420E" w:rsidRDefault="009A4EE1" w:rsidP="009A4EE1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58" w:type="pct"/>
            <w:tcPrChange w:id="508" w:author="Batra Yogesh (EXT)" w:date="2018-04-13T12:36:00Z">
              <w:tcPr>
                <w:tcW w:w="1980" w:type="dxa"/>
              </w:tcPr>
            </w:tcPrChange>
          </w:tcPr>
          <w:p w14:paraId="0BAA37BB" w14:textId="77777777" w:rsidR="00704F6A" w:rsidRPr="0055420E" w:rsidRDefault="00704F6A" w:rsidP="00704F6A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704F6A" w:rsidRPr="00437B91" w14:paraId="0BAA37C1" w14:textId="77777777" w:rsidTr="00437B91">
        <w:tc>
          <w:tcPr>
            <w:tcW w:w="369" w:type="pct"/>
            <w:shd w:val="clear" w:color="auto" w:fill="C6D9F1" w:themeFill="text2" w:themeFillTint="33"/>
            <w:tcPrChange w:id="509" w:author="Batra Yogesh (EXT)" w:date="2018-04-13T12:36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BD" w14:textId="77777777" w:rsidR="00704F6A" w:rsidRPr="0055420E" w:rsidRDefault="00704F6A" w:rsidP="00704F6A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510" w:author="Batra Yogesh (EXT)" w:date="2018-04-13T12:36:00Z">
              <w:tcPr>
                <w:tcW w:w="3630" w:type="dxa"/>
              </w:tcPr>
            </w:tcPrChange>
          </w:tcPr>
          <w:p w14:paraId="0BAA37BE" w14:textId="795DC909" w:rsidR="00704F6A" w:rsidRPr="0055420E" w:rsidRDefault="00704F6A" w:rsidP="00704F6A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51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Select the Stream Name from the drop down list or pre-populated based on the hierarchy selection.</w:t>
            </w:r>
          </w:p>
        </w:tc>
        <w:tc>
          <w:tcPr>
            <w:tcW w:w="1635" w:type="pct"/>
            <w:tcPrChange w:id="512" w:author="Batra Yogesh (EXT)" w:date="2018-04-13T12:36:00Z">
              <w:tcPr>
                <w:tcW w:w="3060" w:type="dxa"/>
              </w:tcPr>
            </w:tcPrChange>
          </w:tcPr>
          <w:p w14:paraId="0BAA37BF" w14:textId="1DF648BF" w:rsidR="00704F6A" w:rsidRPr="0055420E" w:rsidRDefault="00704F6A" w:rsidP="00704F6A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513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Records displays the stream name.</w:t>
            </w:r>
          </w:p>
        </w:tc>
        <w:tc>
          <w:tcPr>
            <w:tcW w:w="1058" w:type="pct"/>
            <w:tcPrChange w:id="514" w:author="Batra Yogesh (EXT)" w:date="2018-04-13T12:36:00Z">
              <w:tcPr>
                <w:tcW w:w="1980" w:type="dxa"/>
              </w:tcPr>
            </w:tcPrChange>
          </w:tcPr>
          <w:p w14:paraId="0BAA37C0" w14:textId="4EA38AE0" w:rsidR="00704F6A" w:rsidRPr="0055420E" w:rsidRDefault="00704F6A" w:rsidP="00704F6A">
            <w:pPr>
              <w:keepNext/>
              <w:keepLines/>
              <w:rPr>
                <w:rFonts w:cs="Arial"/>
                <w:sz w:val="20"/>
                <w:szCs w:val="20"/>
                <w:rPrChange w:id="51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</w:tr>
      <w:tr w:rsidR="00704F6A" w:rsidRPr="00437B91" w14:paraId="105E1B73" w14:textId="77777777" w:rsidTr="00437B91">
        <w:tc>
          <w:tcPr>
            <w:tcW w:w="369" w:type="pct"/>
            <w:shd w:val="clear" w:color="auto" w:fill="C6D9F1" w:themeFill="text2" w:themeFillTint="33"/>
            <w:tcPrChange w:id="516" w:author="Batra Yogesh (EXT)" w:date="2018-04-13T12:36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3724E41" w14:textId="77777777" w:rsidR="00704F6A" w:rsidRPr="0055420E" w:rsidRDefault="00704F6A" w:rsidP="00704F6A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517" w:author="Batra Yogesh (EXT)" w:date="2018-04-13T12:36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0C517F36" w14:textId="77777777" w:rsidR="00704F6A" w:rsidRPr="0055420E" w:rsidRDefault="00704F6A" w:rsidP="00704F6A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51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51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Change the below fields  to record the actual analysis date.</w:t>
            </w:r>
          </w:p>
          <w:p w14:paraId="2D89FA75" w14:textId="77777777" w:rsidR="00704F6A" w:rsidRPr="0055420E" w:rsidRDefault="00704F6A" w:rsidP="00704F6A">
            <w:pPr>
              <w:pStyle w:val="TableText"/>
              <w:keepNext/>
              <w:keepLines/>
              <w:numPr>
                <w:ilvl w:val="0"/>
                <w:numId w:val="7"/>
              </w:numPr>
              <w:rPr>
                <w:rFonts w:cs="Arial"/>
                <w:sz w:val="20"/>
                <w:szCs w:val="20"/>
                <w:rPrChange w:id="52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521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Date</w:t>
            </w:r>
          </w:p>
          <w:p w14:paraId="03311B2A" w14:textId="215A2B0E" w:rsidR="00704F6A" w:rsidRPr="0055420E" w:rsidRDefault="00704F6A" w:rsidP="00704F6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52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Valid From</w:t>
            </w:r>
          </w:p>
        </w:tc>
        <w:tc>
          <w:tcPr>
            <w:tcW w:w="1635" w:type="pct"/>
            <w:tcBorders>
              <w:bottom w:val="single" w:sz="4" w:space="0" w:color="auto"/>
            </w:tcBorders>
            <w:tcPrChange w:id="523" w:author="Batra Yogesh (EXT)" w:date="2018-04-13T12:36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0DEBBE01" w14:textId="1B3275AE" w:rsidR="00704F6A" w:rsidRPr="0055420E" w:rsidRDefault="00704F6A" w:rsidP="00704F6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52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Records displays the Date and Valid From 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tcPrChange w:id="525" w:author="Batra Yogesh (EXT)" w:date="2018-04-13T12:36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27E4D222" w14:textId="77777777" w:rsidR="00704F6A" w:rsidRPr="0055420E" w:rsidRDefault="00704F6A" w:rsidP="00704F6A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704F6A" w:rsidRPr="00437B91" w14:paraId="04522E76" w14:textId="77777777" w:rsidTr="00437B91">
        <w:tc>
          <w:tcPr>
            <w:tcW w:w="369" w:type="pct"/>
            <w:shd w:val="clear" w:color="auto" w:fill="C6D9F1" w:themeFill="text2" w:themeFillTint="33"/>
            <w:tcPrChange w:id="526" w:author="Batra Yogesh (EXT)" w:date="2018-04-13T12:36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66B57E3D" w14:textId="77777777" w:rsidR="00704F6A" w:rsidRPr="0055420E" w:rsidRDefault="00704F6A" w:rsidP="00704F6A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527" w:author="Batra Yogesh (EXT)" w:date="2018-04-13T12:36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5BB8DB3A" w14:textId="79D95386" w:rsidR="00704F6A" w:rsidRPr="0055420E" w:rsidRDefault="00704F6A" w:rsidP="00704F6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52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Update Analysis Status , if required</w:t>
            </w:r>
          </w:p>
        </w:tc>
        <w:tc>
          <w:tcPr>
            <w:tcW w:w="1635" w:type="pct"/>
            <w:tcBorders>
              <w:bottom w:val="single" w:sz="4" w:space="0" w:color="auto"/>
            </w:tcBorders>
            <w:tcPrChange w:id="529" w:author="Batra Yogesh (EXT)" w:date="2018-04-13T12:36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5DBF1D94" w14:textId="2166282E" w:rsidR="00704F6A" w:rsidRPr="0055420E" w:rsidRDefault="00704F6A" w:rsidP="00704F6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53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Analysis Status is displayed. 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tcPrChange w:id="531" w:author="Batra Yogesh (EXT)" w:date="2018-04-13T12:36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07DEAAFC" w14:textId="3885B505" w:rsidR="00704F6A" w:rsidRPr="0055420E" w:rsidRDefault="00704F6A" w:rsidP="00704F6A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704F6A" w:rsidRPr="00437B91" w14:paraId="52B9B993" w14:textId="77777777" w:rsidTr="00437B91">
        <w:tc>
          <w:tcPr>
            <w:tcW w:w="369" w:type="pct"/>
            <w:shd w:val="clear" w:color="auto" w:fill="C6D9F1" w:themeFill="text2" w:themeFillTint="33"/>
            <w:tcPrChange w:id="532" w:author="Batra Yogesh (EXT)" w:date="2018-04-13T12:36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3B36A65B" w14:textId="77777777" w:rsidR="00704F6A" w:rsidRPr="0055420E" w:rsidRDefault="00704F6A" w:rsidP="00704F6A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533" w:author="Batra Yogesh (EXT)" w:date="2018-04-13T12:36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3A98C7C0" w14:textId="672020C9" w:rsidR="00704F6A" w:rsidRPr="0055420E" w:rsidRDefault="00704F6A" w:rsidP="00704F6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53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Update Sampling Method , if required</w:t>
            </w:r>
          </w:p>
        </w:tc>
        <w:tc>
          <w:tcPr>
            <w:tcW w:w="1635" w:type="pct"/>
            <w:tcBorders>
              <w:bottom w:val="single" w:sz="4" w:space="0" w:color="auto"/>
            </w:tcBorders>
            <w:tcPrChange w:id="535" w:author="Batra Yogesh (EXT)" w:date="2018-04-13T12:36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1233F0A9" w14:textId="5696A213" w:rsidR="00704F6A" w:rsidRPr="0055420E" w:rsidRDefault="00704F6A" w:rsidP="00704F6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53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Analysis Status is displayed. 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tcPrChange w:id="537" w:author="Batra Yogesh (EXT)" w:date="2018-04-13T12:36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6DA44A0D" w14:textId="67BBFEB6" w:rsidR="00704F6A" w:rsidRPr="0055420E" w:rsidRDefault="00704F6A" w:rsidP="00704F6A">
            <w:pPr>
              <w:pStyle w:val="TableText"/>
              <w:keepNext/>
              <w:keepLines/>
              <w:spacing w:after="0"/>
              <w:ind w:left="360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704F6A" w:rsidRPr="00437B91" w:rsidDel="00C758E5" w14:paraId="180CBB91" w14:textId="44ACB834" w:rsidTr="00437B91">
        <w:trPr>
          <w:del w:id="538" w:author="Prakash Atul (Ext)" w:date="2018-03-27T19:54:00Z"/>
        </w:trPr>
        <w:tc>
          <w:tcPr>
            <w:tcW w:w="369" w:type="pct"/>
            <w:shd w:val="clear" w:color="auto" w:fill="C6D9F1" w:themeFill="text2" w:themeFillTint="33"/>
            <w:tcPrChange w:id="539" w:author="Batra Yogesh (EXT)" w:date="2018-04-13T12:36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3A1128F9" w14:textId="45492D65" w:rsidR="00704F6A" w:rsidRPr="0055420E" w:rsidDel="00C758E5" w:rsidRDefault="00704F6A" w:rsidP="00704F6A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both"/>
              <w:rPr>
                <w:del w:id="540" w:author="Prakash Atul (Ext)" w:date="2018-03-27T19:54:00Z"/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541" w:author="Batra Yogesh (EXT)" w:date="2018-04-13T12:36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3F5DB9DD" w14:textId="1B75332D" w:rsidR="00704F6A" w:rsidRPr="0055420E" w:rsidDel="00C758E5" w:rsidRDefault="00704F6A" w:rsidP="00704F6A">
            <w:pPr>
              <w:rPr>
                <w:del w:id="542" w:author="Prakash Atul (Ext)" w:date="2018-03-27T19:54:00Z"/>
                <w:rFonts w:cs="Arial"/>
                <w:b/>
                <w:color w:val="000000" w:themeColor="text1"/>
                <w:sz w:val="20"/>
                <w:szCs w:val="20"/>
              </w:rPr>
            </w:pPr>
            <w:del w:id="543" w:author="Prakash Atul (Ext)" w:date="2018-03-27T19:54:00Z">
              <w:r w:rsidRPr="0055420E" w:rsidDel="00C758E5">
                <w:rPr>
                  <w:rFonts w:cs="Arial"/>
                  <w:sz w:val="20"/>
                  <w:szCs w:val="20"/>
                  <w:rPrChange w:id="544" w:author="Shah Ashay" w:date="2018-04-16T16:10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Select Fluid State , if required</w:delText>
              </w:r>
            </w:del>
          </w:p>
        </w:tc>
        <w:tc>
          <w:tcPr>
            <w:tcW w:w="1635" w:type="pct"/>
            <w:tcBorders>
              <w:bottom w:val="single" w:sz="4" w:space="0" w:color="auto"/>
            </w:tcBorders>
            <w:tcPrChange w:id="545" w:author="Batra Yogesh (EXT)" w:date="2018-04-13T12:36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09B03239" w14:textId="780A58AC" w:rsidR="00704F6A" w:rsidRPr="0055420E" w:rsidDel="00C758E5" w:rsidRDefault="00704F6A" w:rsidP="00704F6A">
            <w:pPr>
              <w:rPr>
                <w:del w:id="546" w:author="Prakash Atul (Ext)" w:date="2018-03-27T19:54:00Z"/>
                <w:rFonts w:cs="Arial"/>
                <w:color w:val="000000" w:themeColor="text1"/>
                <w:sz w:val="20"/>
                <w:szCs w:val="20"/>
              </w:rPr>
            </w:pPr>
            <w:del w:id="547" w:author="Prakash Atul (Ext)" w:date="2018-03-27T19:54:00Z">
              <w:r w:rsidRPr="0055420E" w:rsidDel="00C758E5">
                <w:rPr>
                  <w:rFonts w:cs="Arial"/>
                  <w:sz w:val="20"/>
                  <w:szCs w:val="20"/>
                  <w:rPrChange w:id="548" w:author="Shah Ashay" w:date="2018-04-16T16:10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 xml:space="preserve">Fluid State  is displayed. </w:delText>
              </w:r>
            </w:del>
          </w:p>
        </w:tc>
        <w:tc>
          <w:tcPr>
            <w:tcW w:w="1058" w:type="pct"/>
            <w:tcBorders>
              <w:bottom w:val="single" w:sz="4" w:space="0" w:color="auto"/>
            </w:tcBorders>
            <w:tcPrChange w:id="549" w:author="Batra Yogesh (EXT)" w:date="2018-04-13T12:36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47836D81" w14:textId="3FF8BE63" w:rsidR="00704F6A" w:rsidRPr="0055420E" w:rsidDel="00C758E5" w:rsidRDefault="00704F6A" w:rsidP="00704F6A">
            <w:pPr>
              <w:rPr>
                <w:del w:id="550" w:author="Prakash Atul (Ext)" w:date="2018-03-27T19:54:00Z"/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704F6A" w:rsidRPr="00437B91" w14:paraId="4BD59C8A" w14:textId="77777777" w:rsidTr="00437B91">
        <w:tc>
          <w:tcPr>
            <w:tcW w:w="369" w:type="pct"/>
            <w:shd w:val="clear" w:color="auto" w:fill="C6D9F1" w:themeFill="text2" w:themeFillTint="33"/>
            <w:tcPrChange w:id="551" w:author="Batra Yogesh (EXT)" w:date="2018-04-13T12:36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34B72FCD" w14:textId="34CB7880" w:rsidR="00704F6A" w:rsidRPr="0055420E" w:rsidRDefault="00704F6A" w:rsidP="00704F6A">
            <w:pPr>
              <w:pStyle w:val="TableText"/>
              <w:keepNext/>
              <w:keepLines/>
              <w:jc w:val="both"/>
              <w:rPr>
                <w:rFonts w:cs="Arial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939" w:type="pct"/>
            <w:tcBorders>
              <w:bottom w:val="single" w:sz="4" w:space="0" w:color="auto"/>
            </w:tcBorders>
            <w:tcPrChange w:id="552" w:author="Batra Yogesh (EXT)" w:date="2018-04-13T12:36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3C7A61D6" w14:textId="77777777" w:rsidR="00704F6A" w:rsidRPr="0055420E" w:rsidRDefault="00704F6A" w:rsidP="009A4EE1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553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55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Enter the data in the following Fields. Whenever is required.</w:t>
            </w:r>
          </w:p>
          <w:p w14:paraId="6D46239B" w14:textId="77777777" w:rsidR="008A2E52" w:rsidRPr="0055420E" w:rsidRDefault="008A2E52" w:rsidP="009A4EE1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55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46AA0575" w14:textId="3A66BFF8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56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del w:id="557" w:author="Batra Yogesh (EXT)" w:date="2018-04-04T17:20:00Z">
              <w:r w:rsidRPr="0055420E" w:rsidDel="002C5A00">
                <w:rPr>
                  <w:rFonts w:cs="Arial"/>
                  <w:b/>
                  <w:i/>
                  <w:sz w:val="20"/>
                  <w:szCs w:val="20"/>
                  <w:rPrChange w:id="558" w:author="Shah Ashay" w:date="2018-04-16T16:10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delText>Valida</w:delText>
              </w:r>
            </w:del>
            <w:ins w:id="559" w:author="Batra Yogesh (EXT)" w:date="2018-04-04T17:20:00Z">
              <w:r w:rsidR="002C5A00" w:rsidRPr="0055420E">
                <w:rPr>
                  <w:rFonts w:cs="Arial"/>
                  <w:b/>
                  <w:i/>
                  <w:sz w:val="20"/>
                  <w:szCs w:val="20"/>
                  <w:rPrChange w:id="560" w:author="Shah Ashay" w:date="2018-04-16T16:10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>Valid</w:t>
              </w:r>
            </w:ins>
            <w:r w:rsidRPr="0055420E">
              <w:rPr>
                <w:rFonts w:cs="Arial"/>
                <w:b/>
                <w:i/>
                <w:sz w:val="20"/>
                <w:szCs w:val="20"/>
                <w:rPrChange w:id="561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 From </w:t>
            </w:r>
            <w:r w:rsidRPr="0055420E">
              <w:rPr>
                <w:rFonts w:cs="Arial"/>
                <w:sz w:val="20"/>
                <w:szCs w:val="20"/>
                <w:rPrChange w:id="56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is shown as the current production date without time</w:t>
            </w:r>
          </w:p>
          <w:p w14:paraId="03A03F7C" w14:textId="293F6F4D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63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564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Analysis Status as </w:t>
            </w:r>
            <w:r w:rsidRPr="0055420E">
              <w:rPr>
                <w:rFonts w:cs="Arial"/>
                <w:i/>
                <w:sz w:val="20"/>
                <w:szCs w:val="20"/>
                <w:rPrChange w:id="565" w:author="Shah Ashay" w:date="2018-04-16T16:10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: Approved</w:t>
            </w:r>
          </w:p>
          <w:p w14:paraId="43BBD741" w14:textId="4EFBB7FC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66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567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Pressure[psig] </w:t>
            </w:r>
            <w:r w:rsidRPr="0055420E">
              <w:rPr>
                <w:rFonts w:cs="Arial"/>
                <w:b/>
                <w:i/>
                <w:color w:val="FF0000"/>
                <w:sz w:val="20"/>
                <w:szCs w:val="20"/>
                <w:rPrChange w:id="568" w:author="Shah Ashay" w:date="2018-04-16T16:10:00Z">
                  <w:rPr>
                    <w:rFonts w:asciiTheme="minorHAnsi" w:hAnsiTheme="minorHAnsi"/>
                    <w:b/>
                    <w:i/>
                    <w:color w:val="FF0000"/>
                    <w:sz w:val="20"/>
                    <w:szCs w:val="20"/>
                  </w:rPr>
                </w:rPrChange>
              </w:rPr>
              <w:t>(</w:t>
            </w:r>
            <w:del w:id="569" w:author="Batra Yogesh (EXT)" w:date="2018-04-04T17:20:00Z">
              <w:r w:rsidRPr="0055420E" w:rsidDel="002C5A00">
                <w:rPr>
                  <w:rFonts w:cs="Arial"/>
                  <w:b/>
                  <w:i/>
                  <w:color w:val="FF0000"/>
                  <w:sz w:val="20"/>
                  <w:szCs w:val="20"/>
                  <w:rPrChange w:id="570" w:author="Shah Ashay" w:date="2018-04-16T16:10:00Z">
                    <w:rPr>
                      <w:rFonts w:asciiTheme="minorHAnsi" w:hAnsiTheme="minorHAnsi"/>
                      <w:b/>
                      <w:i/>
                      <w:color w:val="FF0000"/>
                      <w:sz w:val="20"/>
                      <w:szCs w:val="20"/>
                    </w:rPr>
                  </w:rPrChange>
                </w:rPr>
                <w:delText>Madatory</w:delText>
              </w:r>
            </w:del>
            <w:ins w:id="571" w:author="Batra Yogesh (EXT)" w:date="2018-04-04T17:20:00Z">
              <w:r w:rsidR="002C5A00" w:rsidRPr="0055420E">
                <w:rPr>
                  <w:rFonts w:cs="Arial"/>
                  <w:b/>
                  <w:i/>
                  <w:color w:val="FF0000"/>
                  <w:sz w:val="20"/>
                  <w:szCs w:val="20"/>
                  <w:rPrChange w:id="572" w:author="Shah Ashay" w:date="2018-04-16T16:10:00Z">
                    <w:rPr>
                      <w:rFonts w:asciiTheme="minorHAnsi" w:hAnsiTheme="minorHAnsi"/>
                      <w:b/>
                      <w:i/>
                      <w:color w:val="FF0000"/>
                      <w:sz w:val="20"/>
                      <w:szCs w:val="20"/>
                    </w:rPr>
                  </w:rPrChange>
                </w:rPr>
                <w:t>Mandatory</w:t>
              </w:r>
            </w:ins>
            <w:r w:rsidRPr="0055420E">
              <w:rPr>
                <w:rFonts w:cs="Arial"/>
                <w:b/>
                <w:i/>
                <w:color w:val="FF0000"/>
                <w:sz w:val="20"/>
                <w:szCs w:val="20"/>
                <w:rPrChange w:id="573" w:author="Shah Ashay" w:date="2018-04-16T16:10:00Z">
                  <w:rPr>
                    <w:rFonts w:asciiTheme="minorHAnsi" w:hAnsiTheme="minorHAnsi"/>
                    <w:b/>
                    <w:i/>
                    <w:color w:val="FF0000"/>
                    <w:sz w:val="20"/>
                    <w:szCs w:val="20"/>
                  </w:rPr>
                </w:rPrChange>
              </w:rPr>
              <w:t>)</w:t>
            </w:r>
          </w:p>
          <w:p w14:paraId="183DBD2B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74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575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Temperature[F]</w:t>
            </w:r>
            <w:r w:rsidRPr="0055420E">
              <w:rPr>
                <w:rFonts w:cs="Arial"/>
                <w:b/>
                <w:i/>
                <w:color w:val="FF0000"/>
                <w:sz w:val="20"/>
                <w:szCs w:val="20"/>
                <w:rPrChange w:id="576" w:author="Shah Ashay" w:date="2018-04-16T16:10:00Z">
                  <w:rPr>
                    <w:rFonts w:asciiTheme="minorHAnsi" w:hAnsiTheme="minorHAnsi"/>
                    <w:b/>
                    <w:i/>
                    <w:color w:val="FF0000"/>
                    <w:sz w:val="20"/>
                    <w:szCs w:val="20"/>
                  </w:rPr>
                </w:rPrChange>
              </w:rPr>
              <w:t xml:space="preserve"> (Mandatory)</w:t>
            </w:r>
          </w:p>
          <w:p w14:paraId="138EEB52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77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578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API@60F[API] </w:t>
            </w:r>
            <w:r w:rsidRPr="0055420E">
              <w:rPr>
                <w:rFonts w:cs="Arial"/>
                <w:b/>
                <w:i/>
                <w:color w:val="FF0000"/>
                <w:sz w:val="20"/>
                <w:szCs w:val="20"/>
                <w:rPrChange w:id="579" w:author="Shah Ashay" w:date="2018-04-16T16:10:00Z">
                  <w:rPr>
                    <w:rFonts w:asciiTheme="minorHAnsi" w:hAnsiTheme="minorHAnsi"/>
                    <w:b/>
                    <w:i/>
                    <w:color w:val="FF0000"/>
                    <w:sz w:val="20"/>
                    <w:szCs w:val="20"/>
                  </w:rPr>
                </w:rPrChange>
              </w:rPr>
              <w:t>(Mandatory)</w:t>
            </w:r>
          </w:p>
          <w:p w14:paraId="6CE67450" w14:textId="44FC7949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80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581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Specific Gravity(optional)</w:t>
            </w:r>
          </w:p>
          <w:p w14:paraId="600924DC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82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583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Stream Name 2</w:t>
            </w:r>
            <w:r w:rsidRPr="0055420E">
              <w:rPr>
                <w:rFonts w:cs="Arial"/>
                <w:i/>
                <w:color w:val="FF0000"/>
                <w:sz w:val="20"/>
                <w:szCs w:val="20"/>
                <w:rPrChange w:id="584" w:author="Shah Ashay" w:date="2018-04-16T16:10:00Z">
                  <w:rPr>
                    <w:rFonts w:asciiTheme="minorHAnsi" w:hAnsiTheme="minorHAnsi"/>
                    <w:i/>
                    <w:color w:val="FF0000"/>
                    <w:sz w:val="20"/>
                    <w:szCs w:val="20"/>
                  </w:rPr>
                </w:rPrChange>
              </w:rPr>
              <w:t>(Read-Only)</w:t>
            </w:r>
          </w:p>
          <w:p w14:paraId="59D7F93E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85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586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BS&amp;W[%]</w:t>
            </w:r>
            <w:r w:rsidRPr="0055420E">
              <w:rPr>
                <w:rFonts w:cs="Arial"/>
                <w:b/>
                <w:i/>
                <w:color w:val="FF0000"/>
                <w:sz w:val="20"/>
                <w:szCs w:val="20"/>
                <w:rPrChange w:id="587" w:author="Shah Ashay" w:date="2018-04-16T16:10:00Z">
                  <w:rPr>
                    <w:rFonts w:asciiTheme="minorHAnsi" w:hAnsiTheme="minorHAnsi"/>
                    <w:b/>
                    <w:i/>
                    <w:color w:val="FF0000"/>
                    <w:sz w:val="20"/>
                    <w:szCs w:val="20"/>
                  </w:rPr>
                </w:rPrChange>
              </w:rPr>
              <w:t>(Mandatory)</w:t>
            </w:r>
          </w:p>
          <w:p w14:paraId="4D8199E3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88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589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Reid Vapor Pressure[psia]</w:t>
            </w:r>
          </w:p>
          <w:p w14:paraId="7FF9758C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90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591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RPV@06:00[psia]</w:t>
            </w:r>
          </w:p>
          <w:p w14:paraId="201F8521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92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593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Water Cut Monitor</w:t>
            </w:r>
          </w:p>
          <w:p w14:paraId="744313D5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94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595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Shringage Factor[%] </w:t>
            </w:r>
            <w:r w:rsidRPr="0055420E">
              <w:rPr>
                <w:rFonts w:cs="Arial"/>
                <w:b/>
                <w:i/>
                <w:color w:val="FF0000"/>
                <w:sz w:val="20"/>
                <w:szCs w:val="20"/>
                <w:rPrChange w:id="596" w:author="Shah Ashay" w:date="2018-04-16T16:10:00Z">
                  <w:rPr>
                    <w:rFonts w:asciiTheme="minorHAnsi" w:hAnsiTheme="minorHAnsi"/>
                    <w:b/>
                    <w:i/>
                    <w:color w:val="FF0000"/>
                    <w:sz w:val="20"/>
                    <w:szCs w:val="20"/>
                  </w:rPr>
                </w:rPrChange>
              </w:rPr>
              <w:t>(Mandatory)</w:t>
            </w:r>
          </w:p>
          <w:p w14:paraId="4C5CD235" w14:textId="10700596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597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598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Temp[%]</w:t>
            </w:r>
          </w:p>
          <w:p w14:paraId="3492F4C7" w14:textId="5D69AE9A" w:rsidR="008A2E52" w:rsidRPr="0055420E" w:rsidRDefault="008A2E52" w:rsidP="008A2E52">
            <w:pPr>
              <w:keepNext/>
              <w:keepLines/>
              <w:rPr>
                <w:rFonts w:cs="Arial"/>
                <w:color w:val="0070C0"/>
                <w:sz w:val="20"/>
                <w:szCs w:val="20"/>
                <w:rPrChange w:id="599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</w:p>
          <w:p w14:paraId="3A5C22D0" w14:textId="01FC7974" w:rsidR="008A2E52" w:rsidRPr="0055420E" w:rsidRDefault="008A2E52" w:rsidP="008A2E52">
            <w:pPr>
              <w:keepNext/>
              <w:keepLines/>
              <w:rPr>
                <w:rFonts w:cs="Arial"/>
                <w:color w:val="0070C0"/>
                <w:sz w:val="20"/>
                <w:szCs w:val="20"/>
                <w:rPrChange w:id="600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color w:val="0070C0"/>
                <w:sz w:val="20"/>
                <w:szCs w:val="20"/>
                <w:rPrChange w:id="601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  <w:t>For Platong (PLCPP) is required to entry attributes on the following</w:t>
            </w:r>
          </w:p>
          <w:p w14:paraId="1FF91099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602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603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Pour point</w:t>
            </w:r>
          </w:p>
          <w:p w14:paraId="30FE9327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604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605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Sign (Dropdown List)</w:t>
            </w:r>
          </w:p>
          <w:p w14:paraId="31600347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606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607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Temp[F]</w:t>
            </w:r>
          </w:p>
          <w:p w14:paraId="4B6A98E7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608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609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Pipeline Press[psig]</w:t>
            </w:r>
          </w:p>
          <w:p w14:paraId="5378B527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610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611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Temp[F]</w:t>
            </w:r>
          </w:p>
          <w:p w14:paraId="58CA6DD6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612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613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Tanker Press[psig]</w:t>
            </w:r>
          </w:p>
          <w:p w14:paraId="68E48E52" w14:textId="77777777" w:rsidR="008A2E52" w:rsidRPr="0055420E" w:rsidRDefault="008A2E52" w:rsidP="008A2E52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color w:val="0070C0"/>
                <w:sz w:val="20"/>
                <w:szCs w:val="20"/>
                <w:rPrChange w:id="614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i/>
                <w:sz w:val="20"/>
                <w:szCs w:val="20"/>
                <w:rPrChange w:id="615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Temp[F]</w:t>
            </w:r>
          </w:p>
          <w:p w14:paraId="72B1ADA0" w14:textId="7E0AD327" w:rsidR="008A2E52" w:rsidRPr="0055420E" w:rsidRDefault="008A2E52" w:rsidP="009A4EE1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61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1635" w:type="pct"/>
            <w:tcBorders>
              <w:bottom w:val="single" w:sz="4" w:space="0" w:color="auto"/>
            </w:tcBorders>
            <w:tcPrChange w:id="617" w:author="Batra Yogesh (EXT)" w:date="2018-04-13T12:36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255ED162" w14:textId="58338FB2" w:rsidR="00704F6A" w:rsidRPr="0055420E" w:rsidRDefault="00704F6A" w:rsidP="00704F6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61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Field are updated with data and it’s ready for to Save the record.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tcPrChange w:id="619" w:author="Batra Yogesh (EXT)" w:date="2018-04-13T12:36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419352A0" w14:textId="77777777" w:rsidR="00704F6A" w:rsidRPr="0055420E" w:rsidRDefault="00704F6A" w:rsidP="00704F6A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704F6A" w:rsidRPr="00437B91" w14:paraId="305C3121" w14:textId="77777777" w:rsidTr="00437B91">
        <w:tc>
          <w:tcPr>
            <w:tcW w:w="369" w:type="pct"/>
            <w:shd w:val="clear" w:color="auto" w:fill="C6D9F1" w:themeFill="text2" w:themeFillTint="33"/>
            <w:tcPrChange w:id="620" w:author="Batra Yogesh (EXT)" w:date="2018-04-13T12:36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57A6B13E" w14:textId="6CAB6013" w:rsidR="00704F6A" w:rsidRPr="0055420E" w:rsidRDefault="00704F6A" w:rsidP="00704F6A">
            <w:pPr>
              <w:pStyle w:val="TableText"/>
              <w:keepNext/>
              <w:keepLines/>
              <w:jc w:val="both"/>
              <w:rPr>
                <w:rFonts w:cs="Arial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1939" w:type="pct"/>
            <w:tcBorders>
              <w:bottom w:val="single" w:sz="4" w:space="0" w:color="auto"/>
            </w:tcBorders>
            <w:tcPrChange w:id="621" w:author="Batra Yogesh (EXT)" w:date="2018-04-13T12:36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30EA79C1" w14:textId="4D1C9620" w:rsidR="00704F6A" w:rsidRPr="0055420E" w:rsidRDefault="00704F6A" w:rsidP="00704F6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62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55420E">
              <w:rPr>
                <w:rFonts w:cs="Arial"/>
                <w:b/>
                <w:i/>
                <w:sz w:val="20"/>
                <w:szCs w:val="20"/>
                <w:rPrChange w:id="623" w:author="Shah Ashay" w:date="2018-04-16T16:10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55420E">
              <w:rPr>
                <w:rFonts w:cs="Arial"/>
                <w:sz w:val="20"/>
                <w:szCs w:val="20"/>
                <w:rPrChange w:id="62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635" w:type="pct"/>
            <w:tcBorders>
              <w:bottom w:val="single" w:sz="4" w:space="0" w:color="auto"/>
            </w:tcBorders>
            <w:tcPrChange w:id="625" w:author="Batra Yogesh (EXT)" w:date="2018-04-13T12:36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5CB82A22" w14:textId="77777777" w:rsidR="00704F6A" w:rsidRPr="0055420E" w:rsidRDefault="00704F6A" w:rsidP="00704F6A">
            <w:pPr>
              <w:keepNext/>
              <w:keepLines/>
              <w:rPr>
                <w:rFonts w:cs="Arial"/>
                <w:sz w:val="20"/>
                <w:szCs w:val="20"/>
                <w:rPrChange w:id="626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62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Entry is saved </w:t>
            </w:r>
          </w:p>
          <w:p w14:paraId="20353265" w14:textId="77777777" w:rsidR="00704F6A" w:rsidRPr="0055420E" w:rsidRDefault="00704F6A" w:rsidP="00704F6A">
            <w:pPr>
              <w:keepNext/>
              <w:keepLines/>
              <w:rPr>
                <w:rFonts w:cs="Arial"/>
                <w:sz w:val="20"/>
                <w:szCs w:val="20"/>
                <w:rPrChange w:id="628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62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The following fields are not editable: </w:t>
            </w:r>
          </w:p>
          <w:p w14:paraId="33DB1094" w14:textId="77777777" w:rsidR="00704F6A" w:rsidRPr="0055420E" w:rsidRDefault="00704F6A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sz w:val="20"/>
                <w:szCs w:val="20"/>
                <w:rPrChange w:id="630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sz w:val="20"/>
                <w:szCs w:val="20"/>
                <w:rPrChange w:id="631" w:author="Shah Ashay" w:date="2018-04-16T16:10:00Z">
                  <w:rPr>
                    <w:rFonts w:asciiTheme="minorHAnsi" w:hAnsiTheme="minorHAnsi"/>
                    <w:b/>
                    <w:sz w:val="20"/>
                    <w:szCs w:val="20"/>
                  </w:rPr>
                </w:rPrChange>
              </w:rPr>
              <w:t>Stream Name</w:t>
            </w:r>
          </w:p>
          <w:p w14:paraId="7617C6F8" w14:textId="77777777" w:rsidR="00704F6A" w:rsidRPr="0055420E" w:rsidRDefault="00704F6A" w:rsidP="00704F6A">
            <w:pPr>
              <w:pStyle w:val="ListParagraph"/>
              <w:keepNext/>
              <w:keepLines/>
              <w:numPr>
                <w:ilvl w:val="0"/>
                <w:numId w:val="7"/>
              </w:numPr>
              <w:rPr>
                <w:rFonts w:cs="Arial"/>
                <w:sz w:val="20"/>
                <w:szCs w:val="20"/>
                <w:rPrChange w:id="632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b/>
                <w:sz w:val="20"/>
                <w:szCs w:val="20"/>
                <w:rPrChange w:id="633" w:author="Shah Ashay" w:date="2018-04-16T16:10:00Z">
                  <w:rPr>
                    <w:rFonts w:asciiTheme="minorHAnsi" w:hAnsiTheme="minorHAnsi"/>
                    <w:b/>
                    <w:sz w:val="20"/>
                    <w:szCs w:val="20"/>
                  </w:rPr>
                </w:rPrChange>
              </w:rPr>
              <w:t xml:space="preserve">Date </w:t>
            </w:r>
          </w:p>
          <w:p w14:paraId="2E4DBFF9" w14:textId="093903B2" w:rsidR="00704F6A" w:rsidRPr="0055420E" w:rsidRDefault="00704F6A" w:rsidP="00704F6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b/>
                <w:sz w:val="20"/>
                <w:szCs w:val="20"/>
                <w:rPrChange w:id="634" w:author="Shah Ashay" w:date="2018-04-16T16:10:00Z">
                  <w:rPr>
                    <w:rFonts w:asciiTheme="minorHAnsi" w:hAnsiTheme="minorHAnsi"/>
                    <w:b/>
                    <w:sz w:val="20"/>
                    <w:szCs w:val="20"/>
                  </w:rPr>
                </w:rPrChange>
              </w:rPr>
              <w:t>Spot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tcPrChange w:id="635" w:author="Batra Yogesh (EXT)" w:date="2018-04-13T12:36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77CA8BA5" w14:textId="6B4F70D8" w:rsidR="00704F6A" w:rsidRPr="0055420E" w:rsidRDefault="00704F6A" w:rsidP="00704F6A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color w:val="0070C0"/>
                <w:sz w:val="20"/>
                <w:szCs w:val="20"/>
                <w:rPrChange w:id="636" w:author="Shah Ashay" w:date="2018-04-16T16:10:00Z">
                  <w:rPr>
                    <w:rFonts w:asciiTheme="minorHAnsi" w:hAnsiTheme="minorHAnsi"/>
                    <w:color w:val="0070C0"/>
                    <w:sz w:val="20"/>
                    <w:szCs w:val="20"/>
                  </w:rPr>
                </w:rPrChange>
              </w:rPr>
              <w:t>Note: Component Name is available for to update the data if required.</w:t>
            </w:r>
          </w:p>
        </w:tc>
      </w:tr>
      <w:tr w:rsidR="00704F6A" w:rsidRPr="00437B91" w14:paraId="561C1145" w14:textId="77777777" w:rsidTr="00437B91">
        <w:tc>
          <w:tcPr>
            <w:tcW w:w="369" w:type="pct"/>
            <w:shd w:val="clear" w:color="auto" w:fill="C6D9F1" w:themeFill="text2" w:themeFillTint="33"/>
            <w:tcPrChange w:id="637" w:author="Batra Yogesh (EXT)" w:date="2018-04-13T12:36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5BD57FF3" w14:textId="4A0ADA6D" w:rsidR="00704F6A" w:rsidRPr="0055420E" w:rsidRDefault="00704F6A" w:rsidP="00704F6A">
            <w:pPr>
              <w:pStyle w:val="TableText"/>
              <w:keepNext/>
              <w:keepLines/>
              <w:jc w:val="both"/>
              <w:rPr>
                <w:rFonts w:cs="Arial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1939" w:type="pct"/>
            <w:tcBorders>
              <w:bottom w:val="single" w:sz="4" w:space="0" w:color="auto"/>
            </w:tcBorders>
            <w:tcPrChange w:id="638" w:author="Batra Yogesh (EXT)" w:date="2018-04-13T12:36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289A79A0" w14:textId="61A8FC9D" w:rsidR="00704F6A" w:rsidRPr="0055420E" w:rsidRDefault="00704F6A" w:rsidP="00704F6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55420E">
              <w:rPr>
                <w:rFonts w:cs="Arial"/>
                <w:sz w:val="20"/>
                <w:szCs w:val="20"/>
                <w:rPrChange w:id="639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END OF USE CASE</w:t>
            </w:r>
          </w:p>
        </w:tc>
        <w:tc>
          <w:tcPr>
            <w:tcW w:w="1635" w:type="pct"/>
            <w:tcBorders>
              <w:bottom w:val="single" w:sz="4" w:space="0" w:color="auto"/>
            </w:tcBorders>
            <w:tcPrChange w:id="640" w:author="Batra Yogesh (EXT)" w:date="2018-04-13T12:36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4938BBA0" w14:textId="7FD76FE7" w:rsidR="00704F6A" w:rsidRPr="0055420E" w:rsidRDefault="00704F6A" w:rsidP="00704F6A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58" w:type="pct"/>
            <w:tcBorders>
              <w:bottom w:val="single" w:sz="4" w:space="0" w:color="auto"/>
            </w:tcBorders>
            <w:tcPrChange w:id="641" w:author="Batra Yogesh (EXT)" w:date="2018-04-13T12:36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2082D46D" w14:textId="543E3208" w:rsidR="00704F6A" w:rsidRPr="0055420E" w:rsidRDefault="00704F6A" w:rsidP="00704F6A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C1871" w:rsidRPr="00437B91" w14:paraId="43D445DB" w14:textId="77777777" w:rsidTr="00437B91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642" w:author="Batra Yogesh (EXT)" w:date="2018-04-13T12:36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16DD4E8" w14:textId="77777777" w:rsidR="008C1871" w:rsidRPr="0055420E" w:rsidRDefault="008C1871" w:rsidP="00704F6A">
            <w:pPr>
              <w:pStyle w:val="TableText"/>
              <w:keepNext/>
              <w:keepLines/>
              <w:numPr>
                <w:ilvl w:val="1"/>
                <w:numId w:val="5"/>
              </w:num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643" w:author="Batra Yogesh (EXT)" w:date="2018-04-13T12:36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0D8D9337" w14:textId="2182B9E7" w:rsidR="008C1871" w:rsidRPr="0055420E" w:rsidRDefault="008C1871" w:rsidP="00B317C9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644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5420E">
              <w:rPr>
                <w:rFonts w:cs="Arial"/>
                <w:sz w:val="20"/>
                <w:szCs w:val="20"/>
                <w:rPrChange w:id="645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End of Use case</w:t>
            </w:r>
          </w:p>
        </w:tc>
        <w:tc>
          <w:tcPr>
            <w:tcW w:w="1635" w:type="pct"/>
            <w:shd w:val="clear" w:color="auto" w:fill="C6D9F1" w:themeFill="text2" w:themeFillTint="33"/>
            <w:tcPrChange w:id="646" w:author="Batra Yogesh (EXT)" w:date="2018-04-13T12:36:00Z">
              <w:tcPr>
                <w:tcW w:w="3060" w:type="dxa"/>
                <w:shd w:val="clear" w:color="auto" w:fill="C6D9F1" w:themeFill="text2" w:themeFillTint="33"/>
              </w:tcPr>
            </w:tcPrChange>
          </w:tcPr>
          <w:p w14:paraId="0B554AAC" w14:textId="77777777" w:rsidR="008C1871" w:rsidRPr="0055420E" w:rsidRDefault="008C1871" w:rsidP="007F76A3">
            <w:pPr>
              <w:keepNext/>
              <w:keepLines/>
              <w:rPr>
                <w:rFonts w:cs="Arial"/>
                <w:sz w:val="20"/>
                <w:szCs w:val="20"/>
                <w:rPrChange w:id="647" w:author="Shah Ashay" w:date="2018-04-16T16:10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1058" w:type="pct"/>
            <w:shd w:val="clear" w:color="auto" w:fill="C6D9F1" w:themeFill="text2" w:themeFillTint="33"/>
            <w:tcPrChange w:id="648" w:author="Batra Yogesh (EXT)" w:date="2018-04-13T12:36:00Z">
              <w:tcPr>
                <w:tcW w:w="1980" w:type="dxa"/>
                <w:shd w:val="clear" w:color="auto" w:fill="C6D9F1" w:themeFill="text2" w:themeFillTint="33"/>
              </w:tcPr>
            </w:tcPrChange>
          </w:tcPr>
          <w:p w14:paraId="621E69F8" w14:textId="77777777" w:rsidR="008C1871" w:rsidRPr="0055420E" w:rsidRDefault="008C1871" w:rsidP="007F76A3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0BAA37FC" w14:textId="77777777" w:rsidR="006B18DE" w:rsidRPr="00437B91" w:rsidRDefault="006B18DE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D" w14:textId="77777777" w:rsidR="004D61A0" w:rsidRPr="00437B91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E" w14:textId="77777777" w:rsidR="00AB281C" w:rsidRPr="00437B91" w:rsidRDefault="00AB281C">
      <w:pPr>
        <w:rPr>
          <w:rFonts w:cs="Arial"/>
          <w:b/>
          <w:bCs/>
          <w:sz w:val="24"/>
          <w:szCs w:val="32"/>
        </w:rPr>
      </w:pPr>
      <w:bookmarkStart w:id="649" w:name="_Toc240857192"/>
      <w:r w:rsidRPr="00437B91">
        <w:rPr>
          <w:rFonts w:cs="Arial"/>
        </w:rPr>
        <w:br w:type="page"/>
      </w:r>
    </w:p>
    <w:p w14:paraId="0BAA37FF" w14:textId="77777777" w:rsidR="004D61A0" w:rsidRPr="00437B91" w:rsidRDefault="004D61A0" w:rsidP="005D1403">
      <w:pPr>
        <w:pStyle w:val="Heading1"/>
      </w:pPr>
      <w:bookmarkStart w:id="650" w:name="_Toc502067424"/>
      <w:r w:rsidRPr="00437B91">
        <w:lastRenderedPageBreak/>
        <w:t>Alternative</w:t>
      </w:r>
      <w:bookmarkEnd w:id="649"/>
      <w:r w:rsidR="00BF2F96" w:rsidRPr="00437B91">
        <w:t>s</w:t>
      </w:r>
      <w:bookmarkEnd w:id="650"/>
      <w:r w:rsidR="00023077" w:rsidRPr="00437B91">
        <w:t xml:space="preserve"> </w:t>
      </w:r>
    </w:p>
    <w:p w14:paraId="0BAA3800" w14:textId="4FDD9D44" w:rsidR="0006165A" w:rsidRPr="00437B91" w:rsidRDefault="004D61A0" w:rsidP="00447470">
      <w:pPr>
        <w:pStyle w:val="Heading2"/>
      </w:pPr>
      <w:bookmarkStart w:id="651" w:name="_Toc55750750"/>
      <w:bookmarkStart w:id="652" w:name="_Toc55748915"/>
      <w:bookmarkStart w:id="653" w:name="_Toc240857193"/>
      <w:bookmarkStart w:id="654" w:name="_Toc502067425"/>
      <w:r w:rsidRPr="00437B91">
        <w:t xml:space="preserve">Alternate </w:t>
      </w:r>
      <w:r w:rsidR="00447470" w:rsidRPr="00437B91">
        <w:t>Flow</w:t>
      </w:r>
      <w:r w:rsidRPr="00437B91">
        <w:t xml:space="preserve"> A1:</w:t>
      </w:r>
      <w:bookmarkEnd w:id="651"/>
      <w:r w:rsidRPr="00437B91">
        <w:t xml:space="preserve"> </w:t>
      </w:r>
      <w:bookmarkEnd w:id="652"/>
      <w:bookmarkEnd w:id="653"/>
      <w:r w:rsidR="008C1871" w:rsidRPr="00437B91">
        <w:t>To correct or update the attributes of an existing analysis</w:t>
      </w:r>
      <w:bookmarkEnd w:id="654"/>
    </w:p>
    <w:p w14:paraId="566B838C" w14:textId="77777777" w:rsidR="008C1871" w:rsidRPr="00437B91" w:rsidRDefault="008C1871" w:rsidP="008C1871">
      <w:pPr>
        <w:pStyle w:val="Heading1"/>
        <w:numPr>
          <w:ilvl w:val="0"/>
          <w:numId w:val="0"/>
        </w:numPr>
        <w:rPr>
          <w:b w:val="0"/>
          <w:color w:val="auto"/>
          <w:sz w:val="22"/>
          <w:szCs w:val="22"/>
          <w:rPrChange w:id="655" w:author="Batra Yogesh (EXT)" w:date="2018-04-13T12:36:00Z">
            <w:rPr>
              <w:b w:val="0"/>
              <w:color w:val="auto"/>
              <w:sz w:val="20"/>
              <w:szCs w:val="20"/>
            </w:rPr>
          </w:rPrChange>
        </w:rPr>
      </w:pPr>
      <w:bookmarkStart w:id="656" w:name="_Toc502067426"/>
      <w:r w:rsidRPr="00437B91">
        <w:rPr>
          <w:b w:val="0"/>
          <w:iCs/>
          <w:color w:val="auto"/>
          <w:sz w:val="22"/>
          <w:szCs w:val="22"/>
          <w:rPrChange w:id="657" w:author="Batra Yogesh (EXT)" w:date="2018-04-13T12:36:00Z">
            <w:rPr>
              <w:b w:val="0"/>
              <w:iCs/>
              <w:color w:val="auto"/>
              <w:sz w:val="20"/>
              <w:szCs w:val="20"/>
            </w:rPr>
          </w:rPrChange>
        </w:rPr>
        <w:t>Details:</w:t>
      </w:r>
      <w:r w:rsidRPr="00437B91">
        <w:rPr>
          <w:b w:val="0"/>
          <w:color w:val="auto"/>
          <w:sz w:val="22"/>
          <w:szCs w:val="22"/>
          <w:rPrChange w:id="658" w:author="Batra Yogesh (EXT)" w:date="2018-04-13T12:36:00Z">
            <w:rPr>
              <w:b w:val="0"/>
              <w:color w:val="auto"/>
              <w:sz w:val="20"/>
              <w:szCs w:val="20"/>
            </w:rPr>
          </w:rPrChange>
        </w:rPr>
        <w:t xml:space="preserve">  Once stream component analysis is entered in EC, it may be necessary to update existing records.</w:t>
      </w:r>
      <w:bookmarkEnd w:id="656"/>
      <w:r w:rsidRPr="00437B91">
        <w:rPr>
          <w:b w:val="0"/>
          <w:color w:val="auto"/>
          <w:sz w:val="22"/>
          <w:szCs w:val="22"/>
          <w:rPrChange w:id="659" w:author="Batra Yogesh (EXT)" w:date="2018-04-13T12:36:00Z">
            <w:rPr>
              <w:b w:val="0"/>
              <w:color w:val="auto"/>
              <w:sz w:val="20"/>
              <w:szCs w:val="20"/>
            </w:rPr>
          </w:rPrChange>
        </w:rPr>
        <w:t xml:space="preserve">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660" w:author="Batra Yogesh (EXT)" w:date="2018-04-13T12:36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040"/>
        <w:gridCol w:w="3845"/>
        <w:gridCol w:w="3117"/>
        <w:gridCol w:w="1348"/>
        <w:tblGridChange w:id="661">
          <w:tblGrid>
            <w:gridCol w:w="900"/>
            <w:gridCol w:w="3330"/>
            <w:gridCol w:w="2700"/>
            <w:gridCol w:w="1170"/>
          </w:tblGrid>
        </w:tblGridChange>
      </w:tblGrid>
      <w:tr w:rsidR="009D7887" w:rsidRPr="00437B91" w14:paraId="0BAA3807" w14:textId="77777777" w:rsidTr="00437B91">
        <w:trPr>
          <w:cantSplit/>
          <w:tblHeader/>
          <w:trPrChange w:id="662" w:author="Batra Yogesh (EXT)" w:date="2018-04-13T12:36:00Z">
            <w:trPr>
              <w:cantSplit/>
              <w:tblHeader/>
            </w:trPr>
          </w:trPrChange>
        </w:trPr>
        <w:tc>
          <w:tcPr>
            <w:tcW w:w="556" w:type="pct"/>
            <w:tcBorders>
              <w:bottom w:val="single" w:sz="4" w:space="0" w:color="auto"/>
            </w:tcBorders>
            <w:shd w:val="clear" w:color="auto" w:fill="3399FF"/>
            <w:tcPrChange w:id="663" w:author="Batra Yogesh (EXT)" w:date="2018-04-13T12:36:00Z">
              <w:tcPr>
                <w:tcW w:w="90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03" w14:textId="77777777" w:rsidR="00446086" w:rsidRPr="00437B91" w:rsidRDefault="00446086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37B91">
              <w:rPr>
                <w:rFonts w:cs="Arial"/>
                <w:color w:val="FFFFFF" w:themeColor="background1"/>
                <w:sz w:val="20"/>
              </w:rPr>
              <w:t>Step</w:t>
            </w:r>
          </w:p>
        </w:tc>
        <w:tc>
          <w:tcPr>
            <w:tcW w:w="2056" w:type="pct"/>
            <w:shd w:val="clear" w:color="auto" w:fill="3399FF"/>
            <w:tcPrChange w:id="664" w:author="Batra Yogesh (EXT)" w:date="2018-04-13T12:36:00Z">
              <w:tcPr>
                <w:tcW w:w="3330" w:type="dxa"/>
                <w:shd w:val="clear" w:color="auto" w:fill="3399FF"/>
              </w:tcPr>
            </w:tcPrChange>
          </w:tcPr>
          <w:p w14:paraId="0BAA3804" w14:textId="77777777" w:rsidR="00446086" w:rsidRPr="00437B91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37B91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667" w:type="pct"/>
            <w:shd w:val="clear" w:color="auto" w:fill="3399FF"/>
            <w:tcPrChange w:id="665" w:author="Batra Yogesh (EXT)" w:date="2018-04-13T12:36:00Z">
              <w:tcPr>
                <w:tcW w:w="2700" w:type="dxa"/>
                <w:shd w:val="clear" w:color="auto" w:fill="3399FF"/>
              </w:tcPr>
            </w:tcPrChange>
          </w:tcPr>
          <w:p w14:paraId="0BAA3805" w14:textId="77777777" w:rsidR="00446086" w:rsidRPr="00437B91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37B91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722" w:type="pct"/>
            <w:shd w:val="clear" w:color="auto" w:fill="3399FF"/>
            <w:tcPrChange w:id="666" w:author="Batra Yogesh (EXT)" w:date="2018-04-13T12:36:00Z">
              <w:tcPr>
                <w:tcW w:w="1170" w:type="dxa"/>
                <w:shd w:val="clear" w:color="auto" w:fill="3399FF"/>
              </w:tcPr>
            </w:tcPrChange>
          </w:tcPr>
          <w:p w14:paraId="0BAA3806" w14:textId="77777777" w:rsidR="00446086" w:rsidRPr="00437B91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37B91">
              <w:rPr>
                <w:rFonts w:cs="Arial"/>
                <w:color w:val="FFFFFF" w:themeColor="background1"/>
                <w:sz w:val="20"/>
              </w:rPr>
              <w:t>Ref</w:t>
            </w:r>
          </w:p>
        </w:tc>
      </w:tr>
      <w:tr w:rsidR="008A2E52" w:rsidRPr="00437B91" w14:paraId="4D8838DE" w14:textId="77777777" w:rsidTr="00437B91">
        <w:trPr>
          <w:cantSplit/>
          <w:trPrChange w:id="667" w:author="Batra Yogesh (EXT)" w:date="2018-04-13T12:3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668" w:author="Batra Yogesh (EXT)" w:date="2018-04-13T12:3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1BD76FF8" w14:textId="77777777" w:rsidR="008A2E52" w:rsidRPr="00437B91" w:rsidRDefault="008A2E52" w:rsidP="008A2E52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669" w:author="Batra Yogesh (EXT)" w:date="2018-04-13T12:36:00Z">
              <w:tcPr>
                <w:tcW w:w="3330" w:type="dxa"/>
              </w:tcPr>
            </w:tcPrChange>
          </w:tcPr>
          <w:p w14:paraId="6D50FA11" w14:textId="77777777" w:rsidR="008A2E52" w:rsidRPr="00437B91" w:rsidRDefault="008A2E52" w:rsidP="008A2E52">
            <w:pPr>
              <w:pStyle w:val="TableText"/>
              <w:rPr>
                <w:rFonts w:cs="Arial"/>
                <w:sz w:val="20"/>
                <w:szCs w:val="20"/>
                <w:rPrChange w:id="670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sz w:val="20"/>
                <w:szCs w:val="20"/>
                <w:rPrChange w:id="671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Open up Oil/Condensate Stream Component Analysis Screen</w:t>
            </w:r>
          </w:p>
          <w:p w14:paraId="32EF4C12" w14:textId="25C7CC61" w:rsidR="008A2E52" w:rsidRPr="00437B91" w:rsidRDefault="008A2E52" w:rsidP="00EA0A38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672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EC Production </w:t>
            </w:r>
            <w:ins w:id="673" w:author="Prakash Atul (Ext)" w:date="2018-03-27T19:53:00Z">
              <w:r w:rsidR="00C758E5" w:rsidRPr="00437B91">
                <w:rPr>
                  <w:rFonts w:cs="Arial"/>
                  <w:sz w:val="20"/>
                  <w:szCs w:val="20"/>
                  <w:rPrChange w:id="674" w:author="Batra Yogesh (EXT)" w:date="2018-04-13T12:3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sym w:font="Wingdings" w:char="F0E0"/>
              </w:r>
            </w:ins>
            <w:del w:id="675" w:author="Prakash Atul (Ext)" w:date="2018-03-27T19:53:00Z">
              <w:r w:rsidRPr="00437B91" w:rsidDel="00C758E5">
                <w:rPr>
                  <w:rFonts w:cs="Arial"/>
                  <w:sz w:val="20"/>
                  <w:szCs w:val="20"/>
                  <w:rPrChange w:id="676" w:author="Batra Yogesh (EXT)" w:date="2018-04-13T12:3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</w:delText>
              </w:r>
            </w:del>
            <w:r w:rsidRPr="00437B91">
              <w:rPr>
                <w:rFonts w:cs="Arial"/>
                <w:sz w:val="20"/>
                <w:szCs w:val="20"/>
                <w:rPrChange w:id="677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</w:t>
            </w:r>
            <w:del w:id="678" w:author="Batra Yogesh (EXT)" w:date="2018-04-19T12:25:00Z">
              <w:r w:rsidRPr="00437B91" w:rsidDel="00EA0A38">
                <w:rPr>
                  <w:rFonts w:cs="Arial"/>
                  <w:sz w:val="20"/>
                  <w:szCs w:val="20"/>
                  <w:rPrChange w:id="679" w:author="Batra Yogesh (EXT)" w:date="2018-04-13T12:3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Lab Analysis</w:delText>
              </w:r>
            </w:del>
            <w:ins w:id="680" w:author="Batra Yogesh (EXT)" w:date="2018-04-19T12:25:00Z">
              <w:r w:rsidR="00EA0A38">
                <w:rPr>
                  <w:rFonts w:cs="Arial"/>
                  <w:sz w:val="20"/>
                  <w:szCs w:val="20"/>
                </w:rPr>
                <w:t xml:space="preserve"> Production Operations Data </w:t>
              </w:r>
            </w:ins>
            <w:ins w:id="681" w:author="Prakash Atul (Ext)" w:date="2018-03-27T19:53:00Z">
              <w:r w:rsidR="00C758E5" w:rsidRPr="00437B91">
                <w:rPr>
                  <w:rFonts w:cs="Arial"/>
                  <w:sz w:val="20"/>
                  <w:szCs w:val="20"/>
                  <w:rPrChange w:id="682" w:author="Batra Yogesh (EXT)" w:date="2018-04-13T12:3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sym w:font="Wingdings" w:char="F0E0"/>
              </w:r>
            </w:ins>
            <w:del w:id="683" w:author="Prakash Atul (Ext)" w:date="2018-03-27T19:53:00Z">
              <w:r w:rsidRPr="00437B91" w:rsidDel="00C758E5">
                <w:rPr>
                  <w:rFonts w:cs="Arial"/>
                  <w:sz w:val="20"/>
                  <w:szCs w:val="20"/>
                  <w:rPrChange w:id="684" w:author="Batra Yogesh (EXT)" w:date="2018-04-13T12:3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</w:delText>
              </w:r>
            </w:del>
            <w:r w:rsidRPr="00437B91">
              <w:rPr>
                <w:rFonts w:cs="Arial"/>
                <w:sz w:val="20"/>
                <w:szCs w:val="20"/>
                <w:rPrChange w:id="685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Oil/Condensate Stream Component Analysis</w:t>
            </w:r>
          </w:p>
        </w:tc>
        <w:tc>
          <w:tcPr>
            <w:tcW w:w="1667" w:type="pct"/>
            <w:tcPrChange w:id="686" w:author="Batra Yogesh (EXT)" w:date="2018-04-13T12:36:00Z">
              <w:tcPr>
                <w:tcW w:w="2700" w:type="dxa"/>
              </w:tcPr>
            </w:tcPrChange>
          </w:tcPr>
          <w:p w14:paraId="6CFF41F1" w14:textId="77777777" w:rsidR="008A2E52" w:rsidRPr="00437B91" w:rsidRDefault="008A2E52" w:rsidP="008A2E52">
            <w:pPr>
              <w:keepNext/>
              <w:keepLines/>
              <w:rPr>
                <w:rFonts w:cs="Arial"/>
                <w:sz w:val="20"/>
                <w:szCs w:val="20"/>
                <w:rPrChange w:id="687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sz w:val="20"/>
                <w:szCs w:val="20"/>
                <w:rPrChange w:id="688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The following fields are automatically populated: </w:t>
            </w:r>
          </w:p>
          <w:p w14:paraId="21461340" w14:textId="1791B25D" w:rsidR="008A2E52" w:rsidRPr="00437B91" w:rsidRDefault="008A2E52" w:rsidP="008A2E52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689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Yesterday’s </w:t>
            </w:r>
            <w:r w:rsidRPr="00437B91">
              <w:rPr>
                <w:rFonts w:cs="Arial"/>
                <w:b/>
                <w:i/>
                <w:sz w:val="20"/>
                <w:szCs w:val="20"/>
                <w:rPrChange w:id="690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From Date</w:t>
            </w:r>
            <w:r w:rsidRPr="00437B91">
              <w:rPr>
                <w:rFonts w:cs="Arial"/>
                <w:sz w:val="20"/>
                <w:szCs w:val="20"/>
                <w:rPrChange w:id="691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and Yesterday’s </w:t>
            </w:r>
            <w:r w:rsidRPr="00437B91">
              <w:rPr>
                <w:rFonts w:cs="Arial"/>
                <w:b/>
                <w:i/>
                <w:sz w:val="20"/>
                <w:szCs w:val="20"/>
                <w:rPrChange w:id="692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To Date</w:t>
            </w:r>
            <w:r w:rsidRPr="00437B91">
              <w:rPr>
                <w:rFonts w:cs="Arial"/>
                <w:sz w:val="20"/>
                <w:szCs w:val="20"/>
                <w:rPrChange w:id="693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are default populated in format yyyy-MM-dd (no time)</w:t>
            </w:r>
          </w:p>
        </w:tc>
        <w:tc>
          <w:tcPr>
            <w:tcW w:w="722" w:type="pct"/>
            <w:tcPrChange w:id="694" w:author="Batra Yogesh (EXT)" w:date="2018-04-13T12:36:00Z">
              <w:tcPr>
                <w:tcW w:w="1170" w:type="dxa"/>
              </w:tcPr>
            </w:tcPrChange>
          </w:tcPr>
          <w:p w14:paraId="185D4762" w14:textId="4B745E58" w:rsidR="008A2E52" w:rsidRPr="00437B91" w:rsidRDefault="008A2E52" w:rsidP="008A2E52">
            <w:pPr>
              <w:keepNext/>
              <w:keepLines/>
              <w:rPr>
                <w:rFonts w:cs="Arial"/>
                <w:sz w:val="20"/>
              </w:rPr>
            </w:pPr>
            <w:r w:rsidRPr="00437B91">
              <w:rPr>
                <w:rFonts w:cs="Arial"/>
                <w:color w:val="000000" w:themeColor="text1"/>
                <w:sz w:val="20"/>
                <w:szCs w:val="20"/>
              </w:rPr>
              <w:t>Thailand set default date of every BFs at yesterday date.</w:t>
            </w:r>
          </w:p>
        </w:tc>
      </w:tr>
      <w:tr w:rsidR="008C1871" w:rsidRPr="00437B91" w14:paraId="33A959F1" w14:textId="77777777" w:rsidTr="00437B91">
        <w:trPr>
          <w:cantSplit/>
          <w:trPrChange w:id="695" w:author="Batra Yogesh (EXT)" w:date="2018-04-13T12:3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696" w:author="Batra Yogesh (EXT)" w:date="2018-04-13T12:3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7DFA7450" w14:textId="77777777" w:rsidR="008C1871" w:rsidRPr="00437B91" w:rsidRDefault="008C1871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697" w:author="Batra Yogesh (EXT)" w:date="2018-04-13T12:36:00Z">
              <w:tcPr>
                <w:tcW w:w="3330" w:type="dxa"/>
              </w:tcPr>
            </w:tcPrChange>
          </w:tcPr>
          <w:p w14:paraId="0C4D0ED6" w14:textId="605D89A8" w:rsidR="008C1871" w:rsidRPr="00437B91" w:rsidRDefault="008C1871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698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Change the </w:t>
            </w:r>
            <w:r w:rsidRPr="00437B91">
              <w:rPr>
                <w:rFonts w:cs="Arial"/>
                <w:b/>
                <w:i/>
                <w:sz w:val="20"/>
                <w:szCs w:val="20"/>
                <w:rPrChange w:id="699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From Date</w:t>
            </w:r>
            <w:r w:rsidRPr="00437B91">
              <w:rPr>
                <w:rFonts w:cs="Arial"/>
                <w:sz w:val="20"/>
                <w:szCs w:val="20"/>
                <w:rPrChange w:id="700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and </w:t>
            </w:r>
            <w:r w:rsidRPr="00437B91">
              <w:rPr>
                <w:rFonts w:cs="Arial"/>
                <w:b/>
                <w:i/>
                <w:sz w:val="20"/>
                <w:szCs w:val="20"/>
                <w:rPrChange w:id="701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To Date </w:t>
            </w:r>
            <w:r w:rsidRPr="00437B91">
              <w:rPr>
                <w:rFonts w:cs="Arial"/>
                <w:sz w:val="20"/>
                <w:szCs w:val="20"/>
                <w:rPrChange w:id="702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to include the date of the record that needs to be edited</w:t>
            </w:r>
          </w:p>
        </w:tc>
        <w:tc>
          <w:tcPr>
            <w:tcW w:w="1667" w:type="pct"/>
            <w:tcPrChange w:id="703" w:author="Batra Yogesh (EXT)" w:date="2018-04-13T12:36:00Z">
              <w:tcPr>
                <w:tcW w:w="2700" w:type="dxa"/>
              </w:tcPr>
            </w:tcPrChange>
          </w:tcPr>
          <w:p w14:paraId="033EDF45" w14:textId="7F76EB09" w:rsidR="008C1871" w:rsidRPr="00437B91" w:rsidRDefault="008C1871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704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Dates are displayed</w:t>
            </w:r>
          </w:p>
        </w:tc>
        <w:tc>
          <w:tcPr>
            <w:tcW w:w="722" w:type="pct"/>
            <w:tcPrChange w:id="705" w:author="Batra Yogesh (EXT)" w:date="2018-04-13T12:36:00Z">
              <w:tcPr>
                <w:tcW w:w="1170" w:type="dxa"/>
              </w:tcPr>
            </w:tcPrChange>
          </w:tcPr>
          <w:p w14:paraId="1E07FE09" w14:textId="77777777" w:rsidR="008C1871" w:rsidRPr="00437B91" w:rsidRDefault="008C1871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8C1871" w:rsidRPr="00437B91" w14:paraId="0BAE583B" w14:textId="77777777" w:rsidTr="00437B91">
        <w:trPr>
          <w:cantSplit/>
          <w:trPrChange w:id="706" w:author="Batra Yogesh (EXT)" w:date="2018-04-13T12:3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07" w:author="Batra Yogesh (EXT)" w:date="2018-04-13T12:3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28F4540" w14:textId="77777777" w:rsidR="008C1871" w:rsidRPr="00437B91" w:rsidRDefault="008C1871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08" w:author="Batra Yogesh (EXT)" w:date="2018-04-13T12:36:00Z">
              <w:tcPr>
                <w:tcW w:w="3330" w:type="dxa"/>
              </w:tcPr>
            </w:tcPrChange>
          </w:tcPr>
          <w:p w14:paraId="1023C5E3" w14:textId="77777777" w:rsidR="008C1871" w:rsidRPr="00437B91" w:rsidRDefault="008C1871" w:rsidP="00623471">
            <w:pPr>
              <w:pStyle w:val="TableText"/>
              <w:rPr>
                <w:rFonts w:cs="Arial"/>
                <w:sz w:val="20"/>
                <w:szCs w:val="20"/>
                <w:rPrChange w:id="709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sz w:val="20"/>
                <w:szCs w:val="20"/>
                <w:rPrChange w:id="710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Navigate to the Stream with the record that needs to be edited using the drop down menus and click </w:t>
            </w:r>
            <w:r w:rsidRPr="00437B91">
              <w:rPr>
                <w:rFonts w:cs="Arial"/>
                <w:b/>
                <w:i/>
                <w:sz w:val="20"/>
                <w:szCs w:val="20"/>
                <w:rPrChange w:id="711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Go…</w:t>
            </w:r>
          </w:p>
          <w:p w14:paraId="3AFEAF79" w14:textId="77777777" w:rsidR="00D8609E" w:rsidRPr="00437B91" w:rsidRDefault="00D8609E" w:rsidP="00D8609E">
            <w:pPr>
              <w:pStyle w:val="TableText"/>
              <w:rPr>
                <w:rFonts w:cs="Arial"/>
                <w:sz w:val="20"/>
                <w:szCs w:val="20"/>
                <w:rPrChange w:id="712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b/>
                <w:i/>
                <w:sz w:val="20"/>
                <w:szCs w:val="20"/>
                <w:rPrChange w:id="713" w:author="Batra Yogesh (EXT)" w:date="2018-04-13T12:35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Operation Hierarchy</w:t>
            </w:r>
          </w:p>
          <w:p w14:paraId="579E93AA" w14:textId="77777777" w:rsidR="00D8609E" w:rsidRPr="00437B91" w:rsidRDefault="00D8609E" w:rsidP="00D8609E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714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b/>
                <w:i/>
                <w:sz w:val="20"/>
                <w:szCs w:val="20"/>
                <w:rPrChange w:id="715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Production Unit</w:t>
            </w:r>
          </w:p>
          <w:p w14:paraId="7993D15F" w14:textId="77777777" w:rsidR="00D8609E" w:rsidRPr="00437B91" w:rsidRDefault="00D8609E" w:rsidP="00D8609E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716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b/>
                <w:i/>
                <w:sz w:val="20"/>
                <w:szCs w:val="20"/>
                <w:rPrChange w:id="717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Product Sub Unit</w:t>
            </w:r>
          </w:p>
          <w:p w14:paraId="36D429F1" w14:textId="77777777" w:rsidR="00D8609E" w:rsidRPr="00437B91" w:rsidRDefault="00D8609E" w:rsidP="00D8609E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718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b/>
                <w:i/>
                <w:sz w:val="20"/>
                <w:szCs w:val="20"/>
                <w:rPrChange w:id="719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Area</w:t>
            </w:r>
          </w:p>
          <w:p w14:paraId="0459C2EB" w14:textId="77777777" w:rsidR="00D8609E" w:rsidRPr="00437B91" w:rsidRDefault="00D8609E" w:rsidP="00D8609E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720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b/>
                <w:i/>
                <w:sz w:val="20"/>
                <w:szCs w:val="20"/>
                <w:rPrChange w:id="721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Sub Area</w:t>
            </w:r>
          </w:p>
          <w:p w14:paraId="029765FA" w14:textId="77777777" w:rsidR="00D8609E" w:rsidRPr="00437B91" w:rsidRDefault="00D8609E" w:rsidP="00D8609E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722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b/>
                <w:i/>
                <w:sz w:val="20"/>
                <w:szCs w:val="20"/>
                <w:rPrChange w:id="723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Facility Class 2</w:t>
            </w:r>
          </w:p>
          <w:p w14:paraId="052FC891" w14:textId="77777777" w:rsidR="00D8609E" w:rsidRPr="00437B91" w:rsidRDefault="00D8609E" w:rsidP="00D8609E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724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b/>
                <w:i/>
                <w:sz w:val="20"/>
                <w:szCs w:val="20"/>
                <w:rPrChange w:id="725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Stream &amp; Facility Class 1 (Optional)</w:t>
            </w:r>
          </w:p>
          <w:p w14:paraId="152E249E" w14:textId="77777777" w:rsidR="00D8609E" w:rsidRPr="00437B91" w:rsidRDefault="00D8609E" w:rsidP="00D8609E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726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b/>
                <w:i/>
                <w:sz w:val="20"/>
                <w:szCs w:val="20"/>
                <w:rPrChange w:id="727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Steam (N/A)</w:t>
            </w:r>
          </w:p>
          <w:p w14:paraId="263F85E0" w14:textId="77777777" w:rsidR="00D8609E" w:rsidRPr="00437B91" w:rsidRDefault="00D8609E" w:rsidP="00D8609E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728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b/>
                <w:i/>
                <w:sz w:val="20"/>
                <w:szCs w:val="20"/>
                <w:rPrChange w:id="729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Analysis Status(Optional)</w:t>
            </w:r>
          </w:p>
          <w:p w14:paraId="4D60537C" w14:textId="77777777" w:rsidR="008C1871" w:rsidRPr="00437B91" w:rsidRDefault="008C1871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1667" w:type="pct"/>
            <w:tcPrChange w:id="730" w:author="Batra Yogesh (EXT)" w:date="2018-04-13T12:36:00Z">
              <w:tcPr>
                <w:tcW w:w="2700" w:type="dxa"/>
              </w:tcPr>
            </w:tcPrChange>
          </w:tcPr>
          <w:p w14:paraId="59207BC3" w14:textId="77777777" w:rsidR="008C1871" w:rsidRPr="00437B91" w:rsidRDefault="008C1871" w:rsidP="00623471">
            <w:pPr>
              <w:rPr>
                <w:rFonts w:cs="Arial"/>
                <w:sz w:val="20"/>
                <w:szCs w:val="20"/>
                <w:rPrChange w:id="731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sz w:val="20"/>
                <w:szCs w:val="20"/>
                <w:rPrChange w:id="732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Any historical data that was dated between the From and To dates will be displayed in the Data Window.  </w:t>
            </w:r>
          </w:p>
          <w:p w14:paraId="036F8E79" w14:textId="10CE65B5" w:rsidR="008C1871" w:rsidRPr="00437B91" w:rsidRDefault="008C1871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PrChange w:id="733" w:author="Batra Yogesh (EXT)" w:date="2018-04-13T12:36:00Z">
              <w:tcPr>
                <w:tcW w:w="1170" w:type="dxa"/>
              </w:tcPr>
            </w:tcPrChange>
          </w:tcPr>
          <w:p w14:paraId="69B97AF1" w14:textId="73EC308D" w:rsidR="008C1871" w:rsidRPr="00437B91" w:rsidRDefault="008C1871" w:rsidP="00D031E8">
            <w:pPr>
              <w:keepNext/>
              <w:keepLines/>
              <w:rPr>
                <w:rFonts w:cs="Arial"/>
                <w:sz w:val="20"/>
              </w:rPr>
            </w:pPr>
            <w:r w:rsidRPr="00437B91">
              <w:rPr>
                <w:rFonts w:cs="Arial"/>
                <w:sz w:val="20"/>
                <w:rPrChange w:id="734" w:author="Batra Yogesh (EXT)" w:date="2018-04-13T12:35:00Z">
                  <w:rPr>
                    <w:rFonts w:asciiTheme="minorHAnsi" w:hAnsiTheme="minorHAnsi"/>
                    <w:sz w:val="20"/>
                  </w:rPr>
                </w:rPrChange>
              </w:rPr>
              <w:t xml:space="preserve">Note:  The hierarchy information may be  pre-populated and user just needs to hit </w:t>
            </w:r>
            <w:r w:rsidRPr="00437B91">
              <w:rPr>
                <w:rFonts w:cs="Arial"/>
                <w:b/>
                <w:i/>
                <w:sz w:val="20"/>
                <w:rPrChange w:id="735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</w:rPr>
                </w:rPrChange>
              </w:rPr>
              <w:t>Go</w:t>
            </w:r>
          </w:p>
        </w:tc>
      </w:tr>
      <w:tr w:rsidR="008C1871" w:rsidRPr="00437B91" w14:paraId="70AB1621" w14:textId="77777777" w:rsidTr="00437B91">
        <w:trPr>
          <w:cantSplit/>
          <w:trPrChange w:id="736" w:author="Batra Yogesh (EXT)" w:date="2018-04-13T12:3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37" w:author="Batra Yogesh (EXT)" w:date="2018-04-13T12:3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3A7B7965" w14:textId="77777777" w:rsidR="008C1871" w:rsidRPr="00437B91" w:rsidRDefault="008C1871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38" w:author="Batra Yogesh (EXT)" w:date="2018-04-13T12:36:00Z">
              <w:tcPr>
                <w:tcW w:w="3330" w:type="dxa"/>
              </w:tcPr>
            </w:tcPrChange>
          </w:tcPr>
          <w:p w14:paraId="2DECE6BE" w14:textId="38F4EF3F" w:rsidR="008C1871" w:rsidRPr="00437B91" w:rsidRDefault="008C1871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739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Select the record that needs to be updated</w:t>
            </w:r>
          </w:p>
        </w:tc>
        <w:tc>
          <w:tcPr>
            <w:tcW w:w="1667" w:type="pct"/>
            <w:tcPrChange w:id="740" w:author="Batra Yogesh (EXT)" w:date="2018-04-13T12:36:00Z">
              <w:tcPr>
                <w:tcW w:w="2700" w:type="dxa"/>
              </w:tcPr>
            </w:tcPrChange>
          </w:tcPr>
          <w:p w14:paraId="745CD2B3" w14:textId="1C347A72" w:rsidR="008C1871" w:rsidRPr="00437B91" w:rsidRDefault="008C1871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741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Record is highlighted</w:t>
            </w:r>
          </w:p>
        </w:tc>
        <w:tc>
          <w:tcPr>
            <w:tcW w:w="722" w:type="pct"/>
            <w:tcPrChange w:id="742" w:author="Batra Yogesh (EXT)" w:date="2018-04-13T12:36:00Z">
              <w:tcPr>
                <w:tcW w:w="1170" w:type="dxa"/>
              </w:tcPr>
            </w:tcPrChange>
          </w:tcPr>
          <w:p w14:paraId="280C0867" w14:textId="77777777" w:rsidR="008C1871" w:rsidRPr="00437B91" w:rsidRDefault="008C1871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8C1871" w:rsidRPr="00437B91" w14:paraId="2E8CD4DE" w14:textId="77777777" w:rsidTr="00437B91">
        <w:trPr>
          <w:cantSplit/>
          <w:trPrChange w:id="743" w:author="Batra Yogesh (EXT)" w:date="2018-04-13T12:3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44" w:author="Batra Yogesh (EXT)" w:date="2018-04-13T12:3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6E7CF176" w14:textId="77777777" w:rsidR="008C1871" w:rsidRPr="00437B91" w:rsidRDefault="008C1871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45" w:author="Batra Yogesh (EXT)" w:date="2018-04-13T12:36:00Z">
              <w:tcPr>
                <w:tcW w:w="3330" w:type="dxa"/>
              </w:tcPr>
            </w:tcPrChange>
          </w:tcPr>
          <w:p w14:paraId="4A483746" w14:textId="4E321DBE" w:rsidR="008C1871" w:rsidRPr="00437B91" w:rsidRDefault="008C1871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746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Edit the data entry fields that need to modified</w:t>
            </w:r>
          </w:p>
        </w:tc>
        <w:tc>
          <w:tcPr>
            <w:tcW w:w="1667" w:type="pct"/>
            <w:tcPrChange w:id="747" w:author="Batra Yogesh (EXT)" w:date="2018-04-13T12:36:00Z">
              <w:tcPr>
                <w:tcW w:w="2700" w:type="dxa"/>
              </w:tcPr>
            </w:tcPrChange>
          </w:tcPr>
          <w:p w14:paraId="4F7D5890" w14:textId="25EFFE80" w:rsidR="008C1871" w:rsidRPr="00437B91" w:rsidRDefault="008C1871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748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Updated data appears in entry field</w:t>
            </w:r>
          </w:p>
        </w:tc>
        <w:tc>
          <w:tcPr>
            <w:tcW w:w="722" w:type="pct"/>
            <w:tcPrChange w:id="749" w:author="Batra Yogesh (EXT)" w:date="2018-04-13T12:36:00Z">
              <w:tcPr>
                <w:tcW w:w="1170" w:type="dxa"/>
              </w:tcPr>
            </w:tcPrChange>
          </w:tcPr>
          <w:p w14:paraId="16BB67E1" w14:textId="03032907" w:rsidR="008C1871" w:rsidRPr="00437B91" w:rsidRDefault="008C1871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8C1871" w:rsidRPr="00437B91" w14:paraId="4A866B00" w14:textId="77777777" w:rsidTr="00437B91">
        <w:trPr>
          <w:cantSplit/>
          <w:trPrChange w:id="750" w:author="Batra Yogesh (EXT)" w:date="2018-04-13T12:3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51" w:author="Batra Yogesh (EXT)" w:date="2018-04-13T12:3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6BCF0FFA" w14:textId="77777777" w:rsidR="008C1871" w:rsidRPr="00437B91" w:rsidRDefault="008C1871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52" w:author="Batra Yogesh (EXT)" w:date="2018-04-13T12:36:00Z">
              <w:tcPr>
                <w:tcW w:w="3330" w:type="dxa"/>
              </w:tcPr>
            </w:tcPrChange>
          </w:tcPr>
          <w:p w14:paraId="01A4E708" w14:textId="45324CA2" w:rsidR="008C1871" w:rsidRPr="00437B91" w:rsidRDefault="008C1871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753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437B91">
              <w:rPr>
                <w:rFonts w:cs="Arial"/>
                <w:b/>
                <w:i/>
                <w:sz w:val="20"/>
                <w:szCs w:val="20"/>
                <w:rPrChange w:id="754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437B91">
              <w:rPr>
                <w:rFonts w:cs="Arial"/>
                <w:sz w:val="20"/>
                <w:szCs w:val="20"/>
                <w:rPrChange w:id="755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667" w:type="pct"/>
            <w:tcPrChange w:id="756" w:author="Batra Yogesh (EXT)" w:date="2018-04-13T12:36:00Z">
              <w:tcPr>
                <w:tcW w:w="2700" w:type="dxa"/>
              </w:tcPr>
            </w:tcPrChange>
          </w:tcPr>
          <w:p w14:paraId="277BC744" w14:textId="77777777" w:rsidR="008C1871" w:rsidRPr="00437B91" w:rsidRDefault="008C1871" w:rsidP="00623471">
            <w:pPr>
              <w:rPr>
                <w:rFonts w:cs="Arial"/>
                <w:sz w:val="20"/>
                <w:szCs w:val="20"/>
                <w:rPrChange w:id="757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37B91">
              <w:rPr>
                <w:rFonts w:cs="Arial"/>
                <w:sz w:val="20"/>
                <w:szCs w:val="20"/>
                <w:rPrChange w:id="758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Entry is saved </w:t>
            </w:r>
          </w:p>
          <w:p w14:paraId="2E3FBF1A" w14:textId="35B2CD53" w:rsidR="008C1871" w:rsidRPr="00437B91" w:rsidRDefault="008C1871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PrChange w:id="759" w:author="Batra Yogesh (EXT)" w:date="2018-04-13T12:36:00Z">
              <w:tcPr>
                <w:tcW w:w="1170" w:type="dxa"/>
              </w:tcPr>
            </w:tcPrChange>
          </w:tcPr>
          <w:p w14:paraId="5E930DD4" w14:textId="77777777" w:rsidR="008C1871" w:rsidRPr="00437B91" w:rsidRDefault="008C1871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8C1871" w:rsidRPr="00437B91" w14:paraId="1B7A5109" w14:textId="77777777" w:rsidTr="00437B91">
        <w:trPr>
          <w:cantSplit/>
          <w:trPrChange w:id="760" w:author="Batra Yogesh (EXT)" w:date="2018-04-13T12:3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61" w:author="Batra Yogesh (EXT)" w:date="2018-04-13T12:3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21C3AD3A" w14:textId="77777777" w:rsidR="008C1871" w:rsidRPr="00437B91" w:rsidRDefault="008C1871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62" w:author="Batra Yogesh (EXT)" w:date="2018-04-13T12:36:00Z">
              <w:tcPr>
                <w:tcW w:w="3330" w:type="dxa"/>
              </w:tcPr>
            </w:tcPrChange>
          </w:tcPr>
          <w:p w14:paraId="6AD955D2" w14:textId="21DBFBA5" w:rsidR="008C1871" w:rsidRPr="00437B91" w:rsidRDefault="008C1871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763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Change the attribute with erroneous data</w:t>
            </w:r>
          </w:p>
        </w:tc>
        <w:tc>
          <w:tcPr>
            <w:tcW w:w="1667" w:type="pct"/>
            <w:tcPrChange w:id="764" w:author="Batra Yogesh (EXT)" w:date="2018-04-13T12:36:00Z">
              <w:tcPr>
                <w:tcW w:w="2700" w:type="dxa"/>
              </w:tcPr>
            </w:tcPrChange>
          </w:tcPr>
          <w:p w14:paraId="2EBE4BA2" w14:textId="0F51AD0E" w:rsidR="008C1871" w:rsidRPr="00437B91" w:rsidRDefault="008C1871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765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Data is updated</w:t>
            </w:r>
          </w:p>
        </w:tc>
        <w:tc>
          <w:tcPr>
            <w:tcW w:w="722" w:type="pct"/>
            <w:tcPrChange w:id="766" w:author="Batra Yogesh (EXT)" w:date="2018-04-13T12:36:00Z">
              <w:tcPr>
                <w:tcW w:w="1170" w:type="dxa"/>
              </w:tcPr>
            </w:tcPrChange>
          </w:tcPr>
          <w:p w14:paraId="5568405F" w14:textId="77777777" w:rsidR="008C1871" w:rsidRPr="00437B91" w:rsidRDefault="008C1871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8C1871" w:rsidRPr="00437B91" w14:paraId="1574210B" w14:textId="77777777" w:rsidTr="00437B91">
        <w:trPr>
          <w:cantSplit/>
          <w:trPrChange w:id="767" w:author="Batra Yogesh (EXT)" w:date="2018-04-13T12:3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68" w:author="Batra Yogesh (EXT)" w:date="2018-04-13T12:3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708B4472" w14:textId="77777777" w:rsidR="008C1871" w:rsidRPr="00437B91" w:rsidRDefault="008C1871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69" w:author="Batra Yogesh (EXT)" w:date="2018-04-13T12:36:00Z">
              <w:tcPr>
                <w:tcW w:w="3330" w:type="dxa"/>
              </w:tcPr>
            </w:tcPrChange>
          </w:tcPr>
          <w:p w14:paraId="29CDB04B" w14:textId="09482F9E" w:rsidR="008C1871" w:rsidRPr="00437B91" w:rsidRDefault="008C1871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770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437B91">
              <w:rPr>
                <w:rFonts w:cs="Arial"/>
                <w:b/>
                <w:i/>
                <w:sz w:val="20"/>
                <w:szCs w:val="20"/>
                <w:rPrChange w:id="771" w:author="Batra Yogesh (EXT)" w:date="2018-04-13T12:3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Save </w:t>
            </w:r>
            <w:r w:rsidRPr="00437B91">
              <w:rPr>
                <w:rFonts w:cs="Arial"/>
                <w:sz w:val="20"/>
                <w:szCs w:val="20"/>
                <w:rPrChange w:id="772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icon in the Tool Bar</w:t>
            </w:r>
          </w:p>
        </w:tc>
        <w:tc>
          <w:tcPr>
            <w:tcW w:w="1667" w:type="pct"/>
            <w:tcPrChange w:id="773" w:author="Batra Yogesh (EXT)" w:date="2018-04-13T12:36:00Z">
              <w:tcPr>
                <w:tcW w:w="2700" w:type="dxa"/>
              </w:tcPr>
            </w:tcPrChange>
          </w:tcPr>
          <w:p w14:paraId="52F0EFDB" w14:textId="023ED2F9" w:rsidR="008C1871" w:rsidRPr="00437B91" w:rsidRDefault="008C1871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437B91">
              <w:rPr>
                <w:rFonts w:cs="Arial"/>
                <w:sz w:val="20"/>
                <w:szCs w:val="20"/>
                <w:rPrChange w:id="774" w:author="Batra Yogesh (EXT)" w:date="2018-04-13T12:3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Updated forecast is saved</w:t>
            </w:r>
          </w:p>
        </w:tc>
        <w:tc>
          <w:tcPr>
            <w:tcW w:w="722" w:type="pct"/>
            <w:tcPrChange w:id="775" w:author="Batra Yogesh (EXT)" w:date="2018-04-13T12:36:00Z">
              <w:tcPr>
                <w:tcW w:w="1170" w:type="dxa"/>
              </w:tcPr>
            </w:tcPrChange>
          </w:tcPr>
          <w:p w14:paraId="002E90C2" w14:textId="77777777" w:rsidR="008C1871" w:rsidRPr="00437B91" w:rsidRDefault="008C1871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8C1871" w:rsidRPr="00437B91" w14:paraId="0BAA3825" w14:textId="77777777" w:rsidTr="00437B91">
        <w:trPr>
          <w:cantSplit/>
          <w:trPrChange w:id="776" w:author="Batra Yogesh (EXT)" w:date="2018-04-13T12:3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77" w:author="Batra Yogesh (EXT)" w:date="2018-04-13T12:3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21" w14:textId="77777777" w:rsidR="008C1871" w:rsidRPr="00437B91" w:rsidRDefault="008C1871" w:rsidP="009D7887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</w:p>
        </w:tc>
        <w:tc>
          <w:tcPr>
            <w:tcW w:w="2056" w:type="pct"/>
            <w:shd w:val="clear" w:color="auto" w:fill="C6D9F1" w:themeFill="text2" w:themeFillTint="33"/>
            <w:tcPrChange w:id="778" w:author="Batra Yogesh (EXT)" w:date="2018-04-13T12:36:00Z">
              <w:tcPr>
                <w:tcW w:w="3330" w:type="dxa"/>
                <w:shd w:val="clear" w:color="auto" w:fill="C6D9F1" w:themeFill="text2" w:themeFillTint="33"/>
              </w:tcPr>
            </w:tcPrChange>
          </w:tcPr>
          <w:p w14:paraId="0BAA3822" w14:textId="77777777" w:rsidR="008C1871" w:rsidRPr="00437B91" w:rsidRDefault="008C1871" w:rsidP="00D031E8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437B91">
              <w:rPr>
                <w:rFonts w:cs="Arial"/>
                <w:sz w:val="20"/>
              </w:rPr>
              <w:t>END OF USE CASE</w:t>
            </w:r>
          </w:p>
        </w:tc>
        <w:tc>
          <w:tcPr>
            <w:tcW w:w="1667" w:type="pct"/>
            <w:shd w:val="clear" w:color="auto" w:fill="C6D9F1" w:themeFill="text2" w:themeFillTint="33"/>
            <w:tcPrChange w:id="779" w:author="Batra Yogesh (EXT)" w:date="2018-04-13T12:36:00Z">
              <w:tcPr>
                <w:tcW w:w="2700" w:type="dxa"/>
                <w:shd w:val="clear" w:color="auto" w:fill="C6D9F1" w:themeFill="text2" w:themeFillTint="33"/>
              </w:tcPr>
            </w:tcPrChange>
          </w:tcPr>
          <w:p w14:paraId="0BAA3823" w14:textId="77777777" w:rsidR="008C1871" w:rsidRPr="00437B91" w:rsidRDefault="008C1871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722" w:type="pct"/>
            <w:shd w:val="clear" w:color="auto" w:fill="C6D9F1" w:themeFill="text2" w:themeFillTint="33"/>
            <w:tcPrChange w:id="780" w:author="Batra Yogesh (EXT)" w:date="2018-04-13T12:36:00Z">
              <w:tcPr>
                <w:tcW w:w="1170" w:type="dxa"/>
                <w:shd w:val="clear" w:color="auto" w:fill="C6D9F1" w:themeFill="text2" w:themeFillTint="33"/>
              </w:tcPr>
            </w:tcPrChange>
          </w:tcPr>
          <w:p w14:paraId="0BAA3824" w14:textId="77777777" w:rsidR="008C1871" w:rsidRPr="00437B91" w:rsidRDefault="008C1871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826" w14:textId="77777777" w:rsidR="00C13B91" w:rsidRPr="00437B91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7" w14:textId="77777777" w:rsidR="00543D6E" w:rsidRPr="00437B91" w:rsidRDefault="00543D6E" w:rsidP="00A902A5">
      <w:pPr>
        <w:rPr>
          <w:rFonts w:cs="Arial"/>
        </w:rPr>
      </w:pPr>
    </w:p>
    <w:p w14:paraId="0BAA3828" w14:textId="77777777" w:rsidR="003D41D8" w:rsidRPr="00437B91" w:rsidRDefault="001516B9" w:rsidP="003D41D8">
      <w:pPr>
        <w:pStyle w:val="Heading1"/>
      </w:pPr>
      <w:bookmarkStart w:id="781" w:name="_Toc502067427"/>
      <w:r w:rsidRPr="00437B91">
        <w:t>Exception</w:t>
      </w:r>
      <w:r w:rsidR="00BF2F96" w:rsidRPr="00437B91">
        <w:t>s</w:t>
      </w:r>
      <w:bookmarkEnd w:id="781"/>
    </w:p>
    <w:p w14:paraId="0BAA3829" w14:textId="2906BD66" w:rsidR="001516B9" w:rsidRPr="00437B91" w:rsidRDefault="00E71304" w:rsidP="00447470">
      <w:pPr>
        <w:pStyle w:val="Heading2"/>
      </w:pPr>
      <w:bookmarkStart w:id="782" w:name="_Toc502067428"/>
      <w:r w:rsidRPr="00437B91">
        <w:t>List of Common Issues/Errors</w:t>
      </w:r>
      <w:bookmarkEnd w:id="782"/>
    </w:p>
    <w:p w14:paraId="0BAA382A" w14:textId="6605AC92" w:rsidR="001516B9" w:rsidRPr="00437B91" w:rsidRDefault="009D157E" w:rsidP="001516B9">
      <w:pPr>
        <w:rPr>
          <w:rFonts w:cs="Arial"/>
        </w:rPr>
      </w:pPr>
      <w:r w:rsidRPr="00437B91">
        <w:rPr>
          <w:rFonts w:cs="Arial"/>
        </w:rPr>
        <w:t>Not aware of any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783" w:author="Batra Yogesh (EXT)" w:date="2018-04-13T12:36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784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437B91" w14:paraId="0BAA382F" w14:textId="77777777" w:rsidTr="00437B91">
        <w:trPr>
          <w:cantSplit/>
          <w:tblHeader/>
          <w:trPrChange w:id="785" w:author="Batra Yogesh (EXT)" w:date="2018-04-13T12:36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786" w:author="Batra Yogesh (EXT)" w:date="2018-04-13T12:36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437B91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787" w:author="Batra Yogesh (EXT)" w:date="2018-04-13T12:36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437B91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37B91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788" w:author="Batra Yogesh (EXT)" w:date="2018-04-13T12:36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437B91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37B91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789" w:author="Batra Yogesh (EXT)" w:date="2018-04-13T12:36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437B91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437B91" w14:paraId="0BAA3834" w14:textId="77777777" w:rsidTr="00437B91">
        <w:trPr>
          <w:cantSplit/>
          <w:trPrChange w:id="790" w:author="Batra Yogesh (EXT)" w:date="2018-04-13T12:36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791" w:author="Batra Yogesh (EXT)" w:date="2018-04-13T12:36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437B91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792" w:author="Batra Yogesh (EXT)" w:date="2018-04-13T12:36:00Z">
              <w:tcPr>
                <w:tcW w:w="2790" w:type="dxa"/>
              </w:tcPr>
            </w:tcPrChange>
          </w:tcPr>
          <w:p w14:paraId="0BAA3831" w14:textId="77777777" w:rsidR="001516B9" w:rsidRPr="00437B91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93" w:author="Batra Yogesh (EXT)" w:date="2018-04-13T12:36:00Z">
              <w:tcPr>
                <w:tcW w:w="3330" w:type="dxa"/>
              </w:tcPr>
            </w:tcPrChange>
          </w:tcPr>
          <w:p w14:paraId="0BAA3832" w14:textId="77777777" w:rsidR="001516B9" w:rsidRPr="00437B91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794" w:author="Batra Yogesh (EXT)" w:date="2018-04-13T12:36:00Z">
              <w:tcPr>
                <w:tcW w:w="1170" w:type="dxa"/>
              </w:tcPr>
            </w:tcPrChange>
          </w:tcPr>
          <w:p w14:paraId="0BAA3833" w14:textId="77777777" w:rsidR="001516B9" w:rsidRPr="00437B91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437B91" w14:paraId="0BAA3839" w14:textId="77777777" w:rsidTr="00437B91">
        <w:trPr>
          <w:cantSplit/>
          <w:trHeight w:val="341"/>
          <w:trPrChange w:id="795" w:author="Batra Yogesh (EXT)" w:date="2018-04-13T12:36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796" w:author="Batra Yogesh (EXT)" w:date="2018-04-13T12:36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437B91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797" w:author="Batra Yogesh (EXT)" w:date="2018-04-13T12:36:00Z">
              <w:tcPr>
                <w:tcW w:w="2790" w:type="dxa"/>
              </w:tcPr>
            </w:tcPrChange>
          </w:tcPr>
          <w:p w14:paraId="0BAA3836" w14:textId="77777777" w:rsidR="000A438C" w:rsidRPr="00437B91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98" w:author="Batra Yogesh (EXT)" w:date="2018-04-13T12:36:00Z">
              <w:tcPr>
                <w:tcW w:w="3330" w:type="dxa"/>
              </w:tcPr>
            </w:tcPrChange>
          </w:tcPr>
          <w:p w14:paraId="0BAA3837" w14:textId="77777777" w:rsidR="000A438C" w:rsidRPr="00437B91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799" w:author="Batra Yogesh (EXT)" w:date="2018-04-13T12:36:00Z">
              <w:tcPr>
                <w:tcW w:w="1170" w:type="dxa"/>
              </w:tcPr>
            </w:tcPrChange>
          </w:tcPr>
          <w:p w14:paraId="0BAA3838" w14:textId="77777777" w:rsidR="000A438C" w:rsidRPr="00437B91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437B91" w14:paraId="0BAA383E" w14:textId="77777777" w:rsidTr="00437B91">
        <w:trPr>
          <w:cantSplit/>
          <w:trHeight w:val="341"/>
          <w:trPrChange w:id="800" w:author="Batra Yogesh (EXT)" w:date="2018-04-13T12:36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801" w:author="Batra Yogesh (EXT)" w:date="2018-04-13T12:36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437B91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802" w:author="Batra Yogesh (EXT)" w:date="2018-04-13T12:36:00Z">
              <w:tcPr>
                <w:tcW w:w="2790" w:type="dxa"/>
              </w:tcPr>
            </w:tcPrChange>
          </w:tcPr>
          <w:p w14:paraId="0BAA383B" w14:textId="77777777" w:rsidR="000A438C" w:rsidRPr="00437B91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803" w:author="Batra Yogesh (EXT)" w:date="2018-04-13T12:36:00Z">
              <w:tcPr>
                <w:tcW w:w="3330" w:type="dxa"/>
              </w:tcPr>
            </w:tcPrChange>
          </w:tcPr>
          <w:p w14:paraId="0BAA383C" w14:textId="77777777" w:rsidR="000A438C" w:rsidRPr="00437B91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804" w:author="Batra Yogesh (EXT)" w:date="2018-04-13T12:36:00Z">
              <w:tcPr>
                <w:tcW w:w="1170" w:type="dxa"/>
              </w:tcPr>
            </w:tcPrChange>
          </w:tcPr>
          <w:p w14:paraId="0BAA383D" w14:textId="77777777" w:rsidR="000A438C" w:rsidRPr="00437B91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437B91" w:rsidRDefault="00E77205" w:rsidP="00BF2F96">
      <w:pPr>
        <w:rPr>
          <w:rFonts w:cs="Arial"/>
          <w:i/>
        </w:rPr>
      </w:pPr>
    </w:p>
    <w:p w14:paraId="21700B0D" w14:textId="3C5DE533" w:rsidR="0065421D" w:rsidRPr="00437B91" w:rsidRDefault="0065421D" w:rsidP="0065421D">
      <w:pPr>
        <w:pStyle w:val="Heading1"/>
      </w:pPr>
      <w:bookmarkStart w:id="805" w:name="_Toc502067429"/>
      <w:r w:rsidRPr="00437B91">
        <w:t>Example</w:t>
      </w:r>
      <w:bookmarkEnd w:id="805"/>
      <w:r w:rsidRPr="00437B91">
        <w:t xml:space="preserve"> </w:t>
      </w:r>
    </w:p>
    <w:p w14:paraId="33125243" w14:textId="53EB8702" w:rsidR="0065421D" w:rsidRPr="0055420E" w:rsidRDefault="0065421D" w:rsidP="0065421D">
      <w:pPr>
        <w:rPr>
          <w:rFonts w:cs="Arial"/>
        </w:rPr>
      </w:pPr>
    </w:p>
    <w:p w14:paraId="6C3FCD31" w14:textId="77777777" w:rsidR="0065421D" w:rsidRPr="0055420E" w:rsidRDefault="0065421D" w:rsidP="0065421D">
      <w:pPr>
        <w:rPr>
          <w:rFonts w:cs="Arial"/>
        </w:rPr>
      </w:pPr>
    </w:p>
    <w:p w14:paraId="4C62BE6E" w14:textId="77777777" w:rsidR="0065421D" w:rsidRPr="00437B91" w:rsidRDefault="0065421D" w:rsidP="00BF2F96">
      <w:pPr>
        <w:rPr>
          <w:rFonts w:cs="Arial"/>
          <w:i/>
        </w:rPr>
      </w:pPr>
    </w:p>
    <w:sectPr w:rsidR="0065421D" w:rsidRPr="00437B91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E956DB" w14:textId="77777777" w:rsidR="002200BB" w:rsidRDefault="002200BB">
      <w:r>
        <w:separator/>
      </w:r>
    </w:p>
  </w:endnote>
  <w:endnote w:type="continuationSeparator" w:id="0">
    <w:p w14:paraId="5EA71C16" w14:textId="77777777" w:rsidR="002200BB" w:rsidRDefault="00220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E55A1" w14:textId="77777777" w:rsidR="00745F7A" w:rsidRDefault="00745F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4B87B9E5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EA0A38">
      <w:rPr>
        <w:rFonts w:cs="Arial"/>
        <w:noProof/>
        <w:color w:val="3399FF"/>
      </w:rPr>
      <w:t>9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7F9B4D" w14:textId="77777777" w:rsidR="00745F7A" w:rsidRDefault="00745F7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220FE8" w14:textId="77777777" w:rsidR="002200BB" w:rsidRDefault="002200BB">
      <w:r>
        <w:separator/>
      </w:r>
    </w:p>
  </w:footnote>
  <w:footnote w:type="continuationSeparator" w:id="0">
    <w:p w14:paraId="602D82C7" w14:textId="77777777" w:rsidR="002200BB" w:rsidRDefault="00220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D7E01" w14:textId="77777777" w:rsidR="00745F7A" w:rsidRDefault="00745F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5E8F9631" w:rsidR="00014D25" w:rsidRPr="00D730E7" w:rsidRDefault="00824C94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BKK_UC15</w:t>
    </w:r>
    <w:r w:rsidR="005D7FC7" w:rsidRPr="005D7FC7">
      <w:rPr>
        <w:b/>
        <w:color w:val="3399FF"/>
      </w:rPr>
      <w:t xml:space="preserve"> – </w:t>
    </w:r>
    <w:r w:rsidRPr="00824C94">
      <w:rPr>
        <w:b/>
        <w:color w:val="3399FF"/>
      </w:rPr>
      <w:t>Oil</w:t>
    </w:r>
    <w:r>
      <w:rPr>
        <w:b/>
        <w:color w:val="3399FF"/>
      </w:rPr>
      <w:t xml:space="preserve"> / Condensate_Stream Component </w:t>
    </w:r>
    <w:r w:rsidRPr="00824C94">
      <w:rPr>
        <w:b/>
        <w:color w:val="3399FF"/>
      </w:rPr>
      <w:t>Analysis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46718" w14:textId="77777777" w:rsidR="00745F7A" w:rsidRDefault="00745F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92E9A"/>
    <w:multiLevelType w:val="hybridMultilevel"/>
    <w:tmpl w:val="03CA9B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94659D"/>
    <w:multiLevelType w:val="hybridMultilevel"/>
    <w:tmpl w:val="F0FC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635BE"/>
    <w:multiLevelType w:val="hybridMultilevel"/>
    <w:tmpl w:val="E5185D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B096C"/>
    <w:multiLevelType w:val="hybridMultilevel"/>
    <w:tmpl w:val="267A84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65982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BF643B3"/>
    <w:multiLevelType w:val="hybridMultilevel"/>
    <w:tmpl w:val="FA2AB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1147DE"/>
    <w:multiLevelType w:val="hybridMultilevel"/>
    <w:tmpl w:val="FCDC3F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26041E0"/>
    <w:multiLevelType w:val="hybridMultilevel"/>
    <w:tmpl w:val="05586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08368E"/>
    <w:multiLevelType w:val="hybridMultilevel"/>
    <w:tmpl w:val="415E0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3F11EE"/>
    <w:multiLevelType w:val="hybridMultilevel"/>
    <w:tmpl w:val="98E411B2"/>
    <w:lvl w:ilvl="0" w:tplc="04090005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</w:rPr>
    </w:lvl>
    <w:lvl w:ilvl="1" w:tplc="619ADA60">
      <w:start w:val="1"/>
      <w:numFmt w:val="decimal"/>
      <w:lvlText w:val="%2."/>
      <w:lvlJc w:val="left"/>
      <w:pPr>
        <w:tabs>
          <w:tab w:val="num" w:pos="2016"/>
        </w:tabs>
        <w:ind w:left="2016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9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1"/>
  </w:num>
  <w:num w:numId="2">
    <w:abstractNumId w:val="8"/>
  </w:num>
  <w:num w:numId="3">
    <w:abstractNumId w:val="10"/>
  </w:num>
  <w:num w:numId="4">
    <w:abstractNumId w:val="11"/>
  </w:num>
  <w:num w:numId="5">
    <w:abstractNumId w:val="17"/>
  </w:num>
  <w:num w:numId="6">
    <w:abstractNumId w:val="0"/>
  </w:num>
  <w:num w:numId="7">
    <w:abstractNumId w:val="19"/>
  </w:num>
  <w:num w:numId="8">
    <w:abstractNumId w:val="20"/>
  </w:num>
  <w:num w:numId="9">
    <w:abstractNumId w:val="9"/>
  </w:num>
  <w:num w:numId="10">
    <w:abstractNumId w:val="2"/>
  </w:num>
  <w:num w:numId="11">
    <w:abstractNumId w:val="12"/>
  </w:num>
  <w:num w:numId="12">
    <w:abstractNumId w:val="6"/>
  </w:num>
  <w:num w:numId="13">
    <w:abstractNumId w:val="1"/>
  </w:num>
  <w:num w:numId="14">
    <w:abstractNumId w:val="18"/>
  </w:num>
  <w:num w:numId="15">
    <w:abstractNumId w:val="7"/>
  </w:num>
  <w:num w:numId="16">
    <w:abstractNumId w:val="3"/>
  </w:num>
  <w:num w:numId="17">
    <w:abstractNumId w:val="14"/>
  </w:num>
  <w:num w:numId="18">
    <w:abstractNumId w:val="16"/>
  </w:num>
  <w:num w:numId="19">
    <w:abstractNumId w:val="13"/>
  </w:num>
  <w:num w:numId="20">
    <w:abstractNumId w:val="5"/>
  </w:num>
  <w:num w:numId="21">
    <w:abstractNumId w:val="4"/>
  </w:num>
  <w:num w:numId="22">
    <w:abstractNumId w:val="15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Prakash Atul (Ext)">
    <w15:presenceInfo w15:providerId="AD" w15:userId="S-1-5-21-4162059163-1544859033-1701284029-50486"/>
  </w15:person>
  <w15:person w15:author="Wirasak Chomphu">
    <w15:presenceInfo w15:providerId="AD" w15:userId="S::wcld@chevron.com::ff9f8cb3-7801-46c4-8294-8ccee1c17f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2721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42AD"/>
    <w:rsid w:val="000768AA"/>
    <w:rsid w:val="00080CE7"/>
    <w:rsid w:val="00084717"/>
    <w:rsid w:val="00084875"/>
    <w:rsid w:val="00085785"/>
    <w:rsid w:val="00092182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0A91"/>
    <w:rsid w:val="001516B9"/>
    <w:rsid w:val="00151BF5"/>
    <w:rsid w:val="0015342F"/>
    <w:rsid w:val="00154331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C5CA6"/>
    <w:rsid w:val="001D4407"/>
    <w:rsid w:val="001D705B"/>
    <w:rsid w:val="001E2C66"/>
    <w:rsid w:val="001E3D6C"/>
    <w:rsid w:val="001E52CE"/>
    <w:rsid w:val="001F39DB"/>
    <w:rsid w:val="001F4076"/>
    <w:rsid w:val="001F4DFF"/>
    <w:rsid w:val="0020298E"/>
    <w:rsid w:val="00205F8C"/>
    <w:rsid w:val="00207B56"/>
    <w:rsid w:val="002127A4"/>
    <w:rsid w:val="002153C4"/>
    <w:rsid w:val="00215B02"/>
    <w:rsid w:val="002200BB"/>
    <w:rsid w:val="0022028E"/>
    <w:rsid w:val="00226A6D"/>
    <w:rsid w:val="002277E3"/>
    <w:rsid w:val="00232E39"/>
    <w:rsid w:val="00235894"/>
    <w:rsid w:val="002377AB"/>
    <w:rsid w:val="0024192C"/>
    <w:rsid w:val="00243945"/>
    <w:rsid w:val="0025276B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F0D"/>
    <w:rsid w:val="002A6A74"/>
    <w:rsid w:val="002B11F2"/>
    <w:rsid w:val="002B36DF"/>
    <w:rsid w:val="002B4081"/>
    <w:rsid w:val="002B5473"/>
    <w:rsid w:val="002B7DDC"/>
    <w:rsid w:val="002C366C"/>
    <w:rsid w:val="002C47DE"/>
    <w:rsid w:val="002C5A00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4F07"/>
    <w:rsid w:val="0033669C"/>
    <w:rsid w:val="003367BD"/>
    <w:rsid w:val="00337919"/>
    <w:rsid w:val="003420C4"/>
    <w:rsid w:val="003427A0"/>
    <w:rsid w:val="00345908"/>
    <w:rsid w:val="00346E29"/>
    <w:rsid w:val="0035641B"/>
    <w:rsid w:val="00357BFB"/>
    <w:rsid w:val="0036072C"/>
    <w:rsid w:val="00361941"/>
    <w:rsid w:val="003658C7"/>
    <w:rsid w:val="003660AE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498C"/>
    <w:rsid w:val="0038641F"/>
    <w:rsid w:val="00390637"/>
    <w:rsid w:val="0039280F"/>
    <w:rsid w:val="00393BC9"/>
    <w:rsid w:val="003A51A0"/>
    <w:rsid w:val="003A5410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23CF"/>
    <w:rsid w:val="003E542E"/>
    <w:rsid w:val="003E6AB3"/>
    <w:rsid w:val="003F01E3"/>
    <w:rsid w:val="003F4F7B"/>
    <w:rsid w:val="00403523"/>
    <w:rsid w:val="00405C0C"/>
    <w:rsid w:val="00407A55"/>
    <w:rsid w:val="004110FE"/>
    <w:rsid w:val="00412031"/>
    <w:rsid w:val="00412C60"/>
    <w:rsid w:val="0041504A"/>
    <w:rsid w:val="004150E1"/>
    <w:rsid w:val="0041547A"/>
    <w:rsid w:val="00415AD7"/>
    <w:rsid w:val="00415F12"/>
    <w:rsid w:val="00420502"/>
    <w:rsid w:val="00424C51"/>
    <w:rsid w:val="00425F0F"/>
    <w:rsid w:val="00427461"/>
    <w:rsid w:val="00431934"/>
    <w:rsid w:val="00436FDA"/>
    <w:rsid w:val="00437370"/>
    <w:rsid w:val="00437B91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E26"/>
    <w:rsid w:val="00461ABC"/>
    <w:rsid w:val="00462C24"/>
    <w:rsid w:val="00464E48"/>
    <w:rsid w:val="00465392"/>
    <w:rsid w:val="00466C92"/>
    <w:rsid w:val="00467D9C"/>
    <w:rsid w:val="004712AA"/>
    <w:rsid w:val="00473EF3"/>
    <w:rsid w:val="00474606"/>
    <w:rsid w:val="00476DA4"/>
    <w:rsid w:val="00477499"/>
    <w:rsid w:val="004828E2"/>
    <w:rsid w:val="00482A32"/>
    <w:rsid w:val="00483DFC"/>
    <w:rsid w:val="0048437B"/>
    <w:rsid w:val="00484AE9"/>
    <w:rsid w:val="00484D5F"/>
    <w:rsid w:val="00490E48"/>
    <w:rsid w:val="004930B1"/>
    <w:rsid w:val="004963F3"/>
    <w:rsid w:val="0049647C"/>
    <w:rsid w:val="004A1B2A"/>
    <w:rsid w:val="004A50BF"/>
    <w:rsid w:val="004A5FBD"/>
    <w:rsid w:val="004A6570"/>
    <w:rsid w:val="004B16C6"/>
    <w:rsid w:val="004B2324"/>
    <w:rsid w:val="004B6593"/>
    <w:rsid w:val="004C0E10"/>
    <w:rsid w:val="004C14E0"/>
    <w:rsid w:val="004C36C6"/>
    <w:rsid w:val="004C665F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3AEA"/>
    <w:rsid w:val="005354E9"/>
    <w:rsid w:val="00535B70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420E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6E51"/>
    <w:rsid w:val="005A7E32"/>
    <w:rsid w:val="005B04D3"/>
    <w:rsid w:val="005B2627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D7FC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24BFD"/>
    <w:rsid w:val="00626438"/>
    <w:rsid w:val="00631DFD"/>
    <w:rsid w:val="00641D71"/>
    <w:rsid w:val="00641DD6"/>
    <w:rsid w:val="006423F9"/>
    <w:rsid w:val="006427A8"/>
    <w:rsid w:val="0064458C"/>
    <w:rsid w:val="00646698"/>
    <w:rsid w:val="006467F6"/>
    <w:rsid w:val="00646A05"/>
    <w:rsid w:val="006470A5"/>
    <w:rsid w:val="006519D2"/>
    <w:rsid w:val="00653624"/>
    <w:rsid w:val="0065421D"/>
    <w:rsid w:val="00654F9D"/>
    <w:rsid w:val="006558D6"/>
    <w:rsid w:val="00655F3C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797A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43A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F2C73"/>
    <w:rsid w:val="006F4CFE"/>
    <w:rsid w:val="0070012D"/>
    <w:rsid w:val="00701F91"/>
    <w:rsid w:val="00702974"/>
    <w:rsid w:val="00702A88"/>
    <w:rsid w:val="00702C11"/>
    <w:rsid w:val="0070337A"/>
    <w:rsid w:val="00703AC3"/>
    <w:rsid w:val="00704F6A"/>
    <w:rsid w:val="00705571"/>
    <w:rsid w:val="00706DDE"/>
    <w:rsid w:val="00710F47"/>
    <w:rsid w:val="00712224"/>
    <w:rsid w:val="00713630"/>
    <w:rsid w:val="007136EB"/>
    <w:rsid w:val="007143AE"/>
    <w:rsid w:val="007170C9"/>
    <w:rsid w:val="007203C4"/>
    <w:rsid w:val="00720C28"/>
    <w:rsid w:val="0072699D"/>
    <w:rsid w:val="00726BBA"/>
    <w:rsid w:val="007270F5"/>
    <w:rsid w:val="00730760"/>
    <w:rsid w:val="007319E6"/>
    <w:rsid w:val="00736289"/>
    <w:rsid w:val="00737BBD"/>
    <w:rsid w:val="0074548D"/>
    <w:rsid w:val="00745F7A"/>
    <w:rsid w:val="0074647B"/>
    <w:rsid w:val="00747414"/>
    <w:rsid w:val="00750CFD"/>
    <w:rsid w:val="00752035"/>
    <w:rsid w:val="00752EFA"/>
    <w:rsid w:val="0075507C"/>
    <w:rsid w:val="007613F6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F6141"/>
    <w:rsid w:val="007F76A3"/>
    <w:rsid w:val="008015B3"/>
    <w:rsid w:val="008018AC"/>
    <w:rsid w:val="00802F3B"/>
    <w:rsid w:val="00806B74"/>
    <w:rsid w:val="0081344C"/>
    <w:rsid w:val="0082085E"/>
    <w:rsid w:val="00821C02"/>
    <w:rsid w:val="008220C4"/>
    <w:rsid w:val="00822718"/>
    <w:rsid w:val="00824BD2"/>
    <w:rsid w:val="00824C94"/>
    <w:rsid w:val="0083094B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BC7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2E52"/>
    <w:rsid w:val="008A4C3D"/>
    <w:rsid w:val="008B0312"/>
    <w:rsid w:val="008B2B3F"/>
    <w:rsid w:val="008B4001"/>
    <w:rsid w:val="008B6A0C"/>
    <w:rsid w:val="008C0055"/>
    <w:rsid w:val="008C068B"/>
    <w:rsid w:val="008C167B"/>
    <w:rsid w:val="008C1871"/>
    <w:rsid w:val="008C2CB3"/>
    <w:rsid w:val="008C3758"/>
    <w:rsid w:val="008C6A52"/>
    <w:rsid w:val="008D0255"/>
    <w:rsid w:val="008D0614"/>
    <w:rsid w:val="008D0ECB"/>
    <w:rsid w:val="008D10ED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061FE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1377"/>
    <w:rsid w:val="00992AE2"/>
    <w:rsid w:val="0099324B"/>
    <w:rsid w:val="00996334"/>
    <w:rsid w:val="00996D21"/>
    <w:rsid w:val="009A4918"/>
    <w:rsid w:val="009A4EE1"/>
    <w:rsid w:val="009A5A0D"/>
    <w:rsid w:val="009A6744"/>
    <w:rsid w:val="009A6F35"/>
    <w:rsid w:val="009A7F0B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157E"/>
    <w:rsid w:val="009D2E53"/>
    <w:rsid w:val="009D643A"/>
    <w:rsid w:val="009D657D"/>
    <w:rsid w:val="009D6FDD"/>
    <w:rsid w:val="009D7887"/>
    <w:rsid w:val="009E04D1"/>
    <w:rsid w:val="009E29B7"/>
    <w:rsid w:val="009E5A8E"/>
    <w:rsid w:val="009E7280"/>
    <w:rsid w:val="009F212D"/>
    <w:rsid w:val="009F21E7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5673A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E1653"/>
    <w:rsid w:val="00AF18F6"/>
    <w:rsid w:val="00AF45BD"/>
    <w:rsid w:val="00B01900"/>
    <w:rsid w:val="00B031C9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04C"/>
    <w:rsid w:val="00B50A98"/>
    <w:rsid w:val="00B5158E"/>
    <w:rsid w:val="00B51A45"/>
    <w:rsid w:val="00B53610"/>
    <w:rsid w:val="00B536A7"/>
    <w:rsid w:val="00B53799"/>
    <w:rsid w:val="00B55497"/>
    <w:rsid w:val="00B5712E"/>
    <w:rsid w:val="00B57DA8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45BC"/>
    <w:rsid w:val="00B74D70"/>
    <w:rsid w:val="00B752FD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4C57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0D1B"/>
    <w:rsid w:val="00BC1179"/>
    <w:rsid w:val="00BD605A"/>
    <w:rsid w:val="00BD6B3C"/>
    <w:rsid w:val="00BD7987"/>
    <w:rsid w:val="00BE1F1E"/>
    <w:rsid w:val="00BE78DF"/>
    <w:rsid w:val="00BF273B"/>
    <w:rsid w:val="00BF2F96"/>
    <w:rsid w:val="00C002FE"/>
    <w:rsid w:val="00C00446"/>
    <w:rsid w:val="00C0332E"/>
    <w:rsid w:val="00C053FB"/>
    <w:rsid w:val="00C106B0"/>
    <w:rsid w:val="00C1318A"/>
    <w:rsid w:val="00C13B91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5A24"/>
    <w:rsid w:val="00C67034"/>
    <w:rsid w:val="00C67D1E"/>
    <w:rsid w:val="00C71E1F"/>
    <w:rsid w:val="00C758E5"/>
    <w:rsid w:val="00C8028D"/>
    <w:rsid w:val="00C8324A"/>
    <w:rsid w:val="00C84A1C"/>
    <w:rsid w:val="00C865FE"/>
    <w:rsid w:val="00C96A28"/>
    <w:rsid w:val="00CA2B98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4812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CF7480"/>
    <w:rsid w:val="00D031E8"/>
    <w:rsid w:val="00D10347"/>
    <w:rsid w:val="00D119D8"/>
    <w:rsid w:val="00D12E33"/>
    <w:rsid w:val="00D15662"/>
    <w:rsid w:val="00D17537"/>
    <w:rsid w:val="00D1764C"/>
    <w:rsid w:val="00D203D3"/>
    <w:rsid w:val="00D236B7"/>
    <w:rsid w:val="00D26A8E"/>
    <w:rsid w:val="00D321CA"/>
    <w:rsid w:val="00D32A99"/>
    <w:rsid w:val="00D34D90"/>
    <w:rsid w:val="00D37C94"/>
    <w:rsid w:val="00D41042"/>
    <w:rsid w:val="00D433EB"/>
    <w:rsid w:val="00D4728F"/>
    <w:rsid w:val="00D53EC4"/>
    <w:rsid w:val="00D62C62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09E"/>
    <w:rsid w:val="00D8633F"/>
    <w:rsid w:val="00D91C84"/>
    <w:rsid w:val="00D9214C"/>
    <w:rsid w:val="00D95CF7"/>
    <w:rsid w:val="00D966C1"/>
    <w:rsid w:val="00D966DC"/>
    <w:rsid w:val="00DA287A"/>
    <w:rsid w:val="00DA3673"/>
    <w:rsid w:val="00DA5D28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4320"/>
    <w:rsid w:val="00E0262A"/>
    <w:rsid w:val="00E0345F"/>
    <w:rsid w:val="00E03ACE"/>
    <w:rsid w:val="00E041D9"/>
    <w:rsid w:val="00E05298"/>
    <w:rsid w:val="00E05B93"/>
    <w:rsid w:val="00E067BA"/>
    <w:rsid w:val="00E07FC0"/>
    <w:rsid w:val="00E13213"/>
    <w:rsid w:val="00E14F0F"/>
    <w:rsid w:val="00E15645"/>
    <w:rsid w:val="00E16003"/>
    <w:rsid w:val="00E21D91"/>
    <w:rsid w:val="00E25E3A"/>
    <w:rsid w:val="00E31F59"/>
    <w:rsid w:val="00E33BBB"/>
    <w:rsid w:val="00E33F40"/>
    <w:rsid w:val="00E356A4"/>
    <w:rsid w:val="00E359E4"/>
    <w:rsid w:val="00E41DB9"/>
    <w:rsid w:val="00E42F54"/>
    <w:rsid w:val="00E507ED"/>
    <w:rsid w:val="00E57878"/>
    <w:rsid w:val="00E621CB"/>
    <w:rsid w:val="00E62DF2"/>
    <w:rsid w:val="00E647CC"/>
    <w:rsid w:val="00E66188"/>
    <w:rsid w:val="00E71304"/>
    <w:rsid w:val="00E71BA7"/>
    <w:rsid w:val="00E77205"/>
    <w:rsid w:val="00E82144"/>
    <w:rsid w:val="00E82B4B"/>
    <w:rsid w:val="00E84673"/>
    <w:rsid w:val="00E87851"/>
    <w:rsid w:val="00E95DEB"/>
    <w:rsid w:val="00E962B2"/>
    <w:rsid w:val="00EA08A2"/>
    <w:rsid w:val="00EA0A38"/>
    <w:rsid w:val="00EA53BB"/>
    <w:rsid w:val="00EB17E2"/>
    <w:rsid w:val="00EB3A11"/>
    <w:rsid w:val="00EB49E1"/>
    <w:rsid w:val="00EB4F9D"/>
    <w:rsid w:val="00EC0688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2688"/>
    <w:rsid w:val="00EF399F"/>
    <w:rsid w:val="00EF4239"/>
    <w:rsid w:val="00EF5112"/>
    <w:rsid w:val="00EF674F"/>
    <w:rsid w:val="00EF7BB7"/>
    <w:rsid w:val="00F015AF"/>
    <w:rsid w:val="00F0569B"/>
    <w:rsid w:val="00F05BEF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644"/>
    <w:rsid w:val="00F36D02"/>
    <w:rsid w:val="00F37483"/>
    <w:rsid w:val="00F412A6"/>
    <w:rsid w:val="00F43629"/>
    <w:rsid w:val="00F443D5"/>
    <w:rsid w:val="00F467C1"/>
    <w:rsid w:val="00F51118"/>
    <w:rsid w:val="00F52A4D"/>
    <w:rsid w:val="00F537D9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4ED9"/>
    <w:rsid w:val="00FD5498"/>
    <w:rsid w:val="00FD549D"/>
    <w:rsid w:val="00FD648B"/>
    <w:rsid w:val="00FE0D88"/>
    <w:rsid w:val="00FE331E"/>
    <w:rsid w:val="00FE668C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DAE09DBD-79BD-4D2F-8A7A-9684194D4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qFormat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150A91"/>
    <w:pPr>
      <w:tabs>
        <w:tab w:val="left" w:pos="720"/>
        <w:tab w:val="right" w:leader="dot" w:pos="9350"/>
      </w:tabs>
      <w:ind w:left="270"/>
      <w:pPrChange w:id="0" w:author="Batra Yogesh (EXT)" w:date="2018-04-06T12:54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54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52B9D9-10F9-4431-AAD9-46CD7F4F35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6442A6-10E1-44A1-80D2-903CE43366D4}"/>
</file>

<file path=customXml/itemProps3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4E6EE6-8DD0-4CFE-AFAD-BFD7C6B5F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5</TotalTime>
  <Pages>9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Oil Condensate Stream Component Analysis</vt:lpstr>
    </vt:vector>
  </TitlesOfParts>
  <Company>Chevron</Company>
  <LinksUpToDate>false</LinksUpToDate>
  <CharactersWithSpaces>8085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Oil Condensate Stream Component Analysis</dc:title>
  <dc:creator>Wirasak Chomphu</dc:creator>
  <cp:lastModifiedBy>Wirasak Chomphu</cp:lastModifiedBy>
  <cp:revision>9</cp:revision>
  <cp:lastPrinted>2005-03-03T19:34:00Z</cp:lastPrinted>
  <dcterms:created xsi:type="dcterms:W3CDTF">2018-03-27T14:26:00Z</dcterms:created>
  <dcterms:modified xsi:type="dcterms:W3CDTF">2020-07-02T09:08:00Z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Tester">
    <vt:lpwstr/>
  </property>
  <property fmtid="{D5CDD505-2E9C-101B-9397-08002B2CF9AE}" pid="18" name="EC Module">
    <vt:lpwstr>Production</vt:lpwstr>
  </property>
  <property fmtid="{D5CDD505-2E9C-101B-9397-08002B2CF9AE}" pid="19" name="Instance">
    <vt:lpwstr>CUK</vt:lpwstr>
  </property>
  <property fmtid="{D5CDD505-2E9C-101B-9397-08002B2CF9AE}" pid="20" name="EC Version">
    <vt:lpwstr>9.3</vt:lpwstr>
  </property>
  <property fmtid="{D5CDD505-2E9C-101B-9397-08002B2CF9AE}" pid="21" name="Chevron Discipline">
    <vt:lpwstr/>
  </property>
  <property fmtid="{D5CDD505-2E9C-101B-9397-08002B2CF9AE}" pid="22" name="Retention Category">
    <vt:lpwstr>4;#Reference Document|b32bd135-7ebe-49d0-bfcc-ca766c5e9989</vt:lpwstr>
  </property>
  <property fmtid="{D5CDD505-2E9C-101B-9397-08002B2CF9AE}" pid="23" name="xd_Signature">
    <vt:bool>false</vt:bool>
  </property>
  <property fmtid="{D5CDD505-2E9C-101B-9397-08002B2CF9AE}" pid="24" name="xd_ProgID">
    <vt:lpwstr/>
  </property>
  <property fmtid="{D5CDD505-2E9C-101B-9397-08002B2CF9AE}" pid="25" name="_SourceUrl">
    <vt:lpwstr/>
  </property>
  <property fmtid="{D5CDD505-2E9C-101B-9397-08002B2CF9AE}" pid="26" name="_SharedFileIndex">
    <vt:lpwstr/>
  </property>
  <property fmtid="{D5CDD505-2E9C-101B-9397-08002B2CF9AE}" pid="27" name="ComplianceAssetId">
    <vt:lpwstr/>
  </property>
  <property fmtid="{D5CDD505-2E9C-101B-9397-08002B2CF9AE}" pid="28" name="TemplateUrl">
    <vt:lpwstr/>
  </property>
</Properties>
</file>