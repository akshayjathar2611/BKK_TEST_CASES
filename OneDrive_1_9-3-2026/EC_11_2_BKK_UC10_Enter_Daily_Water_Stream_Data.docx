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97E6720" w:rsidR="004D61A0" w:rsidRPr="00CC7991" w:rsidRDefault="00D730E7">
      <w:pPr>
        <w:pStyle w:val="Header"/>
        <w:tabs>
          <w:tab w:val="clear" w:pos="4320"/>
          <w:tab w:val="clear" w:pos="8640"/>
        </w:tabs>
        <w:rPr>
          <w:rFonts w:cs="Arial"/>
          <w:rPrChange w:id="0" w:author="Batra Yogesh (EXT)" w:date="2018-04-13T12:30:00Z">
            <w:rPr>
              <w:rFonts w:asciiTheme="minorHAnsi" w:hAnsiTheme="minorHAnsi"/>
            </w:rPr>
          </w:rPrChange>
        </w:rPr>
      </w:pPr>
      <w:r w:rsidRPr="00CC7991">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CC7991" w:rsidRDefault="004D61A0">
      <w:pPr>
        <w:pStyle w:val="Header"/>
        <w:tabs>
          <w:tab w:val="clear" w:pos="4320"/>
          <w:tab w:val="clear" w:pos="8640"/>
        </w:tabs>
        <w:rPr>
          <w:rFonts w:cs="Arial"/>
          <w:rPrChange w:id="1" w:author="Batra Yogesh (EXT)" w:date="2018-04-13T12:30:00Z">
            <w:rPr>
              <w:rFonts w:asciiTheme="minorHAnsi" w:hAnsiTheme="minorHAnsi"/>
            </w:rPr>
          </w:rPrChange>
        </w:rPr>
      </w:pPr>
    </w:p>
    <w:p w14:paraId="0BAA3730" w14:textId="77777777" w:rsidR="004D61A0" w:rsidRPr="00CC7991" w:rsidRDefault="004D61A0">
      <w:pPr>
        <w:pStyle w:val="Header"/>
        <w:tabs>
          <w:tab w:val="clear" w:pos="4320"/>
          <w:tab w:val="clear" w:pos="8640"/>
        </w:tabs>
        <w:rPr>
          <w:rFonts w:cs="Arial"/>
          <w:rPrChange w:id="2" w:author="Batra Yogesh (EXT)" w:date="2018-04-13T12:30:00Z">
            <w:rPr>
              <w:rFonts w:asciiTheme="minorHAnsi" w:hAnsiTheme="minorHAnsi"/>
            </w:rPr>
          </w:rPrChange>
        </w:rPr>
      </w:pPr>
    </w:p>
    <w:p w14:paraId="0BAA3731" w14:textId="77777777" w:rsidR="004D61A0" w:rsidRPr="00CC7991" w:rsidRDefault="004D61A0">
      <w:pPr>
        <w:pStyle w:val="Header"/>
        <w:tabs>
          <w:tab w:val="clear" w:pos="4320"/>
          <w:tab w:val="clear" w:pos="8640"/>
        </w:tabs>
        <w:rPr>
          <w:rFonts w:cs="Arial"/>
          <w:rPrChange w:id="3" w:author="Batra Yogesh (EXT)" w:date="2018-04-13T12:30:00Z">
            <w:rPr>
              <w:rFonts w:asciiTheme="minorHAnsi" w:hAnsiTheme="minorHAnsi"/>
            </w:rPr>
          </w:rPrChange>
        </w:rPr>
      </w:pPr>
    </w:p>
    <w:p w14:paraId="0BAA3732" w14:textId="77777777" w:rsidR="004D61A0" w:rsidRPr="00CC7991" w:rsidRDefault="004D61A0">
      <w:pPr>
        <w:pStyle w:val="Header"/>
        <w:tabs>
          <w:tab w:val="clear" w:pos="4320"/>
          <w:tab w:val="clear" w:pos="8640"/>
        </w:tabs>
        <w:rPr>
          <w:rFonts w:cs="Arial"/>
          <w:rPrChange w:id="4" w:author="Batra Yogesh (EXT)" w:date="2018-04-13T12:30:00Z">
            <w:rPr>
              <w:rFonts w:asciiTheme="minorHAnsi" w:hAnsiTheme="minorHAnsi"/>
            </w:rPr>
          </w:rPrChange>
        </w:rPr>
      </w:pPr>
    </w:p>
    <w:p w14:paraId="0BAA3733" w14:textId="77777777" w:rsidR="004D61A0" w:rsidRPr="00CC7991" w:rsidRDefault="004D61A0">
      <w:pPr>
        <w:pStyle w:val="Header"/>
        <w:tabs>
          <w:tab w:val="clear" w:pos="4320"/>
          <w:tab w:val="clear" w:pos="8640"/>
        </w:tabs>
        <w:rPr>
          <w:rFonts w:cs="Arial"/>
          <w:rPrChange w:id="5" w:author="Batra Yogesh (EXT)" w:date="2018-04-13T12:30:00Z">
            <w:rPr>
              <w:rFonts w:asciiTheme="minorHAnsi" w:hAnsiTheme="minorHAnsi"/>
            </w:rPr>
          </w:rPrChange>
        </w:rPr>
      </w:pPr>
    </w:p>
    <w:p w14:paraId="0BAA3734" w14:textId="77777777" w:rsidR="004D61A0" w:rsidRPr="00CC7991" w:rsidRDefault="004D61A0">
      <w:pPr>
        <w:pStyle w:val="Header"/>
        <w:tabs>
          <w:tab w:val="clear" w:pos="4320"/>
          <w:tab w:val="clear" w:pos="8640"/>
        </w:tabs>
        <w:rPr>
          <w:rFonts w:cs="Arial"/>
          <w:rPrChange w:id="6" w:author="Batra Yogesh (EXT)" w:date="2018-04-13T12:30:00Z">
            <w:rPr>
              <w:rFonts w:asciiTheme="minorHAnsi" w:hAnsiTheme="minorHAnsi"/>
            </w:rPr>
          </w:rPrChange>
        </w:rPr>
      </w:pPr>
    </w:p>
    <w:p w14:paraId="0BAA3735" w14:textId="77777777" w:rsidR="004D61A0" w:rsidRPr="00CC7991" w:rsidRDefault="004D61A0">
      <w:pPr>
        <w:pStyle w:val="Header"/>
        <w:tabs>
          <w:tab w:val="clear" w:pos="4320"/>
          <w:tab w:val="clear" w:pos="8640"/>
        </w:tabs>
        <w:rPr>
          <w:rFonts w:cs="Arial"/>
          <w:rPrChange w:id="7" w:author="Batra Yogesh (EXT)" w:date="2018-04-13T12:30:00Z">
            <w:rPr>
              <w:rFonts w:asciiTheme="minorHAnsi" w:hAnsiTheme="minorHAnsi"/>
            </w:rPr>
          </w:rPrChange>
        </w:rPr>
      </w:pPr>
    </w:p>
    <w:p w14:paraId="0BAA3736" w14:textId="77777777" w:rsidR="004D61A0" w:rsidRPr="00CC7991" w:rsidRDefault="004D61A0">
      <w:pPr>
        <w:pStyle w:val="Header"/>
        <w:tabs>
          <w:tab w:val="clear" w:pos="4320"/>
          <w:tab w:val="clear" w:pos="8640"/>
        </w:tabs>
        <w:rPr>
          <w:rFonts w:cs="Arial"/>
          <w:rPrChange w:id="8" w:author="Batra Yogesh (EXT)" w:date="2018-04-13T12:30:00Z">
            <w:rPr>
              <w:rFonts w:asciiTheme="minorHAnsi" w:hAnsiTheme="minorHAnsi"/>
            </w:rPr>
          </w:rPrChange>
        </w:rPr>
      </w:pPr>
    </w:p>
    <w:p w14:paraId="0BAA3737" w14:textId="77777777" w:rsidR="004D61A0" w:rsidRPr="00CC7991" w:rsidRDefault="004D61A0">
      <w:pPr>
        <w:pStyle w:val="Header"/>
        <w:tabs>
          <w:tab w:val="clear" w:pos="4320"/>
          <w:tab w:val="clear" w:pos="8640"/>
        </w:tabs>
        <w:rPr>
          <w:rFonts w:cs="Arial"/>
          <w:rPrChange w:id="9" w:author="Batra Yogesh (EXT)" w:date="2018-04-13T12:30:00Z">
            <w:rPr>
              <w:rFonts w:asciiTheme="minorHAnsi" w:hAnsiTheme="minorHAnsi"/>
            </w:rPr>
          </w:rPrChange>
        </w:rPr>
      </w:pPr>
    </w:p>
    <w:p w14:paraId="0BAA3738" w14:textId="77777777" w:rsidR="004D61A0" w:rsidRPr="00CC7991" w:rsidRDefault="004D61A0">
      <w:pPr>
        <w:pStyle w:val="Header"/>
        <w:tabs>
          <w:tab w:val="clear" w:pos="4320"/>
          <w:tab w:val="clear" w:pos="8640"/>
        </w:tabs>
        <w:rPr>
          <w:rFonts w:cs="Arial"/>
          <w:rPrChange w:id="10" w:author="Batra Yogesh (EXT)" w:date="2018-04-13T12:30:00Z">
            <w:rPr>
              <w:rFonts w:asciiTheme="minorHAnsi" w:hAnsiTheme="minorHAnsi"/>
            </w:rPr>
          </w:rPrChange>
        </w:rPr>
      </w:pPr>
    </w:p>
    <w:p w14:paraId="0BAA3739" w14:textId="77777777" w:rsidR="004D61A0" w:rsidRPr="00CC7991" w:rsidRDefault="004D61A0">
      <w:pPr>
        <w:pStyle w:val="Header"/>
        <w:tabs>
          <w:tab w:val="clear" w:pos="4320"/>
          <w:tab w:val="clear" w:pos="8640"/>
        </w:tabs>
        <w:rPr>
          <w:rFonts w:cs="Arial"/>
        </w:rPr>
      </w:pPr>
    </w:p>
    <w:p w14:paraId="0BAA373A" w14:textId="31B89563" w:rsidR="004D61A0" w:rsidRPr="00CC7991" w:rsidRDefault="00D730E7">
      <w:pPr>
        <w:pStyle w:val="Title"/>
        <w:rPr>
          <w:rFonts w:cs="Arial"/>
          <w:color w:val="3399FF"/>
          <w:sz w:val="52"/>
          <w:szCs w:val="52"/>
        </w:rPr>
      </w:pPr>
      <w:r w:rsidRPr="00CC7991">
        <w:rPr>
          <w:rFonts w:cs="Arial"/>
          <w:color w:val="3399FF"/>
          <w:sz w:val="52"/>
          <w:szCs w:val="52"/>
        </w:rPr>
        <w:t xml:space="preserve">EC Upgrade </w:t>
      </w:r>
      <w:r w:rsidR="00ED01EC" w:rsidRPr="00CC7991">
        <w:rPr>
          <w:rFonts w:cs="Arial"/>
          <w:color w:val="3399FF"/>
          <w:sz w:val="52"/>
          <w:szCs w:val="52"/>
        </w:rPr>
        <w:t>BKK</w:t>
      </w:r>
      <w:r w:rsidRPr="00CC7991">
        <w:rPr>
          <w:rFonts w:cs="Arial"/>
          <w:color w:val="3399FF"/>
          <w:sz w:val="52"/>
          <w:szCs w:val="52"/>
        </w:rPr>
        <w:t xml:space="preserve"> </w:t>
      </w:r>
      <w:r w:rsidR="004D61A0" w:rsidRPr="00CC7991">
        <w:rPr>
          <w:rFonts w:cs="Arial"/>
          <w:color w:val="3399FF"/>
          <w:sz w:val="52"/>
          <w:szCs w:val="52"/>
        </w:rPr>
        <w:t>Use Case</w:t>
      </w:r>
    </w:p>
    <w:p w14:paraId="0BAA373B" w14:textId="77777777" w:rsidR="004D61A0" w:rsidRPr="00CC7991" w:rsidRDefault="004D61A0">
      <w:pPr>
        <w:jc w:val="center"/>
        <w:rPr>
          <w:rFonts w:cs="Arial"/>
        </w:rPr>
      </w:pPr>
    </w:p>
    <w:p w14:paraId="0BAA373C" w14:textId="77777777" w:rsidR="007C0F5B" w:rsidRPr="00CC7991" w:rsidRDefault="007C0F5B">
      <w:pPr>
        <w:jc w:val="center"/>
        <w:rPr>
          <w:rFonts w:cs="Arial"/>
        </w:rPr>
      </w:pPr>
    </w:p>
    <w:p w14:paraId="0BAA373D" w14:textId="77777777" w:rsidR="007C0F5B" w:rsidRPr="00CC7991" w:rsidRDefault="007C0F5B">
      <w:pPr>
        <w:jc w:val="center"/>
        <w:rPr>
          <w:rFonts w:cs="Arial"/>
        </w:rPr>
      </w:pPr>
    </w:p>
    <w:p w14:paraId="0BAA373E" w14:textId="77777777" w:rsidR="007C0F5B" w:rsidRPr="00CC7991" w:rsidRDefault="004D61A0">
      <w:pPr>
        <w:pStyle w:val="BodyText"/>
        <w:rPr>
          <w:rFonts w:cs="Arial"/>
          <w:color w:val="3399FF"/>
        </w:rPr>
      </w:pPr>
      <w:r w:rsidRPr="00CC7991">
        <w:rPr>
          <w:rFonts w:cs="Arial"/>
          <w:b/>
          <w:color w:val="3399FF"/>
        </w:rPr>
        <w:t>Project Name</w:t>
      </w:r>
    </w:p>
    <w:p w14:paraId="0BAA373F" w14:textId="7C407155" w:rsidR="00EF4239" w:rsidRPr="00CC7991" w:rsidRDefault="007A3AAA">
      <w:pPr>
        <w:pStyle w:val="BodyText"/>
        <w:rPr>
          <w:rFonts w:cs="Arial"/>
          <w:color w:val="3399FF"/>
        </w:rPr>
      </w:pPr>
      <w:r w:rsidRPr="00CC7991">
        <w:rPr>
          <w:rFonts w:cs="Arial"/>
          <w:color w:val="3399FF"/>
        </w:rPr>
        <w:t>BKK</w:t>
      </w:r>
      <w:r w:rsidR="00ED01EC" w:rsidRPr="00CC7991">
        <w:rPr>
          <w:rFonts w:cs="Arial"/>
          <w:color w:val="3399FF"/>
        </w:rPr>
        <w:t xml:space="preserve"> 11.2</w:t>
      </w:r>
      <w:r w:rsidR="00FA58CA" w:rsidRPr="00CC7991">
        <w:rPr>
          <w:rFonts w:cs="Arial"/>
          <w:color w:val="3399FF"/>
        </w:rPr>
        <w:t xml:space="preserve"> Project</w:t>
      </w:r>
      <w:r w:rsidR="000A438C" w:rsidRPr="00CC7991">
        <w:rPr>
          <w:rFonts w:cs="Arial"/>
          <w:color w:val="3399FF"/>
        </w:rPr>
        <w:t xml:space="preserve"> </w:t>
      </w:r>
      <w:r w:rsidR="002A6A74" w:rsidRPr="00CC7991">
        <w:rPr>
          <w:rFonts w:cs="Arial"/>
          <w:color w:val="3399FF"/>
        </w:rPr>
        <w:t>Energy Components</w:t>
      </w:r>
    </w:p>
    <w:p w14:paraId="0BAA3740" w14:textId="77777777" w:rsidR="004D61A0" w:rsidRPr="00CC7991" w:rsidRDefault="004D61A0">
      <w:pPr>
        <w:pStyle w:val="BodyText"/>
        <w:rPr>
          <w:rFonts w:cs="Arial"/>
          <w:color w:val="3399FF"/>
        </w:rPr>
      </w:pPr>
    </w:p>
    <w:p w14:paraId="0BAA3741" w14:textId="77777777" w:rsidR="007C0F5B" w:rsidRPr="00CC7991" w:rsidRDefault="004D61A0">
      <w:pPr>
        <w:jc w:val="center"/>
        <w:rPr>
          <w:rFonts w:cs="Arial"/>
          <w:color w:val="3399FF"/>
        </w:rPr>
      </w:pPr>
      <w:r w:rsidRPr="00CC7991">
        <w:rPr>
          <w:rFonts w:cs="Arial"/>
          <w:b/>
          <w:color w:val="3399FF"/>
        </w:rPr>
        <w:t>Use-Case Name</w:t>
      </w:r>
    </w:p>
    <w:p w14:paraId="0BAA3742" w14:textId="3E3D6986" w:rsidR="004D61A0" w:rsidRPr="00CC7991" w:rsidRDefault="007A3AAA">
      <w:pPr>
        <w:jc w:val="center"/>
        <w:rPr>
          <w:rFonts w:cs="Arial"/>
          <w:color w:val="3399FF"/>
        </w:rPr>
      </w:pPr>
      <w:r w:rsidRPr="00CC7991">
        <w:rPr>
          <w:rFonts w:cs="Arial"/>
          <w:color w:val="3399FF"/>
        </w:rPr>
        <w:t>BKK</w:t>
      </w:r>
      <w:r w:rsidR="00F62284" w:rsidRPr="00CC7991">
        <w:rPr>
          <w:rFonts w:cs="Arial"/>
          <w:color w:val="3399FF"/>
        </w:rPr>
        <w:t>_UC</w:t>
      </w:r>
      <w:r w:rsidR="00453E53" w:rsidRPr="00CC7991">
        <w:rPr>
          <w:rFonts w:cs="Arial"/>
          <w:color w:val="3399FF"/>
        </w:rPr>
        <w:t>1</w:t>
      </w:r>
      <w:r w:rsidR="002334C4" w:rsidRPr="00CC7991">
        <w:rPr>
          <w:rFonts w:cs="Arial"/>
          <w:color w:val="3399FF"/>
        </w:rPr>
        <w:t>1</w:t>
      </w:r>
      <w:ins w:id="11" w:author="Shah Ashay" w:date="2018-04-16T14:43:00Z">
        <w:r w:rsidR="0073242B">
          <w:rPr>
            <w:rFonts w:cs="Arial"/>
            <w:color w:val="3399FF"/>
          </w:rPr>
          <w:t>.2</w:t>
        </w:r>
      </w:ins>
      <w:r w:rsidR="00F62284" w:rsidRPr="00CC7991">
        <w:rPr>
          <w:rFonts w:cs="Arial"/>
          <w:color w:val="3399FF"/>
        </w:rPr>
        <w:t xml:space="preserve"> – </w:t>
      </w:r>
      <w:r w:rsidR="00453E53" w:rsidRPr="00CC7991">
        <w:rPr>
          <w:rFonts w:cs="Arial"/>
          <w:color w:val="3399FF"/>
        </w:rPr>
        <w:t xml:space="preserve">Enter Daily </w:t>
      </w:r>
      <w:r w:rsidR="002334C4" w:rsidRPr="00CC7991">
        <w:rPr>
          <w:rFonts w:cs="Arial"/>
          <w:color w:val="3399FF"/>
        </w:rPr>
        <w:t>Water</w:t>
      </w:r>
      <w:r w:rsidR="00453E53" w:rsidRPr="00CC7991">
        <w:rPr>
          <w:rFonts w:cs="Arial"/>
          <w:color w:val="3399FF"/>
        </w:rPr>
        <w:t xml:space="preserve"> Stream Data</w:t>
      </w:r>
      <w:r w:rsidR="004D61A0" w:rsidRPr="00CC7991">
        <w:rPr>
          <w:rFonts w:cs="Arial"/>
          <w:color w:val="3399FF"/>
        </w:rPr>
        <w:br/>
      </w:r>
    </w:p>
    <w:p w14:paraId="0BAA3743" w14:textId="77777777" w:rsidR="007C0F5B" w:rsidRPr="00CC7991" w:rsidRDefault="004D61A0" w:rsidP="00B107D1">
      <w:pPr>
        <w:jc w:val="center"/>
        <w:rPr>
          <w:rFonts w:cs="Arial"/>
          <w:color w:val="3399FF"/>
        </w:rPr>
      </w:pPr>
      <w:r w:rsidRPr="00CC7991">
        <w:rPr>
          <w:rFonts w:cs="Arial"/>
          <w:b/>
          <w:color w:val="3399FF"/>
        </w:rPr>
        <w:t>Origination Date</w:t>
      </w:r>
    </w:p>
    <w:p w14:paraId="0BAA3744" w14:textId="5C282E0E" w:rsidR="004D61A0" w:rsidRPr="00CC7991" w:rsidRDefault="007A3AAA" w:rsidP="00B107D1">
      <w:pPr>
        <w:jc w:val="center"/>
        <w:rPr>
          <w:rFonts w:cs="Arial"/>
          <w:color w:val="3399FF"/>
        </w:rPr>
      </w:pPr>
      <w:r w:rsidRPr="00CC7991">
        <w:rPr>
          <w:rFonts w:cs="Arial"/>
          <w:color w:val="3399FF"/>
        </w:rPr>
        <w:t>28</w:t>
      </w:r>
      <w:r w:rsidR="00A8498C" w:rsidRPr="00CC7991">
        <w:rPr>
          <w:rFonts w:cs="Arial"/>
          <w:color w:val="3399FF"/>
        </w:rPr>
        <w:t>-</w:t>
      </w:r>
      <w:r w:rsidRPr="00CC7991">
        <w:rPr>
          <w:rFonts w:cs="Arial"/>
          <w:color w:val="3399FF"/>
        </w:rPr>
        <w:t>Nov</w:t>
      </w:r>
      <w:r w:rsidR="00A8498C" w:rsidRPr="00CC7991">
        <w:rPr>
          <w:rFonts w:cs="Arial"/>
          <w:color w:val="3399FF"/>
        </w:rPr>
        <w:t>-</w:t>
      </w:r>
      <w:r w:rsidR="00F537D9" w:rsidRPr="00CC7991">
        <w:rPr>
          <w:rFonts w:cs="Arial"/>
          <w:color w:val="3399FF"/>
        </w:rPr>
        <w:t>2017</w:t>
      </w:r>
    </w:p>
    <w:p w14:paraId="0BAA3745" w14:textId="77777777" w:rsidR="004D61A0" w:rsidRPr="00CC7991" w:rsidRDefault="004D61A0">
      <w:pPr>
        <w:rPr>
          <w:rFonts w:cs="Arial"/>
        </w:rPr>
      </w:pPr>
    </w:p>
    <w:p w14:paraId="0BAA3746" w14:textId="77777777" w:rsidR="004D61A0" w:rsidRPr="00CC7991" w:rsidRDefault="004D61A0">
      <w:pPr>
        <w:rPr>
          <w:rFonts w:cs="Arial"/>
        </w:rPr>
      </w:pPr>
    </w:p>
    <w:p w14:paraId="0BAA3747" w14:textId="77777777" w:rsidR="004D61A0" w:rsidRPr="00CC7991" w:rsidRDefault="004D61A0">
      <w:pPr>
        <w:rPr>
          <w:rFonts w:cs="Arial"/>
        </w:rPr>
      </w:pPr>
    </w:p>
    <w:p w14:paraId="0BAA3748" w14:textId="77777777" w:rsidR="004D61A0" w:rsidRPr="00CC7991" w:rsidRDefault="004D61A0">
      <w:pPr>
        <w:rPr>
          <w:rFonts w:cs="Arial"/>
        </w:rPr>
      </w:pPr>
    </w:p>
    <w:p w14:paraId="0BAA3749" w14:textId="77777777" w:rsidR="004D61A0" w:rsidRPr="00CC7991" w:rsidRDefault="004D61A0">
      <w:pPr>
        <w:rPr>
          <w:rFonts w:cs="Arial"/>
        </w:rPr>
      </w:pPr>
    </w:p>
    <w:p w14:paraId="0BAA374A" w14:textId="77777777" w:rsidR="004D61A0" w:rsidRPr="00CC7991" w:rsidRDefault="004D61A0">
      <w:pPr>
        <w:rPr>
          <w:rFonts w:cs="Arial"/>
        </w:rPr>
      </w:pPr>
    </w:p>
    <w:p w14:paraId="0BAA374B" w14:textId="77777777" w:rsidR="004D61A0" w:rsidRPr="00CC7991" w:rsidRDefault="004D61A0">
      <w:pPr>
        <w:rPr>
          <w:rFonts w:cs="Arial"/>
        </w:rPr>
      </w:pPr>
    </w:p>
    <w:p w14:paraId="0BAA374C" w14:textId="77777777" w:rsidR="004D61A0" w:rsidRPr="00CC7991" w:rsidRDefault="004D61A0">
      <w:pPr>
        <w:rPr>
          <w:rFonts w:cs="Arial"/>
        </w:rPr>
      </w:pPr>
    </w:p>
    <w:p w14:paraId="0BAA374D" w14:textId="77777777" w:rsidR="004D61A0" w:rsidRPr="00CC7991" w:rsidRDefault="004D61A0">
      <w:pPr>
        <w:rPr>
          <w:rFonts w:cs="Arial"/>
        </w:rPr>
      </w:pPr>
    </w:p>
    <w:p w14:paraId="0BAA374E" w14:textId="77777777" w:rsidR="004D61A0" w:rsidRPr="00CC7991" w:rsidRDefault="004D61A0">
      <w:pPr>
        <w:rPr>
          <w:rFonts w:cs="Arial"/>
        </w:rPr>
      </w:pPr>
    </w:p>
    <w:p w14:paraId="0BAA374F" w14:textId="77777777" w:rsidR="007C0F5B" w:rsidRPr="00CC7991" w:rsidRDefault="007C0F5B">
      <w:pPr>
        <w:rPr>
          <w:rFonts w:cs="Arial"/>
        </w:rPr>
      </w:pPr>
    </w:p>
    <w:p w14:paraId="0BAA3750" w14:textId="77777777" w:rsidR="004D61A0" w:rsidRPr="00CC7991" w:rsidRDefault="004D61A0" w:rsidP="00447470">
      <w:pPr>
        <w:rPr>
          <w:rFonts w:cs="Arial"/>
        </w:rPr>
      </w:pPr>
      <w:r w:rsidRPr="00CC7991">
        <w:rPr>
          <w:rFonts w:cs="Arial"/>
        </w:rPr>
        <w:t>Revision History</w:t>
      </w:r>
    </w:p>
    <w:p w14:paraId="0BAA3751" w14:textId="77777777" w:rsidR="004D61A0" w:rsidRPr="00CC7991"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2" w:author="Shah Ashay" w:date="2018-04-16T14:43: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13">
          <w:tblGrid>
            <w:gridCol w:w="1143"/>
            <w:gridCol w:w="22"/>
            <w:gridCol w:w="1655"/>
            <w:gridCol w:w="55"/>
            <w:gridCol w:w="2857"/>
            <w:gridCol w:w="113"/>
            <w:gridCol w:w="1035"/>
            <w:gridCol w:w="135"/>
            <w:gridCol w:w="1013"/>
            <w:gridCol w:w="157"/>
            <w:gridCol w:w="1165"/>
            <w:gridCol w:w="185"/>
          </w:tblGrid>
        </w:tblGridChange>
      </w:tblGrid>
      <w:tr w:rsidR="005F74A6" w:rsidRPr="00CC7991" w14:paraId="0BAA3756" w14:textId="5ED8BD66" w:rsidTr="0073242B">
        <w:trPr>
          <w:cantSplit/>
          <w:tblHeader/>
          <w:trPrChange w:id="14" w:author="Shah Ashay" w:date="2018-04-16T14:43:00Z">
            <w:trPr>
              <w:cantSplit/>
              <w:tblHeader/>
            </w:trPr>
          </w:trPrChange>
        </w:trPr>
        <w:tc>
          <w:tcPr>
            <w:tcW w:w="611" w:type="pct"/>
            <w:shd w:val="clear" w:color="auto" w:fill="3399FF"/>
            <w:tcPrChange w:id="15" w:author="Shah Ashay" w:date="2018-04-16T14:43:00Z">
              <w:tcPr>
                <w:tcW w:w="1165" w:type="dxa"/>
                <w:gridSpan w:val="2"/>
                <w:shd w:val="clear" w:color="auto" w:fill="3399FF"/>
              </w:tcPr>
            </w:tcPrChange>
          </w:tcPr>
          <w:p w14:paraId="0BAA3752" w14:textId="7C5064CA" w:rsidR="005F74A6" w:rsidRPr="00CC7991" w:rsidRDefault="005F74A6" w:rsidP="005F74A6">
            <w:pPr>
              <w:pStyle w:val="ColumnHead"/>
              <w:rPr>
                <w:rFonts w:cs="Arial"/>
                <w:color w:val="FFFFFF" w:themeColor="background1"/>
              </w:rPr>
            </w:pPr>
            <w:r w:rsidRPr="00CC7991">
              <w:rPr>
                <w:rFonts w:cs="Arial"/>
                <w:color w:val="FFFFFF" w:themeColor="background1"/>
              </w:rPr>
              <w:t>Revision</w:t>
            </w:r>
          </w:p>
        </w:tc>
        <w:tc>
          <w:tcPr>
            <w:tcW w:w="897" w:type="pct"/>
            <w:shd w:val="clear" w:color="auto" w:fill="3399FF"/>
            <w:tcPrChange w:id="16" w:author="Shah Ashay" w:date="2018-04-16T14:43:00Z">
              <w:tcPr>
                <w:tcW w:w="1710" w:type="dxa"/>
                <w:gridSpan w:val="2"/>
                <w:shd w:val="clear" w:color="auto" w:fill="3399FF"/>
              </w:tcPr>
            </w:tcPrChange>
          </w:tcPr>
          <w:p w14:paraId="0BAA3753" w14:textId="706486C2" w:rsidR="005F74A6" w:rsidRPr="00CC7991" w:rsidRDefault="005F74A6" w:rsidP="005F74A6">
            <w:pPr>
              <w:pStyle w:val="ColumnHead"/>
              <w:rPr>
                <w:rFonts w:cs="Arial"/>
                <w:color w:val="FFFFFF" w:themeColor="background1"/>
              </w:rPr>
            </w:pPr>
            <w:r w:rsidRPr="00CC7991">
              <w:rPr>
                <w:rFonts w:cs="Arial"/>
                <w:color w:val="FFFFFF" w:themeColor="background1"/>
              </w:rPr>
              <w:t>Date</w:t>
            </w:r>
          </w:p>
        </w:tc>
        <w:tc>
          <w:tcPr>
            <w:tcW w:w="1557" w:type="pct"/>
            <w:shd w:val="clear" w:color="auto" w:fill="3399FF"/>
            <w:tcPrChange w:id="17" w:author="Shah Ashay" w:date="2018-04-16T14:43:00Z">
              <w:tcPr>
                <w:tcW w:w="2970" w:type="dxa"/>
                <w:gridSpan w:val="2"/>
                <w:shd w:val="clear" w:color="auto" w:fill="3399FF"/>
              </w:tcPr>
            </w:tcPrChange>
          </w:tcPr>
          <w:p w14:paraId="0BAA3754" w14:textId="77777777" w:rsidR="005F74A6" w:rsidRPr="00CC7991" w:rsidRDefault="005F74A6" w:rsidP="005F74A6">
            <w:pPr>
              <w:pStyle w:val="ColumnHead"/>
              <w:rPr>
                <w:rFonts w:cs="Arial"/>
                <w:color w:val="FFFFFF" w:themeColor="background1"/>
              </w:rPr>
            </w:pPr>
            <w:r w:rsidRPr="00CC7991">
              <w:rPr>
                <w:rFonts w:cs="Arial"/>
                <w:color w:val="FFFFFF" w:themeColor="background1"/>
              </w:rPr>
              <w:t>Description</w:t>
            </w:r>
          </w:p>
        </w:tc>
        <w:tc>
          <w:tcPr>
            <w:tcW w:w="614" w:type="pct"/>
            <w:shd w:val="clear" w:color="auto" w:fill="3399FF"/>
            <w:tcPrChange w:id="18" w:author="Shah Ashay" w:date="2018-04-16T14:43:00Z">
              <w:tcPr>
                <w:tcW w:w="1170" w:type="dxa"/>
                <w:gridSpan w:val="2"/>
                <w:shd w:val="clear" w:color="auto" w:fill="3399FF"/>
              </w:tcPr>
            </w:tcPrChange>
          </w:tcPr>
          <w:p w14:paraId="3FA9A84F" w14:textId="77777777" w:rsidR="005F74A6" w:rsidRPr="00CC7991" w:rsidRDefault="005F74A6" w:rsidP="005F74A6">
            <w:pPr>
              <w:pStyle w:val="ColumnHead"/>
              <w:rPr>
                <w:rFonts w:cs="Arial"/>
                <w:color w:val="FFFFFF" w:themeColor="background1"/>
              </w:rPr>
            </w:pPr>
            <w:r w:rsidRPr="00CC7991">
              <w:rPr>
                <w:rFonts w:cs="Arial"/>
                <w:color w:val="FFFFFF" w:themeColor="background1"/>
              </w:rPr>
              <w:t>Prepared</w:t>
            </w:r>
          </w:p>
          <w:p w14:paraId="0BAA3755" w14:textId="24CB89A3" w:rsidR="005F74A6" w:rsidRPr="00CC7991" w:rsidRDefault="005F74A6" w:rsidP="005F74A6">
            <w:pPr>
              <w:pStyle w:val="ColumnHead"/>
              <w:rPr>
                <w:rFonts w:cs="Arial"/>
                <w:color w:val="FFFFFF" w:themeColor="background1"/>
              </w:rPr>
            </w:pPr>
            <w:r w:rsidRPr="00CC7991">
              <w:rPr>
                <w:rFonts w:cs="Arial"/>
                <w:color w:val="FFFFFF" w:themeColor="background1"/>
              </w:rPr>
              <w:t>by</w:t>
            </w:r>
          </w:p>
        </w:tc>
        <w:tc>
          <w:tcPr>
            <w:tcW w:w="614" w:type="pct"/>
            <w:shd w:val="clear" w:color="auto" w:fill="3399FF"/>
            <w:tcPrChange w:id="19" w:author="Shah Ashay" w:date="2018-04-16T14:43:00Z">
              <w:tcPr>
                <w:tcW w:w="1170" w:type="dxa"/>
                <w:gridSpan w:val="2"/>
                <w:shd w:val="clear" w:color="auto" w:fill="3399FF"/>
              </w:tcPr>
            </w:tcPrChange>
          </w:tcPr>
          <w:p w14:paraId="2279381B" w14:textId="77777777" w:rsidR="005F74A6" w:rsidRPr="00CC7991" w:rsidRDefault="005F74A6" w:rsidP="005F74A6">
            <w:pPr>
              <w:pStyle w:val="ColumnHead"/>
              <w:rPr>
                <w:rFonts w:cs="Arial"/>
                <w:color w:val="FFFFFF" w:themeColor="background1"/>
              </w:rPr>
            </w:pPr>
            <w:r w:rsidRPr="00CC7991">
              <w:rPr>
                <w:rFonts w:cs="Arial"/>
                <w:color w:val="FFFFFF" w:themeColor="background1"/>
              </w:rPr>
              <w:t>Checked</w:t>
            </w:r>
          </w:p>
          <w:p w14:paraId="6407E4C1" w14:textId="0BC8493E" w:rsidR="005F74A6" w:rsidRPr="00CC7991" w:rsidRDefault="005F74A6" w:rsidP="005F74A6">
            <w:pPr>
              <w:pStyle w:val="ColumnHead"/>
              <w:rPr>
                <w:rFonts w:cs="Arial"/>
                <w:color w:val="FFFFFF" w:themeColor="background1"/>
              </w:rPr>
            </w:pPr>
            <w:r w:rsidRPr="00CC7991">
              <w:rPr>
                <w:rFonts w:cs="Arial"/>
                <w:color w:val="FFFFFF" w:themeColor="background1"/>
              </w:rPr>
              <w:t>by</w:t>
            </w:r>
          </w:p>
        </w:tc>
        <w:tc>
          <w:tcPr>
            <w:tcW w:w="707" w:type="pct"/>
            <w:shd w:val="clear" w:color="auto" w:fill="3399FF"/>
            <w:tcPrChange w:id="20" w:author="Shah Ashay" w:date="2018-04-16T14:43:00Z">
              <w:tcPr>
                <w:tcW w:w="1350" w:type="dxa"/>
                <w:gridSpan w:val="2"/>
                <w:shd w:val="clear" w:color="auto" w:fill="3399FF"/>
              </w:tcPr>
            </w:tcPrChange>
          </w:tcPr>
          <w:p w14:paraId="69284D3A" w14:textId="3EEBDEA0" w:rsidR="005F74A6" w:rsidRPr="00CC7991" w:rsidRDefault="005F74A6" w:rsidP="005F74A6">
            <w:pPr>
              <w:pStyle w:val="ColumnHead"/>
              <w:rPr>
                <w:rFonts w:cs="Arial"/>
                <w:color w:val="FFFFFF" w:themeColor="background1"/>
              </w:rPr>
            </w:pPr>
            <w:r w:rsidRPr="00CC7991">
              <w:rPr>
                <w:rFonts w:cs="Arial"/>
                <w:color w:val="FFFFFF" w:themeColor="background1"/>
              </w:rPr>
              <w:t>Approved by</w:t>
            </w:r>
          </w:p>
        </w:tc>
      </w:tr>
      <w:tr w:rsidR="007D0F5C" w:rsidRPr="00CC7991" w14:paraId="0BAA375B" w14:textId="2375FBD8" w:rsidTr="0073242B">
        <w:trPr>
          <w:cantSplit/>
          <w:trPrChange w:id="21" w:author="Shah Ashay" w:date="2018-04-16T14:43:00Z">
            <w:trPr>
              <w:cantSplit/>
            </w:trPr>
          </w:trPrChange>
        </w:trPr>
        <w:tc>
          <w:tcPr>
            <w:tcW w:w="611" w:type="pct"/>
            <w:tcPrChange w:id="22" w:author="Shah Ashay" w:date="2018-04-16T14:43:00Z">
              <w:tcPr>
                <w:tcW w:w="1165" w:type="dxa"/>
                <w:gridSpan w:val="2"/>
              </w:tcPr>
            </w:tcPrChange>
          </w:tcPr>
          <w:p w14:paraId="0BAA3757" w14:textId="4E39358A" w:rsidR="007D0F5C" w:rsidRPr="00CC7991" w:rsidRDefault="007D0F5C" w:rsidP="007D0F5C">
            <w:pPr>
              <w:jc w:val="center"/>
              <w:rPr>
                <w:rFonts w:cs="Arial"/>
                <w:sz w:val="20"/>
              </w:rPr>
            </w:pPr>
            <w:r w:rsidRPr="00CC7991">
              <w:rPr>
                <w:rFonts w:cs="Arial"/>
                <w:sz w:val="20"/>
              </w:rPr>
              <w:t>0.1</w:t>
            </w:r>
          </w:p>
        </w:tc>
        <w:tc>
          <w:tcPr>
            <w:tcW w:w="897" w:type="pct"/>
            <w:tcPrChange w:id="23" w:author="Shah Ashay" w:date="2018-04-16T14:43:00Z">
              <w:tcPr>
                <w:tcW w:w="1710" w:type="dxa"/>
                <w:gridSpan w:val="2"/>
              </w:tcPr>
            </w:tcPrChange>
          </w:tcPr>
          <w:p w14:paraId="03C7D75D" w14:textId="77777777" w:rsidR="007D0F5C" w:rsidRPr="00CC7991" w:rsidRDefault="007D0F5C" w:rsidP="007D0F5C">
            <w:pPr>
              <w:jc w:val="center"/>
              <w:rPr>
                <w:rFonts w:cs="Arial"/>
                <w:sz w:val="20"/>
              </w:rPr>
            </w:pPr>
            <w:r w:rsidRPr="00CC7991">
              <w:rPr>
                <w:rFonts w:cs="Arial"/>
                <w:sz w:val="20"/>
              </w:rPr>
              <w:t>28-Nov-2017</w:t>
            </w:r>
          </w:p>
          <w:p w14:paraId="0BAA3758" w14:textId="29DF5BD9" w:rsidR="007D0F5C" w:rsidRPr="00CC7991" w:rsidRDefault="007D0F5C" w:rsidP="007D0F5C">
            <w:pPr>
              <w:jc w:val="center"/>
              <w:rPr>
                <w:rFonts w:cs="Arial"/>
                <w:sz w:val="20"/>
              </w:rPr>
            </w:pPr>
          </w:p>
        </w:tc>
        <w:tc>
          <w:tcPr>
            <w:tcW w:w="1557" w:type="pct"/>
            <w:tcPrChange w:id="24" w:author="Shah Ashay" w:date="2018-04-16T14:43:00Z">
              <w:tcPr>
                <w:tcW w:w="2970" w:type="dxa"/>
                <w:gridSpan w:val="2"/>
              </w:tcPr>
            </w:tcPrChange>
          </w:tcPr>
          <w:p w14:paraId="0BAA3759" w14:textId="50A79862" w:rsidR="007D0F5C" w:rsidRPr="00CC7991" w:rsidRDefault="007D0F5C" w:rsidP="007D0F5C">
            <w:pPr>
              <w:pStyle w:val="Header"/>
              <w:tabs>
                <w:tab w:val="clear" w:pos="4320"/>
                <w:tab w:val="clear" w:pos="8640"/>
              </w:tabs>
              <w:rPr>
                <w:rFonts w:cs="Arial"/>
                <w:sz w:val="20"/>
              </w:rPr>
            </w:pPr>
            <w:r w:rsidRPr="00CC7991">
              <w:rPr>
                <w:rFonts w:cs="Arial"/>
                <w:sz w:val="20"/>
              </w:rPr>
              <w:t xml:space="preserve">Draft </w:t>
            </w:r>
          </w:p>
        </w:tc>
        <w:tc>
          <w:tcPr>
            <w:tcW w:w="614" w:type="pct"/>
            <w:tcPrChange w:id="25" w:author="Shah Ashay" w:date="2018-04-16T14:43:00Z">
              <w:tcPr>
                <w:tcW w:w="1170" w:type="dxa"/>
                <w:gridSpan w:val="2"/>
              </w:tcPr>
            </w:tcPrChange>
          </w:tcPr>
          <w:p w14:paraId="0BAA375A" w14:textId="048D17D6" w:rsidR="007D0F5C" w:rsidRPr="00CC7991" w:rsidRDefault="007D0F5C" w:rsidP="007D0F5C">
            <w:pPr>
              <w:jc w:val="center"/>
              <w:rPr>
                <w:rFonts w:cs="Arial"/>
                <w:sz w:val="18"/>
                <w:szCs w:val="18"/>
              </w:rPr>
            </w:pPr>
            <w:r w:rsidRPr="00CC7991">
              <w:rPr>
                <w:rFonts w:cs="Arial"/>
                <w:sz w:val="18"/>
                <w:szCs w:val="18"/>
              </w:rPr>
              <w:t>Wirasak C.</w:t>
            </w:r>
          </w:p>
        </w:tc>
        <w:tc>
          <w:tcPr>
            <w:tcW w:w="614" w:type="pct"/>
            <w:tcPrChange w:id="26" w:author="Shah Ashay" w:date="2018-04-16T14:43:00Z">
              <w:tcPr>
                <w:tcW w:w="1170" w:type="dxa"/>
                <w:gridSpan w:val="2"/>
              </w:tcPr>
            </w:tcPrChange>
          </w:tcPr>
          <w:p w14:paraId="29DF2C40" w14:textId="77777777" w:rsidR="007D0F5C" w:rsidRPr="00CC7991" w:rsidRDefault="007D0F5C" w:rsidP="007D0F5C">
            <w:pPr>
              <w:jc w:val="center"/>
              <w:rPr>
                <w:rFonts w:cs="Arial"/>
                <w:sz w:val="20"/>
              </w:rPr>
            </w:pPr>
          </w:p>
        </w:tc>
        <w:tc>
          <w:tcPr>
            <w:tcW w:w="707" w:type="pct"/>
            <w:tcPrChange w:id="27" w:author="Shah Ashay" w:date="2018-04-16T14:43:00Z">
              <w:tcPr>
                <w:tcW w:w="1350" w:type="dxa"/>
                <w:gridSpan w:val="2"/>
              </w:tcPr>
            </w:tcPrChange>
          </w:tcPr>
          <w:p w14:paraId="6A1BC662" w14:textId="1DDFB2E8" w:rsidR="007D0F5C" w:rsidRPr="00CC7991" w:rsidRDefault="007D0F5C" w:rsidP="007D0F5C">
            <w:pPr>
              <w:jc w:val="center"/>
              <w:rPr>
                <w:rFonts w:cs="Arial"/>
                <w:sz w:val="20"/>
              </w:rPr>
            </w:pPr>
          </w:p>
        </w:tc>
      </w:tr>
      <w:tr w:rsidR="005F74A6" w:rsidRPr="00CC7991" w14:paraId="0BAA3760" w14:textId="645D3AAF" w:rsidTr="0073242B">
        <w:trPr>
          <w:cantSplit/>
          <w:trPrChange w:id="28" w:author="Shah Ashay" w:date="2018-04-16T14:43:00Z">
            <w:trPr>
              <w:cantSplit/>
            </w:trPr>
          </w:trPrChange>
        </w:trPr>
        <w:tc>
          <w:tcPr>
            <w:tcW w:w="611" w:type="pct"/>
            <w:tcPrChange w:id="29" w:author="Shah Ashay" w:date="2018-04-16T14:43:00Z">
              <w:tcPr>
                <w:tcW w:w="1165" w:type="dxa"/>
                <w:gridSpan w:val="2"/>
              </w:tcPr>
            </w:tcPrChange>
          </w:tcPr>
          <w:p w14:paraId="0BAA375C" w14:textId="592B5DF7" w:rsidR="005F74A6" w:rsidRPr="00CC7991" w:rsidRDefault="004432BF">
            <w:pPr>
              <w:jc w:val="center"/>
              <w:rPr>
                <w:rFonts w:cs="Arial"/>
                <w:sz w:val="20"/>
              </w:rPr>
            </w:pPr>
            <w:ins w:id="30" w:author="Prakash Atul (Ext)" w:date="2018-03-27T20:38:00Z">
              <w:r w:rsidRPr="00CC7991">
                <w:rPr>
                  <w:rFonts w:cs="Arial"/>
                  <w:sz w:val="20"/>
                </w:rPr>
                <w:t>1.0</w:t>
              </w:r>
            </w:ins>
          </w:p>
        </w:tc>
        <w:tc>
          <w:tcPr>
            <w:tcW w:w="897" w:type="pct"/>
            <w:tcPrChange w:id="31" w:author="Shah Ashay" w:date="2018-04-16T14:43:00Z">
              <w:tcPr>
                <w:tcW w:w="1710" w:type="dxa"/>
                <w:gridSpan w:val="2"/>
              </w:tcPr>
            </w:tcPrChange>
          </w:tcPr>
          <w:p w14:paraId="0BAA375D" w14:textId="52CD9FAC" w:rsidR="005F74A6" w:rsidRPr="00CC7991" w:rsidRDefault="004432BF">
            <w:pPr>
              <w:jc w:val="center"/>
              <w:rPr>
                <w:rFonts w:cs="Arial"/>
                <w:sz w:val="20"/>
              </w:rPr>
            </w:pPr>
            <w:ins w:id="32" w:author="Prakash Atul (Ext)" w:date="2018-03-27T20:38:00Z">
              <w:r w:rsidRPr="00CC7991">
                <w:rPr>
                  <w:rFonts w:cs="Arial"/>
                  <w:sz w:val="20"/>
                </w:rPr>
                <w:t>27-Mar-2018</w:t>
              </w:r>
            </w:ins>
          </w:p>
        </w:tc>
        <w:tc>
          <w:tcPr>
            <w:tcW w:w="1557" w:type="pct"/>
            <w:tcPrChange w:id="33" w:author="Shah Ashay" w:date="2018-04-16T14:43:00Z">
              <w:tcPr>
                <w:tcW w:w="2970" w:type="dxa"/>
                <w:gridSpan w:val="2"/>
              </w:tcPr>
            </w:tcPrChange>
          </w:tcPr>
          <w:p w14:paraId="0BAA375E" w14:textId="76146E82" w:rsidR="005F74A6" w:rsidRPr="00CC7991" w:rsidRDefault="004432BF" w:rsidP="00B107D1">
            <w:pPr>
              <w:pStyle w:val="Header"/>
              <w:tabs>
                <w:tab w:val="clear" w:pos="4320"/>
                <w:tab w:val="clear" w:pos="8640"/>
              </w:tabs>
              <w:rPr>
                <w:rFonts w:cs="Arial"/>
                <w:sz w:val="20"/>
              </w:rPr>
            </w:pPr>
            <w:ins w:id="34" w:author="Prakash Atul (Ext)" w:date="2018-03-27T20:39:00Z">
              <w:r w:rsidRPr="00CC7991">
                <w:rPr>
                  <w:rFonts w:cs="Arial"/>
                  <w:sz w:val="20"/>
                </w:rPr>
                <w:t>Updated as per EC 11.0</w:t>
              </w:r>
            </w:ins>
          </w:p>
        </w:tc>
        <w:tc>
          <w:tcPr>
            <w:tcW w:w="614" w:type="pct"/>
            <w:tcPrChange w:id="35" w:author="Shah Ashay" w:date="2018-04-16T14:43:00Z">
              <w:tcPr>
                <w:tcW w:w="1170" w:type="dxa"/>
                <w:gridSpan w:val="2"/>
              </w:tcPr>
            </w:tcPrChange>
          </w:tcPr>
          <w:p w14:paraId="0BAA375F" w14:textId="0207064F" w:rsidR="005F74A6" w:rsidRPr="00CC7991" w:rsidRDefault="004432BF">
            <w:pPr>
              <w:jc w:val="center"/>
              <w:rPr>
                <w:rFonts w:cs="Arial"/>
                <w:sz w:val="20"/>
              </w:rPr>
            </w:pPr>
            <w:ins w:id="36" w:author="Prakash Atul (Ext)" w:date="2018-03-27T20:39:00Z">
              <w:r w:rsidRPr="00CC7991">
                <w:rPr>
                  <w:rFonts w:cs="Arial"/>
                  <w:sz w:val="20"/>
                </w:rPr>
                <w:t>Tieto</w:t>
              </w:r>
            </w:ins>
          </w:p>
        </w:tc>
        <w:tc>
          <w:tcPr>
            <w:tcW w:w="614" w:type="pct"/>
            <w:tcPrChange w:id="37" w:author="Shah Ashay" w:date="2018-04-16T14:43:00Z">
              <w:tcPr>
                <w:tcW w:w="1170" w:type="dxa"/>
                <w:gridSpan w:val="2"/>
              </w:tcPr>
            </w:tcPrChange>
          </w:tcPr>
          <w:p w14:paraId="3A3230E3" w14:textId="77777777" w:rsidR="005F74A6" w:rsidRPr="00CC7991" w:rsidRDefault="005F74A6">
            <w:pPr>
              <w:jc w:val="center"/>
              <w:rPr>
                <w:rFonts w:cs="Arial"/>
                <w:sz w:val="20"/>
              </w:rPr>
            </w:pPr>
          </w:p>
        </w:tc>
        <w:tc>
          <w:tcPr>
            <w:tcW w:w="707" w:type="pct"/>
            <w:tcPrChange w:id="38" w:author="Shah Ashay" w:date="2018-04-16T14:43:00Z">
              <w:tcPr>
                <w:tcW w:w="1350" w:type="dxa"/>
                <w:gridSpan w:val="2"/>
              </w:tcPr>
            </w:tcPrChange>
          </w:tcPr>
          <w:p w14:paraId="16DB2B6E" w14:textId="71B14F0A" w:rsidR="005F74A6" w:rsidRPr="00CC7991" w:rsidRDefault="005F74A6">
            <w:pPr>
              <w:jc w:val="center"/>
              <w:rPr>
                <w:rFonts w:cs="Arial"/>
                <w:sz w:val="20"/>
              </w:rPr>
            </w:pPr>
          </w:p>
        </w:tc>
      </w:tr>
      <w:tr w:rsidR="00830869" w:rsidRPr="00CC7991" w14:paraId="374A2468" w14:textId="77777777" w:rsidTr="0073242B">
        <w:trPr>
          <w:cantSplit/>
          <w:ins w:id="39" w:author="Wirasak Chomphu" w:date="2020-07-02T16:05:00Z"/>
        </w:trPr>
        <w:tc>
          <w:tcPr>
            <w:tcW w:w="611" w:type="pct"/>
          </w:tcPr>
          <w:p w14:paraId="202CFE5C" w14:textId="0F24E4CC" w:rsidR="00830869" w:rsidRPr="00CC7991" w:rsidRDefault="00830869">
            <w:pPr>
              <w:jc w:val="center"/>
              <w:rPr>
                <w:ins w:id="40" w:author="Wirasak Chomphu" w:date="2020-07-02T16:05:00Z"/>
                <w:rFonts w:cs="Arial"/>
                <w:sz w:val="20"/>
              </w:rPr>
            </w:pPr>
            <w:ins w:id="41" w:author="Wirasak Chomphu" w:date="2020-07-02T16:05:00Z">
              <w:r>
                <w:rPr>
                  <w:rFonts w:cs="Arial"/>
                  <w:sz w:val="20"/>
                </w:rPr>
                <w:t>2</w:t>
              </w:r>
            </w:ins>
          </w:p>
        </w:tc>
        <w:tc>
          <w:tcPr>
            <w:tcW w:w="897" w:type="pct"/>
          </w:tcPr>
          <w:p w14:paraId="7926D1F4" w14:textId="07942948" w:rsidR="00830869" w:rsidRPr="00CC7991" w:rsidRDefault="00830869">
            <w:pPr>
              <w:jc w:val="center"/>
              <w:rPr>
                <w:ins w:id="42" w:author="Wirasak Chomphu" w:date="2020-07-02T16:05:00Z"/>
                <w:rFonts w:cs="Arial"/>
                <w:sz w:val="20"/>
              </w:rPr>
            </w:pPr>
            <w:ins w:id="43" w:author="Wirasak Chomphu" w:date="2020-07-02T16:05:00Z">
              <w:r>
                <w:rPr>
                  <w:rFonts w:cs="Arial"/>
                  <w:sz w:val="20"/>
                </w:rPr>
                <w:t>2-july-2020</w:t>
              </w:r>
            </w:ins>
          </w:p>
        </w:tc>
        <w:tc>
          <w:tcPr>
            <w:tcW w:w="1557" w:type="pct"/>
          </w:tcPr>
          <w:p w14:paraId="6151893B" w14:textId="70AB9EB2" w:rsidR="00830869" w:rsidRPr="00CC7991" w:rsidRDefault="00830869" w:rsidP="00B107D1">
            <w:pPr>
              <w:pStyle w:val="Header"/>
              <w:tabs>
                <w:tab w:val="clear" w:pos="4320"/>
                <w:tab w:val="clear" w:pos="8640"/>
              </w:tabs>
              <w:rPr>
                <w:ins w:id="44" w:author="Wirasak Chomphu" w:date="2020-07-02T16:05:00Z"/>
                <w:rFonts w:cs="Arial"/>
                <w:sz w:val="20"/>
              </w:rPr>
            </w:pPr>
            <w:ins w:id="45" w:author="Wirasak Chomphu" w:date="2020-07-02T16:05:00Z">
              <w:r>
                <w:rPr>
                  <w:rFonts w:cs="Arial"/>
                  <w:sz w:val="20"/>
                </w:rPr>
                <w:t>Thailand ECsa</w:t>
              </w:r>
            </w:ins>
            <w:ins w:id="46" w:author="Wirasak Chomphu" w:date="2020-07-02T16:06:00Z">
              <w:r>
                <w:rPr>
                  <w:rFonts w:cs="Arial"/>
                  <w:sz w:val="20"/>
                </w:rPr>
                <w:t>sS</w:t>
              </w:r>
            </w:ins>
          </w:p>
        </w:tc>
        <w:tc>
          <w:tcPr>
            <w:tcW w:w="614" w:type="pct"/>
          </w:tcPr>
          <w:p w14:paraId="100A8590" w14:textId="3323DA5A" w:rsidR="00830869" w:rsidRPr="00CC7991" w:rsidRDefault="00830869">
            <w:pPr>
              <w:jc w:val="center"/>
              <w:rPr>
                <w:ins w:id="47" w:author="Wirasak Chomphu" w:date="2020-07-02T16:05:00Z"/>
                <w:rFonts w:cs="Arial"/>
                <w:sz w:val="20"/>
              </w:rPr>
            </w:pPr>
            <w:ins w:id="48" w:author="Wirasak Chomphu" w:date="2020-07-02T16:06:00Z">
              <w:r>
                <w:rPr>
                  <w:rFonts w:cs="Arial"/>
                  <w:sz w:val="20"/>
                </w:rPr>
                <w:t>Wirasak C.</w:t>
              </w:r>
            </w:ins>
          </w:p>
        </w:tc>
        <w:tc>
          <w:tcPr>
            <w:tcW w:w="614" w:type="pct"/>
          </w:tcPr>
          <w:p w14:paraId="7EB292B7" w14:textId="77777777" w:rsidR="00830869" w:rsidRPr="00CC7991" w:rsidRDefault="00830869">
            <w:pPr>
              <w:jc w:val="center"/>
              <w:rPr>
                <w:ins w:id="49" w:author="Wirasak Chomphu" w:date="2020-07-02T16:05:00Z"/>
                <w:rFonts w:cs="Arial"/>
                <w:sz w:val="20"/>
              </w:rPr>
            </w:pPr>
          </w:p>
        </w:tc>
        <w:tc>
          <w:tcPr>
            <w:tcW w:w="707" w:type="pct"/>
          </w:tcPr>
          <w:p w14:paraId="23B37988" w14:textId="77777777" w:rsidR="00830869" w:rsidRPr="00CC7991" w:rsidRDefault="00830869">
            <w:pPr>
              <w:jc w:val="center"/>
              <w:rPr>
                <w:ins w:id="50" w:author="Wirasak Chomphu" w:date="2020-07-02T16:05:00Z"/>
                <w:rFonts w:cs="Arial"/>
                <w:sz w:val="20"/>
              </w:rPr>
            </w:pPr>
            <w:bookmarkStart w:id="51" w:name="_GoBack"/>
            <w:bookmarkEnd w:id="51"/>
          </w:p>
        </w:tc>
      </w:tr>
      <w:tr w:rsidR="005F74A6" w:rsidRPr="00CC7991" w:rsidDel="0073242B" w14:paraId="0BAA3765" w14:textId="1C13D935" w:rsidTr="0073242B">
        <w:trPr>
          <w:cantSplit/>
          <w:del w:id="52" w:author="Shah Ashay" w:date="2018-04-16T14:43:00Z"/>
          <w:trPrChange w:id="53" w:author="Shah Ashay" w:date="2018-04-16T14:43:00Z">
            <w:trPr>
              <w:cantSplit/>
            </w:trPr>
          </w:trPrChange>
        </w:trPr>
        <w:tc>
          <w:tcPr>
            <w:tcW w:w="611" w:type="pct"/>
            <w:tcPrChange w:id="54" w:author="Shah Ashay" w:date="2018-04-16T14:43:00Z">
              <w:tcPr>
                <w:tcW w:w="1165" w:type="dxa"/>
                <w:gridSpan w:val="2"/>
              </w:tcPr>
            </w:tcPrChange>
          </w:tcPr>
          <w:p w14:paraId="0BAA3761" w14:textId="7D0576C4" w:rsidR="005F74A6" w:rsidRPr="00CC7991" w:rsidDel="0073242B" w:rsidRDefault="005F74A6">
            <w:pPr>
              <w:jc w:val="center"/>
              <w:rPr>
                <w:del w:id="55" w:author="Shah Ashay" w:date="2018-04-16T14:43:00Z"/>
                <w:rFonts w:cs="Arial"/>
                <w:sz w:val="20"/>
              </w:rPr>
            </w:pPr>
          </w:p>
        </w:tc>
        <w:tc>
          <w:tcPr>
            <w:tcW w:w="897" w:type="pct"/>
            <w:tcPrChange w:id="56" w:author="Shah Ashay" w:date="2018-04-16T14:43:00Z">
              <w:tcPr>
                <w:tcW w:w="1710" w:type="dxa"/>
                <w:gridSpan w:val="2"/>
              </w:tcPr>
            </w:tcPrChange>
          </w:tcPr>
          <w:p w14:paraId="0BAA3762" w14:textId="55AA4400" w:rsidR="005F74A6" w:rsidRPr="00CC7991" w:rsidDel="0073242B" w:rsidRDefault="005F74A6">
            <w:pPr>
              <w:jc w:val="center"/>
              <w:rPr>
                <w:del w:id="57" w:author="Shah Ashay" w:date="2018-04-16T14:43:00Z"/>
                <w:rFonts w:cs="Arial"/>
                <w:sz w:val="20"/>
              </w:rPr>
            </w:pPr>
          </w:p>
        </w:tc>
        <w:tc>
          <w:tcPr>
            <w:tcW w:w="1557" w:type="pct"/>
            <w:tcPrChange w:id="58" w:author="Shah Ashay" w:date="2018-04-16T14:43:00Z">
              <w:tcPr>
                <w:tcW w:w="2970" w:type="dxa"/>
                <w:gridSpan w:val="2"/>
              </w:tcPr>
            </w:tcPrChange>
          </w:tcPr>
          <w:p w14:paraId="0BAA3763" w14:textId="7FFF8525" w:rsidR="005F74A6" w:rsidRPr="00CC7991" w:rsidDel="0073242B" w:rsidRDefault="005F74A6" w:rsidP="00B107D1">
            <w:pPr>
              <w:pStyle w:val="Header"/>
              <w:tabs>
                <w:tab w:val="clear" w:pos="4320"/>
                <w:tab w:val="clear" w:pos="8640"/>
              </w:tabs>
              <w:rPr>
                <w:del w:id="59" w:author="Shah Ashay" w:date="2018-04-16T14:43:00Z"/>
                <w:rFonts w:cs="Arial"/>
                <w:sz w:val="20"/>
              </w:rPr>
            </w:pPr>
          </w:p>
        </w:tc>
        <w:tc>
          <w:tcPr>
            <w:tcW w:w="614" w:type="pct"/>
            <w:tcPrChange w:id="60" w:author="Shah Ashay" w:date="2018-04-16T14:43:00Z">
              <w:tcPr>
                <w:tcW w:w="1170" w:type="dxa"/>
                <w:gridSpan w:val="2"/>
              </w:tcPr>
            </w:tcPrChange>
          </w:tcPr>
          <w:p w14:paraId="0BAA3764" w14:textId="08A3D1C8" w:rsidR="005F74A6" w:rsidRPr="00CC7991" w:rsidDel="0073242B" w:rsidRDefault="005F74A6">
            <w:pPr>
              <w:jc w:val="center"/>
              <w:rPr>
                <w:del w:id="61" w:author="Shah Ashay" w:date="2018-04-16T14:43:00Z"/>
                <w:rFonts w:cs="Arial"/>
                <w:sz w:val="20"/>
              </w:rPr>
            </w:pPr>
          </w:p>
        </w:tc>
        <w:tc>
          <w:tcPr>
            <w:tcW w:w="614" w:type="pct"/>
            <w:tcPrChange w:id="62" w:author="Shah Ashay" w:date="2018-04-16T14:43:00Z">
              <w:tcPr>
                <w:tcW w:w="1170" w:type="dxa"/>
                <w:gridSpan w:val="2"/>
              </w:tcPr>
            </w:tcPrChange>
          </w:tcPr>
          <w:p w14:paraId="7F4C939B" w14:textId="0FB3AA85" w:rsidR="005F74A6" w:rsidRPr="00CC7991" w:rsidDel="0073242B" w:rsidRDefault="005F74A6">
            <w:pPr>
              <w:jc w:val="center"/>
              <w:rPr>
                <w:del w:id="63" w:author="Shah Ashay" w:date="2018-04-16T14:43:00Z"/>
                <w:rFonts w:cs="Arial"/>
                <w:sz w:val="20"/>
              </w:rPr>
            </w:pPr>
          </w:p>
        </w:tc>
        <w:tc>
          <w:tcPr>
            <w:tcW w:w="707" w:type="pct"/>
            <w:tcPrChange w:id="64" w:author="Shah Ashay" w:date="2018-04-16T14:43:00Z">
              <w:tcPr>
                <w:tcW w:w="1350" w:type="dxa"/>
                <w:gridSpan w:val="2"/>
              </w:tcPr>
            </w:tcPrChange>
          </w:tcPr>
          <w:p w14:paraId="2220525C" w14:textId="7AA16104" w:rsidR="005F74A6" w:rsidRPr="00CC7991" w:rsidDel="0073242B" w:rsidRDefault="005F74A6">
            <w:pPr>
              <w:jc w:val="center"/>
              <w:rPr>
                <w:del w:id="65" w:author="Shah Ashay" w:date="2018-04-16T14:43:00Z"/>
                <w:rFonts w:cs="Arial"/>
                <w:sz w:val="20"/>
              </w:rPr>
            </w:pPr>
          </w:p>
        </w:tc>
      </w:tr>
      <w:tr w:rsidR="005F74A6" w:rsidRPr="00CC7991" w:rsidDel="0073242B" w14:paraId="0BAA376A" w14:textId="75F858B9" w:rsidTr="0073242B">
        <w:trPr>
          <w:cantSplit/>
          <w:del w:id="66" w:author="Shah Ashay" w:date="2018-04-16T14:43:00Z"/>
          <w:trPrChange w:id="67" w:author="Shah Ashay" w:date="2018-04-16T14:43:00Z">
            <w:trPr>
              <w:cantSplit/>
            </w:trPr>
          </w:trPrChange>
        </w:trPr>
        <w:tc>
          <w:tcPr>
            <w:tcW w:w="611" w:type="pct"/>
            <w:tcPrChange w:id="68" w:author="Shah Ashay" w:date="2018-04-16T14:43:00Z">
              <w:tcPr>
                <w:tcW w:w="1165" w:type="dxa"/>
                <w:gridSpan w:val="2"/>
              </w:tcPr>
            </w:tcPrChange>
          </w:tcPr>
          <w:p w14:paraId="0BAA3766" w14:textId="40807862" w:rsidR="005F74A6" w:rsidRPr="00CC7991" w:rsidDel="0073242B" w:rsidRDefault="005F74A6">
            <w:pPr>
              <w:jc w:val="center"/>
              <w:rPr>
                <w:del w:id="69" w:author="Shah Ashay" w:date="2018-04-16T14:43:00Z"/>
                <w:rFonts w:cs="Arial"/>
                <w:sz w:val="20"/>
              </w:rPr>
            </w:pPr>
          </w:p>
        </w:tc>
        <w:tc>
          <w:tcPr>
            <w:tcW w:w="897" w:type="pct"/>
            <w:tcPrChange w:id="70" w:author="Shah Ashay" w:date="2018-04-16T14:43:00Z">
              <w:tcPr>
                <w:tcW w:w="1710" w:type="dxa"/>
                <w:gridSpan w:val="2"/>
              </w:tcPr>
            </w:tcPrChange>
          </w:tcPr>
          <w:p w14:paraId="0BAA3767" w14:textId="1B970EF0" w:rsidR="005F74A6" w:rsidRPr="00CC7991" w:rsidDel="0073242B" w:rsidRDefault="005F74A6">
            <w:pPr>
              <w:jc w:val="center"/>
              <w:rPr>
                <w:del w:id="71" w:author="Shah Ashay" w:date="2018-04-16T14:43:00Z"/>
                <w:rFonts w:cs="Arial"/>
                <w:sz w:val="20"/>
              </w:rPr>
            </w:pPr>
          </w:p>
        </w:tc>
        <w:tc>
          <w:tcPr>
            <w:tcW w:w="1557" w:type="pct"/>
            <w:tcPrChange w:id="72" w:author="Shah Ashay" w:date="2018-04-16T14:43:00Z">
              <w:tcPr>
                <w:tcW w:w="2970" w:type="dxa"/>
                <w:gridSpan w:val="2"/>
              </w:tcPr>
            </w:tcPrChange>
          </w:tcPr>
          <w:p w14:paraId="0BAA3768" w14:textId="0D24BDAB" w:rsidR="005F74A6" w:rsidRPr="00CC7991" w:rsidDel="0073242B" w:rsidRDefault="005F74A6" w:rsidP="00B107D1">
            <w:pPr>
              <w:pStyle w:val="Header"/>
              <w:tabs>
                <w:tab w:val="clear" w:pos="4320"/>
                <w:tab w:val="clear" w:pos="8640"/>
              </w:tabs>
              <w:rPr>
                <w:del w:id="73" w:author="Shah Ashay" w:date="2018-04-16T14:43:00Z"/>
                <w:rFonts w:cs="Arial"/>
                <w:sz w:val="20"/>
              </w:rPr>
            </w:pPr>
          </w:p>
        </w:tc>
        <w:tc>
          <w:tcPr>
            <w:tcW w:w="614" w:type="pct"/>
            <w:tcPrChange w:id="74" w:author="Shah Ashay" w:date="2018-04-16T14:43:00Z">
              <w:tcPr>
                <w:tcW w:w="1170" w:type="dxa"/>
                <w:gridSpan w:val="2"/>
              </w:tcPr>
            </w:tcPrChange>
          </w:tcPr>
          <w:p w14:paraId="0BAA3769" w14:textId="558D109A" w:rsidR="005F74A6" w:rsidRPr="00CC7991" w:rsidDel="0073242B" w:rsidRDefault="005F74A6">
            <w:pPr>
              <w:jc w:val="center"/>
              <w:rPr>
                <w:del w:id="75" w:author="Shah Ashay" w:date="2018-04-16T14:43:00Z"/>
                <w:rFonts w:cs="Arial"/>
                <w:sz w:val="20"/>
              </w:rPr>
            </w:pPr>
          </w:p>
        </w:tc>
        <w:tc>
          <w:tcPr>
            <w:tcW w:w="614" w:type="pct"/>
            <w:tcPrChange w:id="76" w:author="Shah Ashay" w:date="2018-04-16T14:43:00Z">
              <w:tcPr>
                <w:tcW w:w="1170" w:type="dxa"/>
                <w:gridSpan w:val="2"/>
              </w:tcPr>
            </w:tcPrChange>
          </w:tcPr>
          <w:p w14:paraId="027A5A19" w14:textId="1FC2C8BA" w:rsidR="005F74A6" w:rsidRPr="00CC7991" w:rsidDel="0073242B" w:rsidRDefault="005F74A6">
            <w:pPr>
              <w:jc w:val="center"/>
              <w:rPr>
                <w:del w:id="77" w:author="Shah Ashay" w:date="2018-04-16T14:43:00Z"/>
                <w:rFonts w:cs="Arial"/>
                <w:sz w:val="20"/>
              </w:rPr>
            </w:pPr>
          </w:p>
        </w:tc>
        <w:tc>
          <w:tcPr>
            <w:tcW w:w="707" w:type="pct"/>
            <w:tcPrChange w:id="78" w:author="Shah Ashay" w:date="2018-04-16T14:43:00Z">
              <w:tcPr>
                <w:tcW w:w="1350" w:type="dxa"/>
                <w:gridSpan w:val="2"/>
              </w:tcPr>
            </w:tcPrChange>
          </w:tcPr>
          <w:p w14:paraId="38883292" w14:textId="0E9B46D0" w:rsidR="005F74A6" w:rsidRPr="00CC7991" w:rsidDel="0073242B" w:rsidRDefault="005F74A6">
            <w:pPr>
              <w:jc w:val="center"/>
              <w:rPr>
                <w:del w:id="79" w:author="Shah Ashay" w:date="2018-04-16T14:43:00Z"/>
                <w:rFonts w:cs="Arial"/>
                <w:sz w:val="20"/>
              </w:rPr>
            </w:pPr>
          </w:p>
        </w:tc>
      </w:tr>
      <w:tr w:rsidR="005F74A6" w:rsidRPr="00CC7991" w:rsidDel="0073242B" w14:paraId="0BAA376F" w14:textId="146E7B1F" w:rsidTr="0073242B">
        <w:trPr>
          <w:cantSplit/>
          <w:del w:id="80" w:author="Shah Ashay" w:date="2018-04-16T14:43:00Z"/>
          <w:trPrChange w:id="81" w:author="Shah Ashay" w:date="2018-04-16T14:43:00Z">
            <w:trPr>
              <w:cantSplit/>
            </w:trPr>
          </w:trPrChange>
        </w:trPr>
        <w:tc>
          <w:tcPr>
            <w:tcW w:w="611" w:type="pct"/>
            <w:tcPrChange w:id="82" w:author="Shah Ashay" w:date="2018-04-16T14:43:00Z">
              <w:tcPr>
                <w:tcW w:w="1165" w:type="dxa"/>
                <w:gridSpan w:val="2"/>
              </w:tcPr>
            </w:tcPrChange>
          </w:tcPr>
          <w:p w14:paraId="0BAA376B" w14:textId="5370B621" w:rsidR="005F74A6" w:rsidRPr="00CC7991" w:rsidDel="0073242B" w:rsidRDefault="005F74A6">
            <w:pPr>
              <w:jc w:val="center"/>
              <w:rPr>
                <w:del w:id="83" w:author="Shah Ashay" w:date="2018-04-16T14:43:00Z"/>
                <w:rFonts w:cs="Arial"/>
                <w:sz w:val="20"/>
              </w:rPr>
            </w:pPr>
          </w:p>
        </w:tc>
        <w:tc>
          <w:tcPr>
            <w:tcW w:w="897" w:type="pct"/>
            <w:tcPrChange w:id="84" w:author="Shah Ashay" w:date="2018-04-16T14:43:00Z">
              <w:tcPr>
                <w:tcW w:w="1710" w:type="dxa"/>
                <w:gridSpan w:val="2"/>
              </w:tcPr>
            </w:tcPrChange>
          </w:tcPr>
          <w:p w14:paraId="0BAA376C" w14:textId="2607F2D2" w:rsidR="005F74A6" w:rsidRPr="00CC7991" w:rsidDel="0073242B" w:rsidRDefault="005F74A6">
            <w:pPr>
              <w:jc w:val="center"/>
              <w:rPr>
                <w:del w:id="85" w:author="Shah Ashay" w:date="2018-04-16T14:43:00Z"/>
                <w:rFonts w:cs="Arial"/>
                <w:sz w:val="20"/>
              </w:rPr>
            </w:pPr>
          </w:p>
        </w:tc>
        <w:tc>
          <w:tcPr>
            <w:tcW w:w="1557" w:type="pct"/>
            <w:tcPrChange w:id="86" w:author="Shah Ashay" w:date="2018-04-16T14:43:00Z">
              <w:tcPr>
                <w:tcW w:w="2970" w:type="dxa"/>
                <w:gridSpan w:val="2"/>
              </w:tcPr>
            </w:tcPrChange>
          </w:tcPr>
          <w:p w14:paraId="0BAA376D" w14:textId="19FB2C2C" w:rsidR="005F74A6" w:rsidRPr="00CC7991" w:rsidDel="0073242B" w:rsidRDefault="005F74A6" w:rsidP="00B107D1">
            <w:pPr>
              <w:pStyle w:val="Header"/>
              <w:tabs>
                <w:tab w:val="clear" w:pos="4320"/>
                <w:tab w:val="clear" w:pos="8640"/>
              </w:tabs>
              <w:rPr>
                <w:del w:id="87" w:author="Shah Ashay" w:date="2018-04-16T14:43:00Z"/>
                <w:rFonts w:cs="Arial"/>
                <w:sz w:val="20"/>
              </w:rPr>
            </w:pPr>
          </w:p>
        </w:tc>
        <w:tc>
          <w:tcPr>
            <w:tcW w:w="614" w:type="pct"/>
            <w:tcPrChange w:id="88" w:author="Shah Ashay" w:date="2018-04-16T14:43:00Z">
              <w:tcPr>
                <w:tcW w:w="1170" w:type="dxa"/>
                <w:gridSpan w:val="2"/>
              </w:tcPr>
            </w:tcPrChange>
          </w:tcPr>
          <w:p w14:paraId="0BAA376E" w14:textId="53DA4B35" w:rsidR="005F74A6" w:rsidRPr="00CC7991" w:rsidDel="0073242B" w:rsidRDefault="005F74A6">
            <w:pPr>
              <w:jc w:val="center"/>
              <w:rPr>
                <w:del w:id="89" w:author="Shah Ashay" w:date="2018-04-16T14:43:00Z"/>
                <w:rFonts w:cs="Arial"/>
                <w:sz w:val="20"/>
              </w:rPr>
            </w:pPr>
          </w:p>
        </w:tc>
        <w:tc>
          <w:tcPr>
            <w:tcW w:w="614" w:type="pct"/>
            <w:tcPrChange w:id="90" w:author="Shah Ashay" w:date="2018-04-16T14:43:00Z">
              <w:tcPr>
                <w:tcW w:w="1170" w:type="dxa"/>
                <w:gridSpan w:val="2"/>
              </w:tcPr>
            </w:tcPrChange>
          </w:tcPr>
          <w:p w14:paraId="4BC707ED" w14:textId="78840512" w:rsidR="005F74A6" w:rsidRPr="00CC7991" w:rsidDel="0073242B" w:rsidRDefault="005F74A6">
            <w:pPr>
              <w:jc w:val="center"/>
              <w:rPr>
                <w:del w:id="91" w:author="Shah Ashay" w:date="2018-04-16T14:43:00Z"/>
                <w:rFonts w:cs="Arial"/>
                <w:sz w:val="20"/>
              </w:rPr>
            </w:pPr>
          </w:p>
        </w:tc>
        <w:tc>
          <w:tcPr>
            <w:tcW w:w="707" w:type="pct"/>
            <w:tcPrChange w:id="92" w:author="Shah Ashay" w:date="2018-04-16T14:43:00Z">
              <w:tcPr>
                <w:tcW w:w="1350" w:type="dxa"/>
                <w:gridSpan w:val="2"/>
              </w:tcPr>
            </w:tcPrChange>
          </w:tcPr>
          <w:p w14:paraId="5CF39564" w14:textId="7BC3750D" w:rsidR="005F74A6" w:rsidRPr="00CC7991" w:rsidDel="0073242B" w:rsidRDefault="005F74A6">
            <w:pPr>
              <w:jc w:val="center"/>
              <w:rPr>
                <w:del w:id="93" w:author="Shah Ashay" w:date="2018-04-16T14:43:00Z"/>
                <w:rFonts w:cs="Arial"/>
                <w:sz w:val="20"/>
              </w:rPr>
            </w:pPr>
          </w:p>
        </w:tc>
      </w:tr>
    </w:tbl>
    <w:p w14:paraId="0BAA3770" w14:textId="77777777" w:rsidR="00AD190F" w:rsidRPr="00CC7991" w:rsidRDefault="00AD190F">
      <w:pPr>
        <w:rPr>
          <w:rFonts w:cs="Arial"/>
        </w:rPr>
        <w:sectPr w:rsidR="00AD190F" w:rsidRPr="00CC7991">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720" w:left="1440" w:header="720" w:footer="720" w:gutter="0"/>
          <w:pgNumType w:fmt="lowerRoman" w:start="1"/>
          <w:cols w:space="720"/>
          <w:docGrid w:linePitch="360"/>
        </w:sectPr>
      </w:pPr>
    </w:p>
    <w:p w14:paraId="0BAA3771" w14:textId="77777777" w:rsidR="004D61A0" w:rsidRPr="00CC7991" w:rsidRDefault="004D61A0">
      <w:pPr>
        <w:jc w:val="center"/>
        <w:rPr>
          <w:rFonts w:cs="Arial"/>
          <w:b/>
          <w:color w:val="3399FF"/>
          <w:sz w:val="28"/>
        </w:rPr>
      </w:pPr>
      <w:r w:rsidRPr="00CC7991">
        <w:rPr>
          <w:rFonts w:cs="Arial"/>
          <w:b/>
          <w:color w:val="3399FF"/>
          <w:sz w:val="28"/>
        </w:rPr>
        <w:lastRenderedPageBreak/>
        <w:t>Table of Contents</w:t>
      </w:r>
    </w:p>
    <w:p w14:paraId="0BAA3772" w14:textId="77777777" w:rsidR="004D61A0" w:rsidRPr="00CC7991" w:rsidRDefault="004D61A0">
      <w:pPr>
        <w:rPr>
          <w:rFonts w:cs="Arial"/>
        </w:rPr>
      </w:pPr>
    </w:p>
    <w:p w14:paraId="4B2ACF99" w14:textId="5E619719" w:rsidR="00751DB3" w:rsidRPr="0073242B" w:rsidRDefault="00006EC4">
      <w:pPr>
        <w:pStyle w:val="TOC1"/>
        <w:rPr>
          <w:rFonts w:cstheme="minorBidi"/>
          <w:noProof/>
          <w:szCs w:val="28"/>
          <w:lang w:bidi="th-TH"/>
        </w:rPr>
      </w:pPr>
      <w:r w:rsidRPr="0073242B">
        <w:rPr>
          <w:rFonts w:ascii="Arial" w:hAnsi="Arial" w:cs="Arial"/>
        </w:rPr>
        <w:fldChar w:fldCharType="begin"/>
      </w:r>
      <w:r w:rsidR="004D61A0" w:rsidRPr="00CC7991">
        <w:rPr>
          <w:rFonts w:ascii="Arial" w:hAnsi="Arial" w:cs="Arial"/>
        </w:rPr>
        <w:instrText xml:space="preserve"> TOC \o "1-2" \h \z </w:instrText>
      </w:r>
      <w:r w:rsidRPr="0073242B">
        <w:rPr>
          <w:rFonts w:ascii="Arial" w:hAnsi="Arial" w:cs="Arial"/>
          <w:rPrChange w:id="95" w:author="Batra Yogesh (EXT)" w:date="2018-04-13T12:30:00Z">
            <w:rPr>
              <w:rFonts w:ascii="Arial" w:hAnsi="Arial" w:cs="Arial"/>
            </w:rPr>
          </w:rPrChange>
        </w:rPr>
        <w:fldChar w:fldCharType="separate"/>
      </w:r>
      <w:r w:rsidR="00FE7DC3" w:rsidRPr="0073242B">
        <w:fldChar w:fldCharType="begin"/>
      </w:r>
      <w:r w:rsidR="00FE7DC3" w:rsidRPr="00CC7991">
        <w:rPr>
          <w:rFonts w:ascii="Arial" w:hAnsi="Arial" w:cs="Arial"/>
          <w:rPrChange w:id="96" w:author="Batra Yogesh (EXT)" w:date="2018-04-13T12:30:00Z">
            <w:rPr/>
          </w:rPrChange>
        </w:rPr>
        <w:instrText xml:space="preserve"> HYPERLINK \l "_Toc500764657" </w:instrText>
      </w:r>
      <w:r w:rsidR="00FE7DC3" w:rsidRPr="0073242B">
        <w:rPr>
          <w:noProof/>
        </w:rPr>
        <w:fldChar w:fldCharType="separate"/>
      </w:r>
      <w:r w:rsidR="00751DB3" w:rsidRPr="00CC7991">
        <w:rPr>
          <w:rStyle w:val="Hyperlink"/>
          <w:rFonts w:ascii="Arial" w:hAnsi="Arial" w:cs="Arial"/>
          <w:noProof/>
          <w:rPrChange w:id="97" w:author="Batra Yogesh (EXT)" w:date="2018-04-13T12:30:00Z">
            <w:rPr>
              <w:rStyle w:val="Hyperlink"/>
              <w:noProof/>
            </w:rPr>
          </w:rPrChange>
        </w:rPr>
        <w:t>1.</w:t>
      </w:r>
      <w:r w:rsidR="00751DB3" w:rsidRPr="00CC7991">
        <w:rPr>
          <w:rFonts w:ascii="Arial" w:hAnsi="Arial" w:cs="Arial"/>
          <w:noProof/>
          <w:szCs w:val="28"/>
          <w:lang w:bidi="th-TH"/>
          <w:rPrChange w:id="98" w:author="Batra Yogesh (EXT)" w:date="2018-04-13T12:30:00Z">
            <w:rPr>
              <w:rFonts w:cstheme="minorBidi"/>
              <w:noProof/>
              <w:szCs w:val="28"/>
              <w:lang w:bidi="th-TH"/>
            </w:rPr>
          </w:rPrChange>
        </w:rPr>
        <w:tab/>
      </w:r>
      <w:r w:rsidR="00751DB3" w:rsidRPr="00CC7991">
        <w:rPr>
          <w:rStyle w:val="Hyperlink"/>
          <w:rFonts w:ascii="Arial" w:hAnsi="Arial" w:cs="Arial"/>
          <w:noProof/>
          <w:rPrChange w:id="99" w:author="Batra Yogesh (EXT)" w:date="2018-04-13T12:30:00Z">
            <w:rPr>
              <w:rStyle w:val="Hyperlink"/>
              <w:noProof/>
            </w:rPr>
          </w:rPrChange>
        </w:rPr>
        <w:t>Use Case Information</w:t>
      </w:r>
      <w:r w:rsidR="00751DB3" w:rsidRPr="00CC7991">
        <w:rPr>
          <w:rFonts w:ascii="Arial" w:hAnsi="Arial" w:cs="Arial"/>
          <w:noProof/>
          <w:webHidden/>
          <w:rPrChange w:id="100" w:author="Batra Yogesh (EXT)" w:date="2018-04-13T12:30:00Z">
            <w:rPr>
              <w:noProof/>
              <w:webHidden/>
            </w:rPr>
          </w:rPrChange>
        </w:rPr>
        <w:tab/>
      </w:r>
      <w:r w:rsidR="00751DB3" w:rsidRPr="0073242B">
        <w:rPr>
          <w:noProof/>
          <w:webHidden/>
        </w:rPr>
        <w:fldChar w:fldCharType="begin"/>
      </w:r>
      <w:r w:rsidR="00751DB3" w:rsidRPr="0073242B">
        <w:rPr>
          <w:noProof/>
          <w:webHidden/>
        </w:rPr>
        <w:instrText xml:space="preserve"> PAGEREF _Toc500764657 \h </w:instrText>
      </w:r>
      <w:r w:rsidR="00751DB3" w:rsidRPr="0073242B">
        <w:rPr>
          <w:noProof/>
          <w:webHidden/>
        </w:rPr>
      </w:r>
      <w:r w:rsidR="00751DB3" w:rsidRPr="0073242B">
        <w:rPr>
          <w:noProof/>
          <w:webHidden/>
        </w:rPr>
        <w:fldChar w:fldCharType="separate"/>
      </w:r>
      <w:r w:rsidR="00751DB3" w:rsidRPr="0073242B">
        <w:rPr>
          <w:noProof/>
          <w:webHidden/>
        </w:rPr>
        <w:t>3</w:t>
      </w:r>
      <w:r w:rsidR="00751DB3" w:rsidRPr="0073242B">
        <w:rPr>
          <w:noProof/>
          <w:webHidden/>
        </w:rPr>
        <w:fldChar w:fldCharType="end"/>
      </w:r>
      <w:r w:rsidR="00FE7DC3" w:rsidRPr="0073242B">
        <w:rPr>
          <w:noProof/>
        </w:rPr>
        <w:fldChar w:fldCharType="end"/>
      </w:r>
    </w:p>
    <w:p w14:paraId="446B0A02" w14:textId="4CB9BDB8" w:rsidR="00751DB3" w:rsidRPr="0073242B" w:rsidRDefault="00FE7DC3">
      <w:pPr>
        <w:pStyle w:val="TOC1"/>
        <w:rPr>
          <w:rFonts w:cstheme="minorBidi"/>
          <w:noProof/>
          <w:szCs w:val="28"/>
          <w:lang w:bidi="th-TH"/>
        </w:rPr>
      </w:pPr>
      <w:r w:rsidRPr="0073242B">
        <w:fldChar w:fldCharType="begin"/>
      </w:r>
      <w:r w:rsidRPr="0073242B">
        <w:instrText xml:space="preserve"> HYPERLINK \l "_Toc500764658" </w:instrText>
      </w:r>
      <w:r w:rsidRPr="0073242B">
        <w:rPr>
          <w:noProof/>
        </w:rPr>
        <w:fldChar w:fldCharType="separate"/>
      </w:r>
      <w:r w:rsidR="00751DB3" w:rsidRPr="0073242B">
        <w:rPr>
          <w:rStyle w:val="Hyperlink"/>
          <w:rFonts w:ascii="Arial" w:hAnsi="Arial" w:cs="Arial"/>
          <w:noProof/>
          <w:rPrChange w:id="101" w:author="Shah Ashay" w:date="2018-04-16T14:44:00Z">
            <w:rPr>
              <w:rStyle w:val="Hyperlink"/>
              <w:noProof/>
            </w:rPr>
          </w:rPrChange>
        </w:rPr>
        <w:t>2.</w:t>
      </w:r>
      <w:r w:rsidR="00751DB3" w:rsidRPr="0073242B">
        <w:rPr>
          <w:rFonts w:ascii="Arial" w:hAnsi="Arial" w:cs="Arial"/>
          <w:noProof/>
          <w:szCs w:val="28"/>
          <w:lang w:bidi="th-TH"/>
          <w:rPrChange w:id="102" w:author="Shah Ashay" w:date="2018-04-16T14:44:00Z">
            <w:rPr>
              <w:rFonts w:cstheme="minorBidi"/>
              <w:noProof/>
              <w:szCs w:val="28"/>
              <w:lang w:bidi="th-TH"/>
            </w:rPr>
          </w:rPrChange>
        </w:rPr>
        <w:tab/>
      </w:r>
      <w:r w:rsidR="00751DB3" w:rsidRPr="0073242B">
        <w:rPr>
          <w:rStyle w:val="Hyperlink"/>
          <w:rFonts w:ascii="Arial" w:hAnsi="Arial" w:cs="Arial"/>
          <w:noProof/>
          <w:rPrChange w:id="103" w:author="Shah Ashay" w:date="2018-04-16T14:44:00Z">
            <w:rPr>
              <w:rStyle w:val="Hyperlink"/>
              <w:noProof/>
            </w:rPr>
          </w:rPrChange>
        </w:rPr>
        <w:t>Primary Flow: BKK_UC11</w:t>
      </w:r>
      <w:ins w:id="104" w:author="Shah Ashay" w:date="2018-04-16T14:45:00Z">
        <w:r w:rsidR="0073242B">
          <w:rPr>
            <w:rStyle w:val="Hyperlink"/>
            <w:rFonts w:ascii="Arial" w:hAnsi="Arial" w:cs="Arial"/>
            <w:noProof/>
          </w:rPr>
          <w:t>.2</w:t>
        </w:r>
      </w:ins>
      <w:r w:rsidR="00751DB3" w:rsidRPr="0073242B">
        <w:rPr>
          <w:rStyle w:val="Hyperlink"/>
          <w:rFonts w:ascii="Arial" w:hAnsi="Arial" w:cs="Arial"/>
          <w:noProof/>
          <w:rPrChange w:id="105" w:author="Shah Ashay" w:date="2018-04-16T14:44:00Z">
            <w:rPr>
              <w:rStyle w:val="Hyperlink"/>
              <w:noProof/>
            </w:rPr>
          </w:rPrChange>
        </w:rPr>
        <w:t xml:space="preserve"> – Enter Daily Water Stream Data</w:t>
      </w:r>
      <w:r w:rsidR="00751DB3" w:rsidRPr="0073242B">
        <w:rPr>
          <w:noProof/>
          <w:webHidden/>
        </w:rPr>
        <w:tab/>
      </w:r>
      <w:r w:rsidR="00751DB3" w:rsidRPr="0073242B">
        <w:rPr>
          <w:noProof/>
          <w:webHidden/>
        </w:rPr>
        <w:fldChar w:fldCharType="begin"/>
      </w:r>
      <w:r w:rsidR="00751DB3" w:rsidRPr="0073242B">
        <w:rPr>
          <w:noProof/>
          <w:webHidden/>
        </w:rPr>
        <w:instrText xml:space="preserve"> PAGEREF _Toc500764658 \h </w:instrText>
      </w:r>
      <w:r w:rsidR="00751DB3" w:rsidRPr="0073242B">
        <w:rPr>
          <w:noProof/>
          <w:webHidden/>
        </w:rPr>
      </w:r>
      <w:r w:rsidR="00751DB3" w:rsidRPr="0073242B">
        <w:rPr>
          <w:noProof/>
          <w:webHidden/>
        </w:rPr>
        <w:fldChar w:fldCharType="separate"/>
      </w:r>
      <w:r w:rsidR="00751DB3" w:rsidRPr="0073242B">
        <w:rPr>
          <w:noProof/>
          <w:webHidden/>
        </w:rPr>
        <w:t>3</w:t>
      </w:r>
      <w:r w:rsidR="00751DB3" w:rsidRPr="0073242B">
        <w:rPr>
          <w:noProof/>
          <w:webHidden/>
        </w:rPr>
        <w:fldChar w:fldCharType="end"/>
      </w:r>
      <w:r w:rsidRPr="0073242B">
        <w:rPr>
          <w:noProof/>
        </w:rPr>
        <w:fldChar w:fldCharType="end"/>
      </w:r>
    </w:p>
    <w:p w14:paraId="596BB801" w14:textId="3314AAA6" w:rsidR="00751DB3" w:rsidRPr="0073242B" w:rsidRDefault="00FE7DC3">
      <w:pPr>
        <w:pStyle w:val="TOC1"/>
        <w:rPr>
          <w:rFonts w:cstheme="minorBidi"/>
          <w:noProof/>
          <w:szCs w:val="28"/>
          <w:lang w:bidi="th-TH"/>
        </w:rPr>
      </w:pPr>
      <w:r w:rsidRPr="0073242B">
        <w:fldChar w:fldCharType="begin"/>
      </w:r>
      <w:r w:rsidRPr="0073242B">
        <w:instrText xml:space="preserve"> HYPERLINK \l "_Toc500764659" </w:instrText>
      </w:r>
      <w:r w:rsidRPr="0073242B">
        <w:rPr>
          <w:noProof/>
        </w:rPr>
        <w:fldChar w:fldCharType="separate"/>
      </w:r>
      <w:r w:rsidR="00751DB3" w:rsidRPr="0073242B">
        <w:rPr>
          <w:rStyle w:val="Hyperlink"/>
          <w:rFonts w:ascii="Arial" w:hAnsi="Arial" w:cs="Arial"/>
          <w:noProof/>
          <w:rPrChange w:id="106" w:author="Shah Ashay" w:date="2018-04-16T14:44:00Z">
            <w:rPr>
              <w:rStyle w:val="Hyperlink"/>
              <w:noProof/>
            </w:rPr>
          </w:rPrChange>
        </w:rPr>
        <w:t>3.</w:t>
      </w:r>
      <w:r w:rsidR="00751DB3" w:rsidRPr="0073242B">
        <w:rPr>
          <w:rFonts w:ascii="Arial" w:hAnsi="Arial" w:cs="Arial"/>
          <w:noProof/>
          <w:szCs w:val="28"/>
          <w:lang w:bidi="th-TH"/>
          <w:rPrChange w:id="107" w:author="Shah Ashay" w:date="2018-04-16T14:44:00Z">
            <w:rPr>
              <w:rFonts w:cstheme="minorBidi"/>
              <w:noProof/>
              <w:szCs w:val="28"/>
              <w:lang w:bidi="th-TH"/>
            </w:rPr>
          </w:rPrChange>
        </w:rPr>
        <w:tab/>
      </w:r>
      <w:r w:rsidR="00751DB3" w:rsidRPr="0073242B">
        <w:rPr>
          <w:rStyle w:val="Hyperlink"/>
          <w:rFonts w:ascii="Arial" w:hAnsi="Arial" w:cs="Arial"/>
          <w:noProof/>
          <w:rPrChange w:id="108" w:author="Shah Ashay" w:date="2018-04-16T14:44:00Z">
            <w:rPr>
              <w:rStyle w:val="Hyperlink"/>
              <w:noProof/>
            </w:rPr>
          </w:rPrChange>
        </w:rPr>
        <w:t>Alternatives</w:t>
      </w:r>
      <w:r w:rsidR="00751DB3" w:rsidRPr="0073242B">
        <w:rPr>
          <w:noProof/>
          <w:webHidden/>
        </w:rPr>
        <w:tab/>
      </w:r>
      <w:r w:rsidR="00751DB3" w:rsidRPr="0073242B">
        <w:rPr>
          <w:noProof/>
          <w:webHidden/>
        </w:rPr>
        <w:fldChar w:fldCharType="begin"/>
      </w:r>
      <w:r w:rsidR="00751DB3" w:rsidRPr="0073242B">
        <w:rPr>
          <w:noProof/>
          <w:webHidden/>
        </w:rPr>
        <w:instrText xml:space="preserve"> PAGEREF _Toc500764659 \h </w:instrText>
      </w:r>
      <w:r w:rsidR="00751DB3" w:rsidRPr="0073242B">
        <w:rPr>
          <w:noProof/>
          <w:webHidden/>
        </w:rPr>
      </w:r>
      <w:r w:rsidR="00751DB3" w:rsidRPr="0073242B">
        <w:rPr>
          <w:noProof/>
          <w:webHidden/>
        </w:rPr>
        <w:fldChar w:fldCharType="separate"/>
      </w:r>
      <w:r w:rsidR="00751DB3" w:rsidRPr="0073242B">
        <w:rPr>
          <w:noProof/>
          <w:webHidden/>
        </w:rPr>
        <w:t>6</w:t>
      </w:r>
      <w:r w:rsidR="00751DB3" w:rsidRPr="0073242B">
        <w:rPr>
          <w:noProof/>
          <w:webHidden/>
        </w:rPr>
        <w:fldChar w:fldCharType="end"/>
      </w:r>
      <w:r w:rsidRPr="0073242B">
        <w:rPr>
          <w:noProof/>
        </w:rPr>
        <w:fldChar w:fldCharType="end"/>
      </w:r>
    </w:p>
    <w:p w14:paraId="147EF0EE" w14:textId="3059D037" w:rsidR="00751DB3" w:rsidRPr="0073242B" w:rsidRDefault="00B44414" w:rsidP="00F529DC">
      <w:pPr>
        <w:pStyle w:val="TOC2"/>
        <w:rPr>
          <w:rFonts w:eastAsiaTheme="minorEastAsia" w:cstheme="minorBidi"/>
          <w:szCs w:val="28"/>
          <w:lang w:bidi="th-TH"/>
        </w:rPr>
      </w:pPr>
      <w:r w:rsidRPr="0073242B">
        <w:fldChar w:fldCharType="begin"/>
      </w:r>
      <w:r w:rsidRPr="0073242B">
        <w:instrText xml:space="preserve"> HYPERLINK \l "_Toc500764660" </w:instrText>
      </w:r>
      <w:r w:rsidRPr="0073242B">
        <w:fldChar w:fldCharType="separate"/>
      </w:r>
      <w:r w:rsidR="00751DB3" w:rsidRPr="0073242B">
        <w:rPr>
          <w:rStyle w:val="Hyperlink"/>
          <w:rFonts w:ascii="Arial" w:hAnsi="Arial" w:cs="Arial"/>
          <w:rPrChange w:id="109" w:author="Shah Ashay" w:date="2018-04-16T14:44:00Z">
            <w:rPr>
              <w:rStyle w:val="Hyperlink"/>
            </w:rPr>
          </w:rPrChange>
        </w:rPr>
        <w:t>3.1</w:t>
      </w:r>
      <w:r w:rsidR="00751DB3" w:rsidRPr="0073242B">
        <w:rPr>
          <w:rFonts w:ascii="Arial" w:eastAsiaTheme="minorEastAsia" w:hAnsi="Arial" w:cs="Arial"/>
          <w:szCs w:val="28"/>
          <w:lang w:bidi="th-TH"/>
          <w:rPrChange w:id="110" w:author="Shah Ashay" w:date="2018-04-16T14:44:00Z">
            <w:rPr>
              <w:rFonts w:eastAsiaTheme="minorEastAsia"/>
              <w:szCs w:val="28"/>
              <w:lang w:bidi="th-TH"/>
            </w:rPr>
          </w:rPrChange>
        </w:rPr>
        <w:tab/>
      </w:r>
      <w:r w:rsidR="00751DB3" w:rsidRPr="0073242B">
        <w:rPr>
          <w:rStyle w:val="Hyperlink"/>
          <w:rFonts w:ascii="Arial" w:hAnsi="Arial" w:cs="Arial"/>
          <w:rPrChange w:id="111" w:author="Shah Ashay" w:date="2018-04-16T14:44:00Z">
            <w:rPr>
              <w:rStyle w:val="Hyperlink"/>
            </w:rPr>
          </w:rPrChange>
        </w:rPr>
        <w:t>Alternate Flow A1: To correct or update the attributes of an existing Entry</w:t>
      </w:r>
      <w:r w:rsidR="00751DB3" w:rsidRPr="0073242B">
        <w:rPr>
          <w:webHidden/>
        </w:rPr>
        <w:tab/>
      </w:r>
      <w:r w:rsidR="00751DB3" w:rsidRPr="0073242B">
        <w:rPr>
          <w:webHidden/>
        </w:rPr>
        <w:fldChar w:fldCharType="begin"/>
      </w:r>
      <w:r w:rsidR="00751DB3" w:rsidRPr="0073242B">
        <w:rPr>
          <w:webHidden/>
        </w:rPr>
        <w:instrText xml:space="preserve"> PAGEREF _Toc500764660 \h </w:instrText>
      </w:r>
      <w:r w:rsidR="00751DB3" w:rsidRPr="0073242B">
        <w:rPr>
          <w:webHidden/>
        </w:rPr>
      </w:r>
      <w:r w:rsidR="00751DB3" w:rsidRPr="0073242B">
        <w:rPr>
          <w:webHidden/>
        </w:rPr>
        <w:fldChar w:fldCharType="separate"/>
      </w:r>
      <w:r w:rsidR="00751DB3" w:rsidRPr="0073242B">
        <w:rPr>
          <w:webHidden/>
        </w:rPr>
        <w:t>6</w:t>
      </w:r>
      <w:r w:rsidR="00751DB3" w:rsidRPr="0073242B">
        <w:rPr>
          <w:webHidden/>
        </w:rPr>
        <w:fldChar w:fldCharType="end"/>
      </w:r>
      <w:r w:rsidRPr="0073242B">
        <w:fldChar w:fldCharType="end"/>
      </w:r>
    </w:p>
    <w:p w14:paraId="64EDA9E2" w14:textId="520D79FE" w:rsidR="00751DB3" w:rsidRPr="0073242B" w:rsidRDefault="0073242B">
      <w:pPr>
        <w:pStyle w:val="TOC1"/>
        <w:rPr>
          <w:rFonts w:cstheme="minorBidi"/>
          <w:noProof/>
          <w:szCs w:val="28"/>
          <w:lang w:bidi="th-TH"/>
        </w:rPr>
      </w:pPr>
      <w:ins w:id="112" w:author="Shah Ashay" w:date="2018-04-16T14:44:00Z">
        <w:r>
          <w:tab/>
        </w:r>
      </w:ins>
      <w:del w:id="113" w:author="Shah Ashay" w:date="2018-04-16T16:05:00Z">
        <w:r w:rsidR="00B44414" w:rsidRPr="0073242B" w:rsidDel="0078629E">
          <w:fldChar w:fldCharType="begin"/>
        </w:r>
        <w:r w:rsidR="00B44414" w:rsidRPr="0073242B" w:rsidDel="0078629E">
          <w:delInstrText xml:space="preserve"> HYPERLINK \l "_Toc500764661" </w:delInstrText>
        </w:r>
        <w:r w:rsidR="00B44414" w:rsidRPr="0073242B" w:rsidDel="0078629E">
          <w:rPr>
            <w:noProof/>
          </w:rPr>
          <w:fldChar w:fldCharType="separate"/>
        </w:r>
        <w:r w:rsidR="00751DB3" w:rsidRPr="0073242B" w:rsidDel="0078629E">
          <w:rPr>
            <w:rStyle w:val="Hyperlink"/>
            <w:rFonts w:ascii="Arial" w:hAnsi="Arial" w:cs="Arial"/>
            <w:noProof/>
            <w:rPrChange w:id="114" w:author="Shah Ashay" w:date="2018-04-16T14:44:00Z">
              <w:rPr>
                <w:rStyle w:val="Hyperlink"/>
                <w:noProof/>
              </w:rPr>
            </w:rPrChange>
          </w:rPr>
          <w:delText>Updates required for stream values due to poor data transfer from source system or mismeasurement</w:delText>
        </w:r>
        <w:r w:rsidR="00751DB3" w:rsidRPr="0073242B" w:rsidDel="0078629E">
          <w:rPr>
            <w:noProof/>
            <w:webHidden/>
          </w:rPr>
          <w:tab/>
        </w:r>
        <w:r w:rsidR="00751DB3" w:rsidRPr="0073242B" w:rsidDel="0078629E">
          <w:rPr>
            <w:noProof/>
            <w:webHidden/>
          </w:rPr>
          <w:fldChar w:fldCharType="begin"/>
        </w:r>
        <w:r w:rsidR="00751DB3" w:rsidRPr="0073242B" w:rsidDel="0078629E">
          <w:rPr>
            <w:noProof/>
            <w:webHidden/>
          </w:rPr>
          <w:delInstrText xml:space="preserve"> PAGEREF _Toc500764661 \h </w:delInstrText>
        </w:r>
        <w:r w:rsidR="00751DB3" w:rsidRPr="0073242B" w:rsidDel="0078629E">
          <w:rPr>
            <w:noProof/>
            <w:webHidden/>
          </w:rPr>
        </w:r>
        <w:r w:rsidR="00751DB3" w:rsidRPr="0073242B" w:rsidDel="0078629E">
          <w:rPr>
            <w:noProof/>
            <w:webHidden/>
          </w:rPr>
          <w:fldChar w:fldCharType="separate"/>
        </w:r>
        <w:r w:rsidR="00751DB3" w:rsidRPr="0073242B" w:rsidDel="0078629E">
          <w:rPr>
            <w:noProof/>
            <w:webHidden/>
          </w:rPr>
          <w:delText>6</w:delText>
        </w:r>
        <w:r w:rsidR="00751DB3" w:rsidRPr="0073242B" w:rsidDel="0078629E">
          <w:rPr>
            <w:noProof/>
            <w:webHidden/>
          </w:rPr>
          <w:fldChar w:fldCharType="end"/>
        </w:r>
        <w:r w:rsidR="00B44414" w:rsidRPr="0073242B" w:rsidDel="0078629E">
          <w:rPr>
            <w:noProof/>
          </w:rPr>
          <w:fldChar w:fldCharType="end"/>
        </w:r>
      </w:del>
    </w:p>
    <w:p w14:paraId="0C9B31A0" w14:textId="603AB8E9" w:rsidR="00751DB3" w:rsidRPr="0073242B" w:rsidRDefault="00FE7DC3">
      <w:pPr>
        <w:pStyle w:val="TOC1"/>
        <w:rPr>
          <w:rFonts w:cstheme="minorBidi"/>
          <w:noProof/>
          <w:szCs w:val="28"/>
          <w:lang w:bidi="th-TH"/>
        </w:rPr>
      </w:pPr>
      <w:r w:rsidRPr="0073242B">
        <w:fldChar w:fldCharType="begin"/>
      </w:r>
      <w:r w:rsidRPr="0073242B">
        <w:instrText xml:space="preserve"> HYPERLINK \l "_Toc500764662" </w:instrText>
      </w:r>
      <w:r w:rsidRPr="0073242B">
        <w:rPr>
          <w:noProof/>
        </w:rPr>
        <w:fldChar w:fldCharType="separate"/>
      </w:r>
      <w:r w:rsidR="00751DB3" w:rsidRPr="0073242B">
        <w:rPr>
          <w:rStyle w:val="Hyperlink"/>
          <w:rFonts w:ascii="Arial" w:hAnsi="Arial" w:cs="Arial"/>
          <w:noProof/>
          <w:rPrChange w:id="115" w:author="Shah Ashay" w:date="2018-04-16T14:44:00Z">
            <w:rPr>
              <w:rStyle w:val="Hyperlink"/>
              <w:noProof/>
            </w:rPr>
          </w:rPrChange>
        </w:rPr>
        <w:t>4.</w:t>
      </w:r>
      <w:r w:rsidR="00751DB3" w:rsidRPr="0073242B">
        <w:rPr>
          <w:rFonts w:ascii="Arial" w:hAnsi="Arial" w:cs="Arial"/>
          <w:noProof/>
          <w:szCs w:val="28"/>
          <w:lang w:bidi="th-TH"/>
          <w:rPrChange w:id="116" w:author="Shah Ashay" w:date="2018-04-16T14:44:00Z">
            <w:rPr>
              <w:rFonts w:cstheme="minorBidi"/>
              <w:noProof/>
              <w:szCs w:val="28"/>
              <w:lang w:bidi="th-TH"/>
            </w:rPr>
          </w:rPrChange>
        </w:rPr>
        <w:tab/>
      </w:r>
      <w:r w:rsidR="00751DB3" w:rsidRPr="0073242B">
        <w:rPr>
          <w:rStyle w:val="Hyperlink"/>
          <w:rFonts w:ascii="Arial" w:hAnsi="Arial" w:cs="Arial"/>
          <w:noProof/>
          <w:rPrChange w:id="117" w:author="Shah Ashay" w:date="2018-04-16T14:44:00Z">
            <w:rPr>
              <w:rStyle w:val="Hyperlink"/>
              <w:noProof/>
            </w:rPr>
          </w:rPrChange>
        </w:rPr>
        <w:t>Exceptions</w:t>
      </w:r>
      <w:r w:rsidR="00751DB3" w:rsidRPr="0073242B">
        <w:rPr>
          <w:noProof/>
          <w:webHidden/>
        </w:rPr>
        <w:tab/>
      </w:r>
      <w:r w:rsidR="00751DB3" w:rsidRPr="0073242B">
        <w:rPr>
          <w:noProof/>
          <w:webHidden/>
        </w:rPr>
        <w:fldChar w:fldCharType="begin"/>
      </w:r>
      <w:r w:rsidR="00751DB3" w:rsidRPr="0073242B">
        <w:rPr>
          <w:noProof/>
          <w:webHidden/>
        </w:rPr>
        <w:instrText xml:space="preserve"> PAGEREF _Toc500764662 \h </w:instrText>
      </w:r>
      <w:r w:rsidR="00751DB3" w:rsidRPr="0073242B">
        <w:rPr>
          <w:noProof/>
          <w:webHidden/>
        </w:rPr>
      </w:r>
      <w:r w:rsidR="00751DB3" w:rsidRPr="0073242B">
        <w:rPr>
          <w:noProof/>
          <w:webHidden/>
        </w:rPr>
        <w:fldChar w:fldCharType="separate"/>
      </w:r>
      <w:r w:rsidR="00751DB3" w:rsidRPr="0073242B">
        <w:rPr>
          <w:noProof/>
          <w:webHidden/>
        </w:rPr>
        <w:t>7</w:t>
      </w:r>
      <w:r w:rsidR="00751DB3" w:rsidRPr="0073242B">
        <w:rPr>
          <w:noProof/>
          <w:webHidden/>
        </w:rPr>
        <w:fldChar w:fldCharType="end"/>
      </w:r>
      <w:r w:rsidRPr="0073242B">
        <w:rPr>
          <w:noProof/>
        </w:rPr>
        <w:fldChar w:fldCharType="end"/>
      </w:r>
    </w:p>
    <w:p w14:paraId="38CB7788" w14:textId="0E3A6EB8" w:rsidR="00751DB3" w:rsidRPr="0073242B" w:rsidRDefault="00FE7DC3" w:rsidP="00F529DC">
      <w:pPr>
        <w:pStyle w:val="TOC2"/>
        <w:rPr>
          <w:rFonts w:eastAsiaTheme="minorEastAsia" w:cstheme="minorBidi"/>
          <w:szCs w:val="28"/>
          <w:lang w:bidi="th-TH"/>
        </w:rPr>
      </w:pPr>
      <w:r w:rsidRPr="0073242B">
        <w:fldChar w:fldCharType="begin"/>
      </w:r>
      <w:r w:rsidRPr="0073242B">
        <w:instrText xml:space="preserve"> HYPERLINK \l "_Toc500764663" </w:instrText>
      </w:r>
      <w:r w:rsidRPr="0073242B">
        <w:fldChar w:fldCharType="separate"/>
      </w:r>
      <w:r w:rsidR="00751DB3" w:rsidRPr="0073242B">
        <w:rPr>
          <w:rStyle w:val="Hyperlink"/>
          <w:rFonts w:ascii="Arial" w:hAnsi="Arial" w:cs="Arial"/>
          <w:rPrChange w:id="118" w:author="Shah Ashay" w:date="2018-04-16T14:45:00Z">
            <w:rPr>
              <w:rStyle w:val="Hyperlink"/>
            </w:rPr>
          </w:rPrChange>
        </w:rPr>
        <w:t>4.1</w:t>
      </w:r>
      <w:r w:rsidR="00751DB3" w:rsidRPr="0073242B">
        <w:rPr>
          <w:rFonts w:ascii="Arial" w:eastAsiaTheme="minorEastAsia" w:hAnsi="Arial" w:cs="Arial"/>
          <w:szCs w:val="28"/>
          <w:lang w:bidi="th-TH"/>
          <w:rPrChange w:id="119" w:author="Shah Ashay" w:date="2018-04-16T14:45:00Z">
            <w:rPr>
              <w:rFonts w:eastAsiaTheme="minorEastAsia" w:cstheme="minorBidi"/>
              <w:szCs w:val="28"/>
              <w:lang w:bidi="th-TH"/>
            </w:rPr>
          </w:rPrChange>
        </w:rPr>
        <w:tab/>
      </w:r>
      <w:r w:rsidR="00751DB3" w:rsidRPr="0073242B">
        <w:rPr>
          <w:rStyle w:val="Hyperlink"/>
          <w:rFonts w:ascii="Arial" w:hAnsi="Arial" w:cs="Arial"/>
          <w:rPrChange w:id="120" w:author="Shah Ashay" w:date="2018-04-16T14:45:00Z">
            <w:rPr>
              <w:rStyle w:val="Hyperlink"/>
            </w:rPr>
          </w:rPrChange>
        </w:rPr>
        <w:t>List of Common Issues/Errors</w:t>
      </w:r>
      <w:r w:rsidR="00751DB3" w:rsidRPr="0073242B">
        <w:rPr>
          <w:webHidden/>
        </w:rPr>
        <w:tab/>
      </w:r>
      <w:r w:rsidR="00751DB3" w:rsidRPr="0073242B">
        <w:rPr>
          <w:webHidden/>
        </w:rPr>
        <w:fldChar w:fldCharType="begin"/>
      </w:r>
      <w:r w:rsidR="00751DB3" w:rsidRPr="0073242B">
        <w:rPr>
          <w:webHidden/>
        </w:rPr>
        <w:instrText xml:space="preserve"> PAGEREF _Toc500764663 \h </w:instrText>
      </w:r>
      <w:r w:rsidR="00751DB3" w:rsidRPr="0073242B">
        <w:rPr>
          <w:webHidden/>
        </w:rPr>
      </w:r>
      <w:r w:rsidR="00751DB3" w:rsidRPr="0073242B">
        <w:rPr>
          <w:webHidden/>
        </w:rPr>
        <w:fldChar w:fldCharType="separate"/>
      </w:r>
      <w:r w:rsidR="00751DB3" w:rsidRPr="0073242B">
        <w:rPr>
          <w:webHidden/>
        </w:rPr>
        <w:t>7</w:t>
      </w:r>
      <w:r w:rsidR="00751DB3" w:rsidRPr="0073242B">
        <w:rPr>
          <w:webHidden/>
        </w:rPr>
        <w:fldChar w:fldCharType="end"/>
      </w:r>
      <w:r w:rsidRPr="0073242B">
        <w:fldChar w:fldCharType="end"/>
      </w:r>
    </w:p>
    <w:p w14:paraId="0BAA3779" w14:textId="5A460496" w:rsidR="004D61A0" w:rsidRPr="00CC7991" w:rsidRDefault="00006EC4" w:rsidP="007B38EE">
      <w:pPr>
        <w:pStyle w:val="TOC1"/>
        <w:spacing w:before="120"/>
        <w:rPr>
          <w:rFonts w:ascii="Arial" w:hAnsi="Arial" w:cs="Arial"/>
          <w:noProof/>
        </w:rPr>
        <w:sectPr w:rsidR="004D61A0" w:rsidRPr="00CC7991">
          <w:pgSz w:w="12240" w:h="15840" w:code="1"/>
          <w:pgMar w:top="1440" w:right="1440" w:bottom="720" w:left="1440" w:header="720" w:footer="720" w:gutter="0"/>
          <w:pgNumType w:fmt="lowerRoman"/>
          <w:cols w:space="720"/>
          <w:docGrid w:linePitch="360"/>
        </w:sectPr>
      </w:pPr>
      <w:r w:rsidRPr="0073242B">
        <w:rPr>
          <w:rFonts w:ascii="Arial" w:hAnsi="Arial" w:cs="Arial"/>
        </w:rPr>
        <w:fldChar w:fldCharType="end"/>
      </w:r>
    </w:p>
    <w:p w14:paraId="0BAA377A" w14:textId="77777777" w:rsidR="00447470" w:rsidRPr="00CC7991" w:rsidRDefault="00447470" w:rsidP="00447470">
      <w:pPr>
        <w:pStyle w:val="Heading1"/>
      </w:pPr>
      <w:bookmarkStart w:id="121" w:name="_Toc500764657"/>
      <w:r w:rsidRPr="00CC7991">
        <w:lastRenderedPageBreak/>
        <w:t>Use Case Information</w:t>
      </w:r>
      <w:bookmarkEnd w:id="121"/>
    </w:p>
    <w:p w14:paraId="0BAA377B" w14:textId="77777777" w:rsidR="00447470" w:rsidRPr="00CC7991" w:rsidRDefault="00447470" w:rsidP="0044747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22" w:author="Shah Ashay" w:date="2018-04-16T14:45: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76"/>
        <w:gridCol w:w="6474"/>
        <w:tblGridChange w:id="123">
          <w:tblGrid>
            <w:gridCol w:w="2880"/>
            <w:gridCol w:w="6480"/>
          </w:tblGrid>
        </w:tblGridChange>
      </w:tblGrid>
      <w:tr w:rsidR="00447470" w:rsidRPr="0073242B" w14:paraId="0BAA377E" w14:textId="77777777" w:rsidTr="0073242B">
        <w:trPr>
          <w:cantSplit/>
          <w:trPrChange w:id="124" w:author="Shah Ashay" w:date="2018-04-16T14:45:00Z">
            <w:trPr>
              <w:cantSplit/>
            </w:trPr>
          </w:trPrChange>
        </w:trPr>
        <w:tc>
          <w:tcPr>
            <w:tcW w:w="1538" w:type="pct"/>
            <w:shd w:val="clear" w:color="auto" w:fill="C6D9F1" w:themeFill="text2" w:themeFillTint="33"/>
            <w:vAlign w:val="center"/>
            <w:tcPrChange w:id="125" w:author="Shah Ashay" w:date="2018-04-16T14:45:00Z">
              <w:tcPr>
                <w:tcW w:w="2880" w:type="dxa"/>
                <w:shd w:val="clear" w:color="auto" w:fill="C6D9F1" w:themeFill="text2" w:themeFillTint="33"/>
              </w:tcPr>
            </w:tcPrChange>
          </w:tcPr>
          <w:p w14:paraId="0BAA377C" w14:textId="77777777" w:rsidR="00447470" w:rsidRPr="0073242B" w:rsidRDefault="00447470" w:rsidP="0073242B">
            <w:pPr>
              <w:pStyle w:val="TableText"/>
              <w:keepNext/>
              <w:keepLines/>
              <w:rPr>
                <w:rFonts w:cs="Arial"/>
                <w:b/>
                <w:sz w:val="20"/>
                <w:szCs w:val="20"/>
              </w:rPr>
            </w:pPr>
            <w:r w:rsidRPr="0073242B">
              <w:rPr>
                <w:rFonts w:cs="Arial"/>
                <w:b/>
                <w:sz w:val="20"/>
                <w:szCs w:val="20"/>
              </w:rPr>
              <w:t>Use Case Number and Name</w:t>
            </w:r>
          </w:p>
        </w:tc>
        <w:tc>
          <w:tcPr>
            <w:tcW w:w="3462" w:type="pct"/>
            <w:vAlign w:val="center"/>
            <w:tcPrChange w:id="126" w:author="Shah Ashay" w:date="2018-04-16T14:45:00Z">
              <w:tcPr>
                <w:tcW w:w="6480" w:type="dxa"/>
              </w:tcPr>
            </w:tcPrChange>
          </w:tcPr>
          <w:p w14:paraId="0BAA377D" w14:textId="36D7B632" w:rsidR="00447470" w:rsidRPr="0073242B" w:rsidRDefault="007A3AAA" w:rsidP="0073242B">
            <w:pPr>
              <w:keepNext/>
              <w:keepLines/>
              <w:spacing w:after="120"/>
              <w:rPr>
                <w:rFonts w:cs="Arial"/>
                <w:color w:val="000000" w:themeColor="text1"/>
                <w:sz w:val="20"/>
                <w:szCs w:val="20"/>
              </w:rPr>
            </w:pPr>
            <w:r w:rsidRPr="0073242B">
              <w:rPr>
                <w:rFonts w:cs="Arial"/>
                <w:color w:val="000000" w:themeColor="text1"/>
                <w:sz w:val="20"/>
                <w:szCs w:val="20"/>
              </w:rPr>
              <w:t>BKK</w:t>
            </w:r>
            <w:r w:rsidR="002334C4" w:rsidRPr="0073242B">
              <w:rPr>
                <w:rFonts w:cs="Arial"/>
                <w:color w:val="000000" w:themeColor="text1"/>
                <w:sz w:val="20"/>
                <w:szCs w:val="20"/>
              </w:rPr>
              <w:t>_UC11 – Enter Daily Water Stream Data</w:t>
            </w:r>
          </w:p>
        </w:tc>
      </w:tr>
      <w:tr w:rsidR="00B21B66" w:rsidRPr="0073242B" w14:paraId="0BAA3781" w14:textId="77777777" w:rsidTr="0073242B">
        <w:trPr>
          <w:cantSplit/>
          <w:trPrChange w:id="127" w:author="Shah Ashay" w:date="2018-04-16T14:45:00Z">
            <w:trPr>
              <w:cantSplit/>
            </w:trPr>
          </w:trPrChange>
        </w:trPr>
        <w:tc>
          <w:tcPr>
            <w:tcW w:w="1538" w:type="pct"/>
            <w:shd w:val="clear" w:color="auto" w:fill="C6D9F1" w:themeFill="text2" w:themeFillTint="33"/>
            <w:vAlign w:val="center"/>
            <w:tcPrChange w:id="128" w:author="Shah Ashay" w:date="2018-04-16T14:45:00Z">
              <w:tcPr>
                <w:tcW w:w="2880" w:type="dxa"/>
                <w:shd w:val="clear" w:color="auto" w:fill="C6D9F1" w:themeFill="text2" w:themeFillTint="33"/>
              </w:tcPr>
            </w:tcPrChange>
          </w:tcPr>
          <w:p w14:paraId="0BAA377F" w14:textId="77777777" w:rsidR="00B21B66" w:rsidRPr="0073242B" w:rsidRDefault="00B21B66" w:rsidP="0073242B">
            <w:pPr>
              <w:pStyle w:val="TableText"/>
              <w:keepNext/>
              <w:keepLines/>
              <w:rPr>
                <w:rFonts w:cs="Arial"/>
                <w:b/>
                <w:sz w:val="20"/>
                <w:szCs w:val="20"/>
              </w:rPr>
            </w:pPr>
            <w:r w:rsidRPr="0073242B">
              <w:rPr>
                <w:rFonts w:cs="Arial"/>
                <w:b/>
                <w:sz w:val="20"/>
                <w:szCs w:val="20"/>
              </w:rPr>
              <w:t>Brief Description</w:t>
            </w:r>
          </w:p>
        </w:tc>
        <w:tc>
          <w:tcPr>
            <w:tcW w:w="3462" w:type="pct"/>
            <w:vAlign w:val="center"/>
            <w:tcPrChange w:id="129" w:author="Shah Ashay" w:date="2018-04-16T14:45:00Z">
              <w:tcPr>
                <w:tcW w:w="6480" w:type="dxa"/>
              </w:tcPr>
            </w:tcPrChange>
          </w:tcPr>
          <w:p w14:paraId="0BAA3780" w14:textId="0711CA4E" w:rsidR="00B21B66" w:rsidRPr="0073242B" w:rsidRDefault="002334C4" w:rsidP="0073242B">
            <w:pPr>
              <w:keepNext/>
              <w:keepLines/>
              <w:spacing w:after="120"/>
              <w:rPr>
                <w:rFonts w:cs="Arial"/>
                <w:color w:val="000000" w:themeColor="text1"/>
                <w:sz w:val="20"/>
                <w:szCs w:val="20"/>
              </w:rPr>
            </w:pPr>
            <w:r w:rsidRPr="0073242B">
              <w:rPr>
                <w:rFonts w:cs="Arial"/>
                <w:sz w:val="20"/>
                <w:szCs w:val="20"/>
              </w:rPr>
              <w:t>This BF is used when daily water stream data is available. Data can be entered manually or loaded automatically. The BF requires one entry per stream per day, and Energy Components automatically creates new records for a new production day for all water streams that are part of a stream set for this screen.</w:t>
            </w:r>
            <w:r w:rsidR="00B21B66" w:rsidRPr="0073242B">
              <w:rPr>
                <w:rFonts w:cs="Arial"/>
                <w:sz w:val="20"/>
                <w:szCs w:val="20"/>
              </w:rPr>
              <w:t>.</w:t>
            </w:r>
          </w:p>
        </w:tc>
      </w:tr>
      <w:tr w:rsidR="00B21B66" w:rsidRPr="0073242B" w14:paraId="0BAA3785" w14:textId="77777777" w:rsidTr="0073242B">
        <w:trPr>
          <w:cantSplit/>
          <w:trHeight w:val="431"/>
          <w:trPrChange w:id="130" w:author="Shah Ashay" w:date="2018-04-16T14:45:00Z">
            <w:trPr>
              <w:cantSplit/>
              <w:trHeight w:val="881"/>
            </w:trPr>
          </w:trPrChange>
        </w:trPr>
        <w:tc>
          <w:tcPr>
            <w:tcW w:w="1538" w:type="pct"/>
            <w:shd w:val="clear" w:color="auto" w:fill="C6D9F1" w:themeFill="text2" w:themeFillTint="33"/>
            <w:vAlign w:val="center"/>
            <w:tcPrChange w:id="131" w:author="Shah Ashay" w:date="2018-04-16T14:45:00Z">
              <w:tcPr>
                <w:tcW w:w="2880" w:type="dxa"/>
                <w:shd w:val="clear" w:color="auto" w:fill="C6D9F1" w:themeFill="text2" w:themeFillTint="33"/>
              </w:tcPr>
            </w:tcPrChange>
          </w:tcPr>
          <w:p w14:paraId="0BAA3782" w14:textId="77777777" w:rsidR="00B21B66" w:rsidRPr="0073242B" w:rsidRDefault="00B21B66" w:rsidP="0073242B">
            <w:pPr>
              <w:pStyle w:val="TableText"/>
              <w:keepNext/>
              <w:keepLines/>
              <w:rPr>
                <w:rFonts w:cs="Arial"/>
                <w:b/>
                <w:sz w:val="20"/>
                <w:szCs w:val="20"/>
              </w:rPr>
            </w:pPr>
            <w:r w:rsidRPr="0073242B">
              <w:rPr>
                <w:rFonts w:cs="Arial"/>
                <w:b/>
                <w:sz w:val="20"/>
                <w:szCs w:val="20"/>
              </w:rPr>
              <w:t>Related Use Cases</w:t>
            </w:r>
          </w:p>
        </w:tc>
        <w:tc>
          <w:tcPr>
            <w:tcW w:w="3462" w:type="pct"/>
            <w:vAlign w:val="center"/>
            <w:tcPrChange w:id="132" w:author="Shah Ashay" w:date="2018-04-16T14:45:00Z">
              <w:tcPr>
                <w:tcW w:w="6480" w:type="dxa"/>
              </w:tcPr>
            </w:tcPrChange>
          </w:tcPr>
          <w:p w14:paraId="0BAA3784" w14:textId="0BB48FED" w:rsidR="00B21B66" w:rsidRPr="0073242B" w:rsidRDefault="00B21B66" w:rsidP="0073242B">
            <w:pPr>
              <w:pStyle w:val="ListParagraph"/>
              <w:keepNext/>
              <w:keepLines/>
              <w:rPr>
                <w:rFonts w:cs="Arial"/>
                <w:color w:val="000000" w:themeColor="text1"/>
                <w:sz w:val="20"/>
                <w:szCs w:val="20"/>
              </w:rPr>
            </w:pPr>
            <w:r w:rsidRPr="0073242B">
              <w:rPr>
                <w:rFonts w:cs="Arial"/>
                <w:sz w:val="20"/>
                <w:szCs w:val="20"/>
              </w:rPr>
              <w:t>None</w:t>
            </w:r>
          </w:p>
        </w:tc>
      </w:tr>
      <w:tr w:rsidR="00B21B66" w:rsidRPr="0073242B" w14:paraId="786CE4E0" w14:textId="77777777" w:rsidTr="0073242B">
        <w:trPr>
          <w:cantSplit/>
          <w:trHeight w:val="881"/>
          <w:trPrChange w:id="133" w:author="Shah Ashay" w:date="2018-04-16T14:45:00Z">
            <w:trPr>
              <w:cantSplit/>
              <w:trHeight w:val="881"/>
            </w:trPr>
          </w:trPrChange>
        </w:trPr>
        <w:tc>
          <w:tcPr>
            <w:tcW w:w="1538" w:type="pct"/>
            <w:shd w:val="clear" w:color="auto" w:fill="C6D9F1" w:themeFill="text2" w:themeFillTint="33"/>
            <w:vAlign w:val="center"/>
            <w:tcPrChange w:id="134" w:author="Shah Ashay" w:date="2018-04-16T14:45:00Z">
              <w:tcPr>
                <w:tcW w:w="2880" w:type="dxa"/>
                <w:shd w:val="clear" w:color="auto" w:fill="C6D9F1" w:themeFill="text2" w:themeFillTint="33"/>
              </w:tcPr>
            </w:tcPrChange>
          </w:tcPr>
          <w:p w14:paraId="44594FF9" w14:textId="0C92EA69" w:rsidR="00B21B66" w:rsidRPr="0073242B" w:rsidRDefault="00B21B66" w:rsidP="0073242B">
            <w:pPr>
              <w:pStyle w:val="TableText"/>
              <w:keepNext/>
              <w:keepLines/>
              <w:rPr>
                <w:rFonts w:cs="Arial"/>
                <w:b/>
                <w:sz w:val="20"/>
                <w:szCs w:val="20"/>
              </w:rPr>
            </w:pPr>
            <w:r w:rsidRPr="0073242B">
              <w:rPr>
                <w:rFonts w:cs="Arial"/>
                <w:b/>
                <w:sz w:val="20"/>
                <w:szCs w:val="20"/>
              </w:rPr>
              <w:t>EC Business Functions</w:t>
            </w:r>
          </w:p>
        </w:tc>
        <w:tc>
          <w:tcPr>
            <w:tcW w:w="3462" w:type="pct"/>
            <w:vAlign w:val="center"/>
            <w:tcPrChange w:id="135" w:author="Shah Ashay" w:date="2018-04-16T14:45:00Z">
              <w:tcPr>
                <w:tcW w:w="6480" w:type="dxa"/>
              </w:tcPr>
            </w:tcPrChange>
          </w:tcPr>
          <w:p w14:paraId="315DD97A" w14:textId="34F7841E" w:rsidR="00B21B66" w:rsidRPr="0073242B" w:rsidRDefault="00B21B66" w:rsidP="0073242B">
            <w:pPr>
              <w:pStyle w:val="ListParagraph"/>
              <w:keepNext/>
              <w:keepLines/>
              <w:numPr>
                <w:ilvl w:val="0"/>
                <w:numId w:val="23"/>
              </w:numPr>
              <w:rPr>
                <w:rFonts w:cs="Arial"/>
                <w:color w:val="000000" w:themeColor="text1"/>
                <w:sz w:val="20"/>
                <w:szCs w:val="20"/>
              </w:rPr>
            </w:pPr>
            <w:r w:rsidRPr="0073242B">
              <w:rPr>
                <w:rFonts w:cs="Arial"/>
                <w:sz w:val="20"/>
                <w:szCs w:val="20"/>
              </w:rPr>
              <w:t>PO.000</w:t>
            </w:r>
            <w:r w:rsidR="002334C4" w:rsidRPr="0073242B">
              <w:rPr>
                <w:rFonts w:cs="Arial"/>
                <w:sz w:val="20"/>
                <w:szCs w:val="20"/>
              </w:rPr>
              <w:t>3</w:t>
            </w:r>
            <w:r w:rsidRPr="0073242B">
              <w:rPr>
                <w:rFonts w:cs="Arial"/>
                <w:sz w:val="20"/>
                <w:szCs w:val="20"/>
              </w:rPr>
              <w:t>-</w:t>
            </w:r>
            <w:r w:rsidR="002334C4" w:rsidRPr="0073242B">
              <w:rPr>
                <w:rFonts w:cs="Arial"/>
                <w:sz w:val="20"/>
                <w:szCs w:val="20"/>
              </w:rPr>
              <w:t>Water</w:t>
            </w:r>
            <w:r w:rsidRPr="0073242B">
              <w:rPr>
                <w:rFonts w:cs="Arial"/>
                <w:sz w:val="20"/>
                <w:szCs w:val="20"/>
              </w:rPr>
              <w:t xml:space="preserve"> Stream Daily </w:t>
            </w:r>
            <w:del w:id="136" w:author="Prakash Atul (Ext)" w:date="2018-03-27T20:40:00Z">
              <w:r w:rsidRPr="0073242B" w:rsidDel="004432BF">
                <w:rPr>
                  <w:rFonts w:cs="Arial"/>
                  <w:sz w:val="20"/>
                  <w:szCs w:val="20"/>
                </w:rPr>
                <w:delText>Data</w:delText>
              </w:r>
            </w:del>
            <w:ins w:id="137" w:author="Prakash Atul (Ext)" w:date="2018-03-27T20:40:00Z">
              <w:r w:rsidR="004432BF" w:rsidRPr="0073242B">
                <w:rPr>
                  <w:rFonts w:cs="Arial"/>
                  <w:sz w:val="20"/>
                  <w:szCs w:val="20"/>
                </w:rPr>
                <w:t>Status</w:t>
              </w:r>
            </w:ins>
          </w:p>
        </w:tc>
      </w:tr>
      <w:tr w:rsidR="007A3AAA" w:rsidRPr="0073242B" w14:paraId="73443BAC" w14:textId="77777777" w:rsidTr="0073242B">
        <w:trPr>
          <w:cantSplit/>
          <w:trHeight w:val="881"/>
          <w:trPrChange w:id="138" w:author="Shah Ashay" w:date="2018-04-16T14:45:00Z">
            <w:trPr>
              <w:cantSplit/>
              <w:trHeight w:val="881"/>
            </w:trPr>
          </w:trPrChange>
        </w:trPr>
        <w:tc>
          <w:tcPr>
            <w:tcW w:w="1538" w:type="pct"/>
            <w:shd w:val="clear" w:color="auto" w:fill="C6D9F1" w:themeFill="text2" w:themeFillTint="33"/>
            <w:vAlign w:val="center"/>
            <w:tcPrChange w:id="139" w:author="Shah Ashay" w:date="2018-04-16T14:45:00Z">
              <w:tcPr>
                <w:tcW w:w="2880" w:type="dxa"/>
                <w:shd w:val="clear" w:color="auto" w:fill="C6D9F1" w:themeFill="text2" w:themeFillTint="33"/>
              </w:tcPr>
            </w:tcPrChange>
          </w:tcPr>
          <w:p w14:paraId="039BB30A" w14:textId="77777777" w:rsidR="007A3AAA" w:rsidRPr="0073242B" w:rsidRDefault="007A3AAA" w:rsidP="0073242B">
            <w:pPr>
              <w:pStyle w:val="TableText"/>
              <w:keepNext/>
              <w:keepLines/>
              <w:rPr>
                <w:rFonts w:cs="Arial"/>
                <w:b/>
                <w:sz w:val="20"/>
                <w:szCs w:val="20"/>
              </w:rPr>
            </w:pPr>
            <w:r w:rsidRPr="0073242B">
              <w:rPr>
                <w:rFonts w:cs="Arial"/>
                <w:b/>
                <w:sz w:val="20"/>
                <w:szCs w:val="20"/>
              </w:rPr>
              <w:t>EC Roles</w:t>
            </w:r>
          </w:p>
          <w:p w14:paraId="1932650D" w14:textId="073028BB" w:rsidR="007A3AAA" w:rsidRPr="0073242B" w:rsidRDefault="007A3AAA" w:rsidP="0073242B">
            <w:pPr>
              <w:pStyle w:val="TableText"/>
              <w:keepNext/>
              <w:keepLines/>
              <w:rPr>
                <w:rFonts w:cs="Arial"/>
                <w:b/>
                <w:sz w:val="20"/>
                <w:szCs w:val="20"/>
              </w:rPr>
            </w:pPr>
            <w:r w:rsidRPr="0073242B">
              <w:rPr>
                <w:rFonts w:cs="Arial"/>
                <w:sz w:val="20"/>
                <w:szCs w:val="20"/>
              </w:rPr>
              <w:t>(list EC Roles that should be able to execute Use Case)</w:t>
            </w:r>
          </w:p>
        </w:tc>
        <w:tc>
          <w:tcPr>
            <w:tcW w:w="3462" w:type="pct"/>
            <w:vAlign w:val="center"/>
            <w:tcPrChange w:id="140" w:author="Shah Ashay" w:date="2018-04-16T14:45:00Z">
              <w:tcPr>
                <w:tcW w:w="6480" w:type="dxa"/>
              </w:tcPr>
            </w:tcPrChange>
          </w:tcPr>
          <w:p w14:paraId="5D9733D9" w14:textId="35E8456A" w:rsidR="007A3AAA" w:rsidRPr="0073242B" w:rsidRDefault="007A3AAA">
            <w:pPr>
              <w:keepNext/>
              <w:keepLines/>
              <w:rPr>
                <w:rFonts w:cs="Arial"/>
                <w:color w:val="000000" w:themeColor="text1"/>
                <w:sz w:val="20"/>
                <w:szCs w:val="20"/>
              </w:rPr>
            </w:pPr>
            <w:r w:rsidRPr="0073242B">
              <w:rPr>
                <w:rFonts w:cs="Arial"/>
                <w:color w:val="000000" w:themeColor="text1"/>
                <w:sz w:val="20"/>
                <w:szCs w:val="20"/>
              </w:rPr>
              <w:t>- Roles can be able to execute this use case are as follows:</w:t>
            </w:r>
          </w:p>
          <w:p w14:paraId="3D5B5121" w14:textId="0CACE23A" w:rsidR="007A3AAA" w:rsidRPr="0073242B" w:rsidRDefault="007A3AAA">
            <w:pPr>
              <w:pStyle w:val="ListParagraph"/>
              <w:keepNext/>
              <w:keepLines/>
              <w:numPr>
                <w:ilvl w:val="0"/>
                <w:numId w:val="23"/>
              </w:numPr>
              <w:rPr>
                <w:rFonts w:cs="Arial"/>
                <w:sz w:val="20"/>
                <w:szCs w:val="20"/>
              </w:rPr>
            </w:pPr>
            <w:r w:rsidRPr="0073242B">
              <w:rPr>
                <w:rFonts w:cs="Arial"/>
                <w:color w:val="000000" w:themeColor="text1"/>
                <w:sz w:val="20"/>
                <w:szCs w:val="20"/>
              </w:rPr>
              <w:t>Erawan Administrator, Erawan Prod.Operator</w:t>
            </w:r>
          </w:p>
        </w:tc>
      </w:tr>
      <w:tr w:rsidR="007A3AAA" w:rsidRPr="0073242B" w14:paraId="0BAA378E" w14:textId="77777777" w:rsidTr="0073242B">
        <w:trPr>
          <w:cantSplit/>
          <w:trPrChange w:id="141" w:author="Shah Ashay" w:date="2018-04-16T14:45:00Z">
            <w:trPr>
              <w:cantSplit/>
            </w:trPr>
          </w:trPrChange>
        </w:trPr>
        <w:tc>
          <w:tcPr>
            <w:tcW w:w="1538" w:type="pct"/>
            <w:shd w:val="clear" w:color="auto" w:fill="C6D9F1" w:themeFill="text2" w:themeFillTint="33"/>
            <w:vAlign w:val="center"/>
            <w:tcPrChange w:id="142" w:author="Shah Ashay" w:date="2018-04-16T14:45:00Z">
              <w:tcPr>
                <w:tcW w:w="2880" w:type="dxa"/>
                <w:shd w:val="clear" w:color="auto" w:fill="C6D9F1" w:themeFill="text2" w:themeFillTint="33"/>
              </w:tcPr>
            </w:tcPrChange>
          </w:tcPr>
          <w:p w14:paraId="0BAA378A" w14:textId="77777777" w:rsidR="007A3AAA" w:rsidRPr="0073242B" w:rsidRDefault="007A3AAA" w:rsidP="0073242B">
            <w:pPr>
              <w:pStyle w:val="TableText"/>
              <w:keepNext/>
              <w:keepLines/>
              <w:tabs>
                <w:tab w:val="left" w:pos="2490"/>
              </w:tabs>
              <w:spacing w:after="0"/>
              <w:rPr>
                <w:rFonts w:cs="Arial"/>
                <w:b/>
                <w:sz w:val="20"/>
                <w:szCs w:val="20"/>
              </w:rPr>
            </w:pPr>
            <w:r w:rsidRPr="0073242B">
              <w:rPr>
                <w:rFonts w:cs="Arial"/>
                <w:b/>
                <w:sz w:val="20"/>
                <w:szCs w:val="20"/>
              </w:rPr>
              <w:t>Prerequisites</w:t>
            </w:r>
          </w:p>
        </w:tc>
        <w:tc>
          <w:tcPr>
            <w:tcW w:w="3462" w:type="pct"/>
            <w:vAlign w:val="center"/>
            <w:tcPrChange w:id="143" w:author="Shah Ashay" w:date="2018-04-16T14:45:00Z">
              <w:tcPr>
                <w:tcW w:w="6480" w:type="dxa"/>
              </w:tcPr>
            </w:tcPrChange>
          </w:tcPr>
          <w:p w14:paraId="5E55FEFA" w14:textId="55BEAE0C" w:rsidR="007A3AAA" w:rsidRPr="0073242B" w:rsidRDefault="007A3AAA" w:rsidP="0073242B">
            <w:pPr>
              <w:keepNext/>
              <w:keepLines/>
              <w:rPr>
                <w:rFonts w:cs="Arial"/>
                <w:sz w:val="20"/>
                <w:szCs w:val="20"/>
              </w:rPr>
            </w:pPr>
            <w:bookmarkStart w:id="144" w:name="_Toc248223699"/>
            <w:r w:rsidRPr="0073242B">
              <w:rPr>
                <w:rFonts w:cs="Arial"/>
                <w:sz w:val="20"/>
                <w:szCs w:val="20"/>
              </w:rPr>
              <w:t>Water Stream data has been instantiated</w:t>
            </w:r>
          </w:p>
          <w:bookmarkEnd w:id="144"/>
          <w:p w14:paraId="0BAA378D" w14:textId="49200678" w:rsidR="007A3AAA" w:rsidRPr="0073242B" w:rsidRDefault="007A3AAA">
            <w:pPr>
              <w:pStyle w:val="ListParagraph"/>
              <w:keepNext/>
              <w:keepLines/>
              <w:rPr>
                <w:rFonts w:cs="Arial"/>
                <w:color w:val="000000" w:themeColor="text1"/>
                <w:sz w:val="20"/>
                <w:szCs w:val="20"/>
              </w:rPr>
            </w:pPr>
          </w:p>
        </w:tc>
      </w:tr>
      <w:tr w:rsidR="007A3AAA" w:rsidRPr="0073242B" w14:paraId="0BAA3791" w14:textId="77777777" w:rsidTr="0073242B">
        <w:trPr>
          <w:cantSplit/>
          <w:trPrChange w:id="145" w:author="Shah Ashay" w:date="2018-04-16T14:45:00Z">
            <w:trPr>
              <w:cantSplit/>
            </w:trPr>
          </w:trPrChange>
        </w:trPr>
        <w:tc>
          <w:tcPr>
            <w:tcW w:w="1538" w:type="pct"/>
            <w:shd w:val="clear" w:color="auto" w:fill="C6D9F1" w:themeFill="text2" w:themeFillTint="33"/>
            <w:vAlign w:val="center"/>
            <w:tcPrChange w:id="146" w:author="Shah Ashay" w:date="2018-04-16T14:45:00Z">
              <w:tcPr>
                <w:tcW w:w="2880" w:type="dxa"/>
                <w:shd w:val="clear" w:color="auto" w:fill="C6D9F1" w:themeFill="text2" w:themeFillTint="33"/>
              </w:tcPr>
            </w:tcPrChange>
          </w:tcPr>
          <w:p w14:paraId="0BAA378F" w14:textId="77777777" w:rsidR="007A3AAA" w:rsidRPr="0073242B" w:rsidRDefault="007A3AAA" w:rsidP="0073242B">
            <w:pPr>
              <w:pStyle w:val="TableText"/>
              <w:keepNext/>
              <w:keepLines/>
              <w:tabs>
                <w:tab w:val="left" w:pos="2490"/>
              </w:tabs>
              <w:spacing w:after="0"/>
              <w:rPr>
                <w:rFonts w:cs="Arial"/>
                <w:b/>
                <w:sz w:val="20"/>
                <w:szCs w:val="20"/>
              </w:rPr>
            </w:pPr>
            <w:r w:rsidRPr="0073242B">
              <w:rPr>
                <w:rFonts w:cs="Arial"/>
                <w:b/>
                <w:sz w:val="20"/>
                <w:szCs w:val="20"/>
              </w:rPr>
              <w:t>Approver</w:t>
            </w:r>
          </w:p>
        </w:tc>
        <w:tc>
          <w:tcPr>
            <w:tcW w:w="3462" w:type="pct"/>
            <w:vAlign w:val="center"/>
            <w:tcPrChange w:id="147" w:author="Shah Ashay" w:date="2018-04-16T14:45:00Z">
              <w:tcPr>
                <w:tcW w:w="6480" w:type="dxa"/>
              </w:tcPr>
            </w:tcPrChange>
          </w:tcPr>
          <w:p w14:paraId="0BAA3790" w14:textId="77777777" w:rsidR="007A3AAA" w:rsidRPr="0073242B" w:rsidRDefault="007A3AAA" w:rsidP="0073242B">
            <w:pPr>
              <w:keepNext/>
              <w:keepLines/>
              <w:rPr>
                <w:rFonts w:cs="Arial"/>
                <w:color w:val="0070C0"/>
                <w:sz w:val="20"/>
                <w:szCs w:val="20"/>
              </w:rPr>
            </w:pPr>
          </w:p>
        </w:tc>
      </w:tr>
    </w:tbl>
    <w:p w14:paraId="0BAA3792" w14:textId="77777777" w:rsidR="00447470" w:rsidRPr="00CC7991" w:rsidRDefault="00447470" w:rsidP="00447470">
      <w:pPr>
        <w:rPr>
          <w:rFonts w:cs="Arial"/>
        </w:rPr>
      </w:pPr>
    </w:p>
    <w:p w14:paraId="0BAA3793" w14:textId="6522B2BA" w:rsidR="00D17537" w:rsidRPr="00CC7991" w:rsidRDefault="00D17537">
      <w:pPr>
        <w:rPr>
          <w:ins w:id="148" w:author="Prakash Atul (Ext)" w:date="2018-03-27T20:40:00Z"/>
          <w:rFonts w:cs="Arial"/>
          <w:b/>
          <w:bCs/>
          <w:sz w:val="24"/>
          <w:szCs w:val="32"/>
        </w:rPr>
      </w:pPr>
      <w:bookmarkStart w:id="149" w:name="_Toc536253722"/>
      <w:bookmarkStart w:id="150" w:name="_Toc536258288"/>
    </w:p>
    <w:p w14:paraId="234AF90F" w14:textId="561461B7" w:rsidR="004432BF" w:rsidRPr="00CC7991" w:rsidRDefault="004432BF" w:rsidP="004432BF">
      <w:pPr>
        <w:rPr>
          <w:ins w:id="151" w:author="Prakash Atul (Ext)" w:date="2018-03-27T20:40:00Z"/>
          <w:rFonts w:cs="Arial"/>
          <w:b/>
          <w:bCs/>
          <w:sz w:val="24"/>
          <w:szCs w:val="32"/>
        </w:rPr>
      </w:pPr>
      <w:ins w:id="152" w:author="Prakash Atul (Ext)" w:date="2018-03-27T20:40:00Z">
        <w:r w:rsidRPr="00CC7991">
          <w:rPr>
            <w:rFonts w:cs="Arial"/>
            <w:bCs/>
            <w:color w:val="000000"/>
            <w:szCs w:val="22"/>
            <w:rPrChange w:id="153" w:author="Batra Yogesh (EXT)" w:date="2018-04-13T12:30:00Z">
              <w:rPr>
                <w:rFonts w:ascii="Calibri Light" w:hAnsi="Calibri Light" w:cs="Calibri Light"/>
                <w:bCs/>
                <w:color w:val="000000"/>
                <w:szCs w:val="22"/>
              </w:rPr>
            </w:rPrChange>
          </w:rPr>
          <w:t xml:space="preserve">Note: </w:t>
        </w:r>
      </w:ins>
      <w:ins w:id="154" w:author="Shah Ashay" w:date="2018-04-16T14:45:00Z">
        <w:r w:rsidR="0073242B">
          <w:rPr>
            <w:rFonts w:cs="Arial"/>
            <w:bCs/>
            <w:color w:val="000000"/>
            <w:szCs w:val="22"/>
          </w:rPr>
          <w:t>T</w:t>
        </w:r>
      </w:ins>
      <w:ins w:id="155" w:author="Prakash Atul (Ext)" w:date="2018-03-27T20:40:00Z">
        <w:del w:id="156" w:author="Shah Ashay" w:date="2018-04-16T14:45:00Z">
          <w:r w:rsidRPr="00CC7991" w:rsidDel="0073242B">
            <w:rPr>
              <w:rFonts w:cs="Arial"/>
              <w:bCs/>
              <w:color w:val="000000"/>
              <w:szCs w:val="22"/>
              <w:rPrChange w:id="157" w:author="Batra Yogesh (EXT)" w:date="2018-04-13T12:30:00Z">
                <w:rPr>
                  <w:rFonts w:ascii="Calibri Light" w:hAnsi="Calibri Light" w:cs="Calibri Light"/>
                  <w:bCs/>
                  <w:color w:val="000000"/>
                  <w:szCs w:val="22"/>
                </w:rPr>
              </w:rPrChange>
            </w:rPr>
            <w:delText>t</w:delText>
          </w:r>
        </w:del>
        <w:r w:rsidRPr="00CC7991">
          <w:rPr>
            <w:rFonts w:cs="Arial"/>
            <w:bCs/>
            <w:color w:val="000000"/>
            <w:szCs w:val="22"/>
            <w:rPrChange w:id="158" w:author="Batra Yogesh (EXT)" w:date="2018-04-13T12:30:00Z">
              <w:rPr>
                <w:rFonts w:ascii="Calibri Light" w:hAnsi="Calibri Light" w:cs="Calibri Light"/>
                <w:bCs/>
                <w:color w:val="000000"/>
                <w:szCs w:val="22"/>
              </w:rPr>
            </w:rPrChange>
          </w:rPr>
          <w:t>he toolbar on EC11</w:t>
        </w:r>
      </w:ins>
      <w:ins w:id="159" w:author="Batra Yogesh (EXT)" w:date="2018-04-13T12:30:00Z">
        <w:r w:rsidR="00CC7991">
          <w:rPr>
            <w:rFonts w:cs="Arial"/>
            <w:bCs/>
            <w:color w:val="000000"/>
            <w:szCs w:val="22"/>
          </w:rPr>
          <w:t>.2</w:t>
        </w:r>
      </w:ins>
      <w:ins w:id="160" w:author="Prakash Atul (Ext)" w:date="2018-03-27T20:40:00Z">
        <w:r w:rsidRPr="00CC7991">
          <w:rPr>
            <w:rFonts w:cs="Arial"/>
            <w:bCs/>
            <w:color w:val="000000"/>
            <w:szCs w:val="22"/>
            <w:rPrChange w:id="161" w:author="Batra Yogesh (EXT)" w:date="2018-04-13T12:30:00Z">
              <w:rPr>
                <w:rFonts w:ascii="Calibri Light" w:hAnsi="Calibri Light" w:cs="Calibri Light"/>
                <w:bCs/>
                <w:color w:val="000000"/>
                <w:szCs w:val="22"/>
              </w:rPr>
            </w:rPrChange>
          </w:rPr>
          <w:t xml:space="preserve"> has changed. Refer to the image below for different buttons</w:t>
        </w:r>
      </w:ins>
    </w:p>
    <w:p w14:paraId="0E41683A" w14:textId="77777777" w:rsidR="004432BF" w:rsidRPr="00CC7991" w:rsidRDefault="004432BF" w:rsidP="004432BF">
      <w:pPr>
        <w:rPr>
          <w:ins w:id="162" w:author="Prakash Atul (Ext)" w:date="2018-03-27T20:40:00Z"/>
          <w:rFonts w:cs="Arial"/>
          <w:b/>
          <w:bCs/>
          <w:sz w:val="24"/>
          <w:szCs w:val="32"/>
        </w:rPr>
      </w:pPr>
    </w:p>
    <w:p w14:paraId="7E484040" w14:textId="77777777" w:rsidR="004432BF" w:rsidRPr="00CC7991" w:rsidRDefault="004432BF" w:rsidP="004432BF">
      <w:pPr>
        <w:rPr>
          <w:ins w:id="163" w:author="Prakash Atul (Ext)" w:date="2018-03-27T20:40:00Z"/>
          <w:rFonts w:cs="Arial"/>
          <w:b/>
          <w:bCs/>
          <w:sz w:val="24"/>
          <w:szCs w:val="32"/>
        </w:rPr>
      </w:pPr>
      <w:ins w:id="164" w:author="Prakash Atul (Ext)" w:date="2018-03-27T20:40:00Z">
        <w:r w:rsidRPr="00CC7991">
          <w:rPr>
            <w:rFonts w:cs="Arial"/>
            <w:noProof/>
            <w:color w:val="000000"/>
            <w:szCs w:val="22"/>
            <w:rPrChange w:id="165" w:author="Batra Yogesh (EXT)" w:date="2018-04-13T12:30:00Z">
              <w:rPr>
                <w:rFonts w:ascii="Calibri" w:hAnsi="Calibri" w:cs="Calibri"/>
                <w:noProof/>
                <w:color w:val="000000"/>
                <w:szCs w:val="22"/>
              </w:rPr>
            </w:rPrChange>
          </w:rPr>
          <w:drawing>
            <wp:inline distT="0" distB="0" distL="0" distR="0" wp14:anchorId="34D5C685" wp14:editId="03A9C89F">
              <wp:extent cx="5105048" cy="1144752"/>
              <wp:effectExtent l="19050" t="19050" r="19685" b="1778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ins>
    </w:p>
    <w:p w14:paraId="7F2F6FEB" w14:textId="77777777" w:rsidR="004432BF" w:rsidRPr="00CC7991" w:rsidRDefault="004432BF">
      <w:pPr>
        <w:rPr>
          <w:ins w:id="166" w:author="Prakash Atul (Ext)" w:date="2018-03-27T20:39:00Z"/>
          <w:rFonts w:cs="Arial"/>
          <w:b/>
          <w:bCs/>
          <w:sz w:val="24"/>
          <w:szCs w:val="32"/>
        </w:rPr>
      </w:pPr>
    </w:p>
    <w:p w14:paraId="5D57C2F9" w14:textId="77777777" w:rsidR="004432BF" w:rsidRPr="00CC7991" w:rsidRDefault="004432BF">
      <w:pPr>
        <w:rPr>
          <w:rFonts w:cs="Arial"/>
          <w:b/>
          <w:bCs/>
          <w:sz w:val="24"/>
          <w:szCs w:val="32"/>
        </w:rPr>
      </w:pPr>
    </w:p>
    <w:p w14:paraId="0BAA3794" w14:textId="7084C7CD" w:rsidR="004D61A0" w:rsidRPr="00CC7991" w:rsidRDefault="004D61A0" w:rsidP="00991377">
      <w:pPr>
        <w:pStyle w:val="Heading1"/>
      </w:pPr>
      <w:bookmarkStart w:id="167" w:name="_Toc500764658"/>
      <w:r w:rsidRPr="00CC7991">
        <w:t xml:space="preserve">Primary </w:t>
      </w:r>
      <w:bookmarkEnd w:id="149"/>
      <w:bookmarkEnd w:id="150"/>
      <w:r w:rsidR="00BF2F96" w:rsidRPr="00CC7991">
        <w:t>Flow</w:t>
      </w:r>
      <w:r w:rsidR="0033669C" w:rsidRPr="00CC7991">
        <w:t xml:space="preserve">: </w:t>
      </w:r>
      <w:r w:rsidR="007A3AAA" w:rsidRPr="00CC7991">
        <w:t>BKK</w:t>
      </w:r>
      <w:r w:rsidR="002334C4" w:rsidRPr="00CC7991">
        <w:t>_UC11</w:t>
      </w:r>
      <w:ins w:id="168" w:author="Shah Ashay" w:date="2018-04-16T14:45:00Z">
        <w:r w:rsidR="0073242B">
          <w:t>.2</w:t>
        </w:r>
      </w:ins>
      <w:r w:rsidR="002334C4" w:rsidRPr="00CC7991">
        <w:t xml:space="preserve"> – Enter Daily Water Stream Data</w:t>
      </w:r>
      <w:bookmarkEnd w:id="167"/>
    </w:p>
    <w:p w14:paraId="0BAA3795" w14:textId="7445E5C2" w:rsidR="00EF4239" w:rsidRPr="00CC7991" w:rsidRDefault="004D61A0" w:rsidP="00E356A4">
      <w:pPr>
        <w:rPr>
          <w:rFonts w:cs="Arial"/>
          <w:color w:val="000000" w:themeColor="text1"/>
          <w:sz w:val="20"/>
          <w:szCs w:val="20"/>
        </w:rPr>
      </w:pPr>
      <w:r w:rsidRPr="00CC7991">
        <w:rPr>
          <w:rFonts w:cs="Arial"/>
        </w:rPr>
        <w:t>Trigger</w:t>
      </w:r>
      <w:r w:rsidR="00E356A4" w:rsidRPr="00CC7991">
        <w:rPr>
          <w:rFonts w:cs="Arial"/>
          <w:color w:val="000000" w:themeColor="text1"/>
          <w:sz w:val="20"/>
          <w:szCs w:val="20"/>
        </w:rPr>
        <w:t xml:space="preserve">:  </w:t>
      </w:r>
      <w:r w:rsidR="006E1EC5" w:rsidRPr="00CC7991">
        <w:rPr>
          <w:rFonts w:cs="Arial"/>
          <w:color w:val="000000" w:themeColor="text1"/>
          <w:sz w:val="20"/>
          <w:szCs w:val="20"/>
        </w:rPr>
        <w:t xml:space="preserve">End of Day </w:t>
      </w:r>
      <w:r w:rsidR="00B21B66" w:rsidRPr="00CC7991">
        <w:rPr>
          <w:rFonts w:cs="Arial"/>
          <w:color w:val="000000" w:themeColor="text1"/>
          <w:sz w:val="20"/>
          <w:szCs w:val="20"/>
        </w:rPr>
        <w:t>Gas</w:t>
      </w:r>
      <w:r w:rsidR="00F62284" w:rsidRPr="00CC7991">
        <w:rPr>
          <w:rFonts w:cs="Arial"/>
          <w:color w:val="000000" w:themeColor="text1"/>
          <w:sz w:val="20"/>
          <w:szCs w:val="20"/>
        </w:rPr>
        <w:t xml:space="preserve"> str</w:t>
      </w:r>
      <w:r w:rsidR="00645A2F" w:rsidRPr="00CC7991">
        <w:rPr>
          <w:rFonts w:cs="Arial"/>
          <w:color w:val="000000" w:themeColor="text1"/>
          <w:sz w:val="20"/>
          <w:szCs w:val="20"/>
        </w:rPr>
        <w:t>ea</w:t>
      </w:r>
      <w:r w:rsidR="00F62284" w:rsidRPr="00CC7991">
        <w:rPr>
          <w:rFonts w:cs="Arial"/>
          <w:color w:val="000000" w:themeColor="text1"/>
          <w:sz w:val="20"/>
          <w:szCs w:val="20"/>
        </w:rPr>
        <w:t xml:space="preserve">m </w:t>
      </w:r>
      <w:r w:rsidR="006E1EC5" w:rsidRPr="00CC7991">
        <w:rPr>
          <w:rFonts w:cs="Arial"/>
          <w:color w:val="000000" w:themeColor="text1"/>
          <w:sz w:val="20"/>
          <w:szCs w:val="20"/>
        </w:rPr>
        <w:t xml:space="preserve">volumes available from </w:t>
      </w:r>
      <w:r w:rsidR="00F62284" w:rsidRPr="00CC7991">
        <w:rPr>
          <w:rFonts w:cs="Arial"/>
          <w:color w:val="000000" w:themeColor="text1"/>
          <w:sz w:val="20"/>
          <w:szCs w:val="20"/>
        </w:rPr>
        <w:t>metering</w:t>
      </w:r>
      <w:r w:rsidR="006E1EC5" w:rsidRPr="00CC7991">
        <w:rPr>
          <w:rFonts w:cs="Arial"/>
          <w:color w:val="000000" w:themeColor="text1"/>
          <w:sz w:val="20"/>
          <w:szCs w:val="20"/>
        </w:rPr>
        <w:t xml:space="preserv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69" w:author="Batra Yogesh (EXT)" w:date="2018-04-13T12:30: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170">
          <w:tblGrid>
            <w:gridCol w:w="690"/>
            <w:gridCol w:w="3630"/>
            <w:gridCol w:w="2160"/>
            <w:gridCol w:w="2880"/>
          </w:tblGrid>
        </w:tblGridChange>
      </w:tblGrid>
      <w:tr w:rsidR="009D7887" w:rsidRPr="00CC7991" w14:paraId="0BAA379A" w14:textId="77777777" w:rsidTr="00CC7991">
        <w:trPr>
          <w:tblHeader/>
          <w:trPrChange w:id="171" w:author="Batra Yogesh (EXT)" w:date="2018-04-13T12:30:00Z">
            <w:trPr>
              <w:tblHeader/>
            </w:trPr>
          </w:trPrChange>
        </w:trPr>
        <w:tc>
          <w:tcPr>
            <w:tcW w:w="369" w:type="pct"/>
            <w:tcBorders>
              <w:bottom w:val="single" w:sz="4" w:space="0" w:color="auto"/>
            </w:tcBorders>
            <w:shd w:val="clear" w:color="auto" w:fill="3399FF"/>
            <w:tcPrChange w:id="172" w:author="Batra Yogesh (EXT)" w:date="2018-04-13T12:30:00Z">
              <w:tcPr>
                <w:tcW w:w="690" w:type="dxa"/>
                <w:tcBorders>
                  <w:bottom w:val="single" w:sz="4" w:space="0" w:color="auto"/>
                </w:tcBorders>
                <w:shd w:val="clear" w:color="auto" w:fill="3399FF"/>
              </w:tcPr>
            </w:tcPrChange>
          </w:tcPr>
          <w:p w14:paraId="0BAA3796" w14:textId="77777777" w:rsidR="00EE1F15" w:rsidRPr="00CC7991" w:rsidRDefault="00EE1F15" w:rsidP="009D7887">
            <w:pPr>
              <w:pStyle w:val="ColumnHead"/>
              <w:keepNext/>
              <w:keepLines/>
              <w:rPr>
                <w:rFonts w:cs="Arial"/>
                <w:color w:val="FFFFFF" w:themeColor="background1"/>
                <w:sz w:val="20"/>
              </w:rPr>
            </w:pPr>
            <w:r w:rsidRPr="00CC7991">
              <w:rPr>
                <w:rFonts w:cs="Arial"/>
                <w:color w:val="FFFFFF" w:themeColor="background1"/>
                <w:sz w:val="20"/>
              </w:rPr>
              <w:lastRenderedPageBreak/>
              <w:t>Step</w:t>
            </w:r>
          </w:p>
        </w:tc>
        <w:tc>
          <w:tcPr>
            <w:tcW w:w="1939" w:type="pct"/>
            <w:shd w:val="clear" w:color="auto" w:fill="3399FF"/>
            <w:tcPrChange w:id="173" w:author="Batra Yogesh (EXT)" w:date="2018-04-13T12:30:00Z">
              <w:tcPr>
                <w:tcW w:w="3630" w:type="dxa"/>
                <w:shd w:val="clear" w:color="auto" w:fill="3399FF"/>
              </w:tcPr>
            </w:tcPrChange>
          </w:tcPr>
          <w:p w14:paraId="0BAA3797" w14:textId="77777777" w:rsidR="00EE1F15" w:rsidRPr="00CC7991" w:rsidRDefault="00EE1F15">
            <w:pPr>
              <w:pStyle w:val="ColumnHead"/>
              <w:keepNext/>
              <w:keepLines/>
              <w:rPr>
                <w:rFonts w:cs="Arial"/>
                <w:color w:val="FFFFFF" w:themeColor="background1"/>
                <w:sz w:val="20"/>
              </w:rPr>
            </w:pPr>
            <w:r w:rsidRPr="00CC7991">
              <w:rPr>
                <w:rFonts w:cs="Arial"/>
                <w:color w:val="FFFFFF" w:themeColor="background1"/>
                <w:sz w:val="20"/>
              </w:rPr>
              <w:t>Actor Action</w:t>
            </w:r>
          </w:p>
        </w:tc>
        <w:tc>
          <w:tcPr>
            <w:tcW w:w="1154" w:type="pct"/>
            <w:shd w:val="clear" w:color="auto" w:fill="3399FF"/>
            <w:tcPrChange w:id="174" w:author="Batra Yogesh (EXT)" w:date="2018-04-13T12:30:00Z">
              <w:tcPr>
                <w:tcW w:w="2160" w:type="dxa"/>
                <w:shd w:val="clear" w:color="auto" w:fill="3399FF"/>
              </w:tcPr>
            </w:tcPrChange>
          </w:tcPr>
          <w:p w14:paraId="0BAA3798" w14:textId="77777777" w:rsidR="00EE1F15" w:rsidRPr="00CC7991" w:rsidRDefault="00EE1F15">
            <w:pPr>
              <w:pStyle w:val="ColumnHead"/>
              <w:keepNext/>
              <w:keepLines/>
              <w:rPr>
                <w:rFonts w:cs="Arial"/>
                <w:color w:val="FFFFFF" w:themeColor="background1"/>
                <w:sz w:val="20"/>
              </w:rPr>
            </w:pPr>
            <w:r w:rsidRPr="00CC7991">
              <w:rPr>
                <w:rFonts w:cs="Arial"/>
                <w:color w:val="FFFFFF" w:themeColor="background1"/>
                <w:sz w:val="20"/>
              </w:rPr>
              <w:t>System Response</w:t>
            </w:r>
          </w:p>
        </w:tc>
        <w:tc>
          <w:tcPr>
            <w:tcW w:w="1538" w:type="pct"/>
            <w:shd w:val="clear" w:color="auto" w:fill="3399FF"/>
            <w:tcPrChange w:id="175" w:author="Batra Yogesh (EXT)" w:date="2018-04-13T12:30:00Z">
              <w:tcPr>
                <w:tcW w:w="2880" w:type="dxa"/>
                <w:shd w:val="clear" w:color="auto" w:fill="3399FF"/>
              </w:tcPr>
            </w:tcPrChange>
          </w:tcPr>
          <w:p w14:paraId="0BAA3799" w14:textId="079CFEA5" w:rsidR="00EE1F15" w:rsidRPr="00CC7991" w:rsidRDefault="00E71304">
            <w:pPr>
              <w:pStyle w:val="ColumnHead"/>
              <w:keepNext/>
              <w:keepLines/>
              <w:rPr>
                <w:rFonts w:cs="Arial"/>
                <w:color w:val="FFFFFF" w:themeColor="background1"/>
                <w:sz w:val="20"/>
              </w:rPr>
            </w:pPr>
            <w:r w:rsidRPr="00CC7991">
              <w:rPr>
                <w:rFonts w:cs="Arial"/>
                <w:color w:val="FFFFFF" w:themeColor="background1"/>
                <w:sz w:val="20"/>
              </w:rPr>
              <w:t>Notes</w:t>
            </w:r>
          </w:p>
        </w:tc>
      </w:tr>
      <w:tr w:rsidR="002334C4" w:rsidRPr="00CC7991" w14:paraId="0BAA37A2" w14:textId="77777777" w:rsidTr="00CC7991">
        <w:tc>
          <w:tcPr>
            <w:tcW w:w="369" w:type="pct"/>
            <w:shd w:val="clear" w:color="auto" w:fill="C6D9F1" w:themeFill="text2" w:themeFillTint="33"/>
            <w:tcPrChange w:id="176" w:author="Batra Yogesh (EXT)" w:date="2018-04-13T12:30:00Z">
              <w:tcPr>
                <w:tcW w:w="690" w:type="dxa"/>
                <w:shd w:val="clear" w:color="auto" w:fill="C6D9F1" w:themeFill="text2" w:themeFillTint="33"/>
              </w:tcPr>
            </w:tcPrChange>
          </w:tcPr>
          <w:p w14:paraId="0BAA379B" w14:textId="77777777" w:rsidR="002334C4" w:rsidRPr="00CC7991" w:rsidRDefault="002334C4" w:rsidP="009D7887">
            <w:pPr>
              <w:pStyle w:val="TableText"/>
              <w:keepNext/>
              <w:keepLines/>
              <w:numPr>
                <w:ilvl w:val="0"/>
                <w:numId w:val="4"/>
              </w:numPr>
              <w:tabs>
                <w:tab w:val="clear" w:pos="360"/>
                <w:tab w:val="num" w:pos="155"/>
              </w:tabs>
              <w:jc w:val="center"/>
              <w:rPr>
                <w:rFonts w:cs="Arial"/>
                <w:sz w:val="20"/>
              </w:rPr>
            </w:pPr>
          </w:p>
        </w:tc>
        <w:tc>
          <w:tcPr>
            <w:tcW w:w="1939" w:type="pct"/>
            <w:tcPrChange w:id="177" w:author="Batra Yogesh (EXT)" w:date="2018-04-13T12:30:00Z">
              <w:tcPr>
                <w:tcW w:w="3630" w:type="dxa"/>
              </w:tcPr>
            </w:tcPrChange>
          </w:tcPr>
          <w:p w14:paraId="33723F6B" w14:textId="77777777" w:rsidR="002334C4" w:rsidRPr="00CC7991" w:rsidRDefault="002334C4" w:rsidP="00623471">
            <w:pPr>
              <w:pStyle w:val="TableText"/>
              <w:keepNext/>
              <w:keepLines/>
              <w:rPr>
                <w:rFonts w:cs="Arial"/>
                <w:sz w:val="20"/>
                <w:szCs w:val="20"/>
                <w:rPrChange w:id="178" w:author="Batra Yogesh (EXT)" w:date="2018-04-13T12:30:00Z">
                  <w:rPr>
                    <w:rFonts w:asciiTheme="minorHAnsi" w:hAnsiTheme="minorHAnsi"/>
                    <w:sz w:val="20"/>
                    <w:szCs w:val="20"/>
                  </w:rPr>
                </w:rPrChange>
              </w:rPr>
            </w:pPr>
            <w:r w:rsidRPr="00CC7991">
              <w:rPr>
                <w:rFonts w:cs="Arial"/>
                <w:sz w:val="20"/>
                <w:szCs w:val="20"/>
                <w:rPrChange w:id="179" w:author="Batra Yogesh (EXT)" w:date="2018-04-13T12:30:00Z">
                  <w:rPr>
                    <w:rFonts w:asciiTheme="minorHAnsi" w:hAnsiTheme="minorHAnsi"/>
                    <w:sz w:val="20"/>
                    <w:szCs w:val="20"/>
                  </w:rPr>
                </w:rPrChange>
              </w:rPr>
              <w:t xml:space="preserve">Open up </w:t>
            </w:r>
            <w:r w:rsidRPr="00CC7991">
              <w:rPr>
                <w:rFonts w:cs="Arial"/>
                <w:b/>
                <w:i/>
                <w:sz w:val="20"/>
                <w:szCs w:val="20"/>
                <w:rPrChange w:id="180" w:author="Batra Yogesh (EXT)" w:date="2018-04-13T12:30:00Z">
                  <w:rPr>
                    <w:rFonts w:asciiTheme="minorHAnsi" w:hAnsiTheme="minorHAnsi"/>
                    <w:b/>
                    <w:i/>
                    <w:sz w:val="20"/>
                    <w:szCs w:val="20"/>
                  </w:rPr>
                </w:rPrChange>
              </w:rPr>
              <w:t xml:space="preserve">Water Stream Daily Data </w:t>
            </w:r>
            <w:r w:rsidRPr="00CC7991">
              <w:rPr>
                <w:rFonts w:cs="Arial"/>
                <w:sz w:val="20"/>
                <w:szCs w:val="20"/>
                <w:rPrChange w:id="181" w:author="Batra Yogesh (EXT)" w:date="2018-04-13T12:30:00Z">
                  <w:rPr>
                    <w:rFonts w:asciiTheme="minorHAnsi" w:hAnsiTheme="minorHAnsi"/>
                    <w:sz w:val="20"/>
                    <w:szCs w:val="20"/>
                  </w:rPr>
                </w:rPrChange>
              </w:rPr>
              <w:t>Screen</w:t>
            </w:r>
          </w:p>
          <w:p w14:paraId="0BAA379D" w14:textId="40F7CC3B" w:rsidR="002334C4" w:rsidRPr="00CC7991" w:rsidRDefault="002334C4" w:rsidP="00DA5D28">
            <w:pPr>
              <w:pStyle w:val="TableText"/>
              <w:keepNext/>
              <w:keepLines/>
              <w:rPr>
                <w:rFonts w:cs="Arial"/>
                <w:i/>
                <w:color w:val="000000" w:themeColor="text1"/>
                <w:sz w:val="20"/>
                <w:szCs w:val="20"/>
              </w:rPr>
            </w:pPr>
            <w:r w:rsidRPr="00CC7991">
              <w:rPr>
                <w:rFonts w:cs="Arial"/>
                <w:i/>
                <w:sz w:val="20"/>
                <w:szCs w:val="20"/>
                <w:rPrChange w:id="182" w:author="Batra Yogesh (EXT)" w:date="2018-04-13T12:30:00Z">
                  <w:rPr>
                    <w:rFonts w:asciiTheme="minorHAnsi" w:hAnsiTheme="minorHAnsi"/>
                    <w:i/>
                    <w:sz w:val="20"/>
                    <w:szCs w:val="20"/>
                  </w:rPr>
                </w:rPrChange>
              </w:rPr>
              <w:t xml:space="preserve">EC Production </w:t>
            </w:r>
            <w:r w:rsidRPr="00CC7991">
              <w:rPr>
                <w:rFonts w:cs="Arial"/>
                <w:i/>
                <w:sz w:val="20"/>
                <w:szCs w:val="20"/>
                <w:rPrChange w:id="183" w:author="Batra Yogesh (EXT)" w:date="2018-04-13T12:30:00Z">
                  <w:rPr>
                    <w:rFonts w:asciiTheme="minorHAnsi" w:hAnsiTheme="minorHAnsi"/>
                    <w:i/>
                    <w:sz w:val="20"/>
                    <w:szCs w:val="20"/>
                  </w:rPr>
                </w:rPrChange>
              </w:rPr>
              <w:sym w:font="Wingdings" w:char="F0E0"/>
            </w:r>
            <w:r w:rsidRPr="00CC7991">
              <w:rPr>
                <w:rFonts w:cs="Arial"/>
                <w:i/>
                <w:sz w:val="20"/>
                <w:szCs w:val="20"/>
                <w:rPrChange w:id="184" w:author="Batra Yogesh (EXT)" w:date="2018-04-13T12:30:00Z">
                  <w:rPr>
                    <w:rFonts w:asciiTheme="minorHAnsi" w:hAnsiTheme="minorHAnsi"/>
                    <w:i/>
                    <w:sz w:val="20"/>
                    <w:szCs w:val="20"/>
                  </w:rPr>
                </w:rPrChange>
              </w:rPr>
              <w:t xml:space="preserve"> Production Operations Data </w:t>
            </w:r>
            <w:r w:rsidRPr="00CC7991">
              <w:rPr>
                <w:rFonts w:cs="Arial"/>
                <w:i/>
                <w:sz w:val="20"/>
                <w:szCs w:val="20"/>
                <w:rPrChange w:id="185" w:author="Batra Yogesh (EXT)" w:date="2018-04-13T12:30:00Z">
                  <w:rPr>
                    <w:rFonts w:asciiTheme="minorHAnsi" w:hAnsiTheme="minorHAnsi"/>
                    <w:i/>
                    <w:sz w:val="20"/>
                    <w:szCs w:val="20"/>
                  </w:rPr>
                </w:rPrChange>
              </w:rPr>
              <w:sym w:font="Wingdings" w:char="F0E0"/>
            </w:r>
            <w:r w:rsidRPr="00CC7991">
              <w:rPr>
                <w:rFonts w:cs="Arial"/>
                <w:i/>
                <w:sz w:val="20"/>
                <w:szCs w:val="20"/>
                <w:rPrChange w:id="186" w:author="Batra Yogesh (EXT)" w:date="2018-04-13T12:30:00Z">
                  <w:rPr>
                    <w:rFonts w:asciiTheme="minorHAnsi" w:hAnsiTheme="minorHAnsi"/>
                    <w:i/>
                    <w:sz w:val="20"/>
                    <w:szCs w:val="20"/>
                  </w:rPr>
                </w:rPrChange>
              </w:rPr>
              <w:t xml:space="preserve"> Water Stream Daily Data</w:t>
            </w:r>
          </w:p>
        </w:tc>
        <w:tc>
          <w:tcPr>
            <w:tcW w:w="1154" w:type="pct"/>
            <w:tcPrChange w:id="187" w:author="Batra Yogesh (EXT)" w:date="2018-04-13T12:30:00Z">
              <w:tcPr>
                <w:tcW w:w="2160" w:type="dxa"/>
              </w:tcPr>
            </w:tcPrChange>
          </w:tcPr>
          <w:p w14:paraId="500E2342" w14:textId="77777777" w:rsidR="002334C4" w:rsidRPr="00CC7991" w:rsidRDefault="002334C4" w:rsidP="00623471">
            <w:pPr>
              <w:keepNext/>
              <w:keepLines/>
              <w:rPr>
                <w:rFonts w:cs="Arial"/>
                <w:sz w:val="20"/>
                <w:szCs w:val="20"/>
                <w:rPrChange w:id="188" w:author="Batra Yogesh (EXT)" w:date="2018-04-13T12:30:00Z">
                  <w:rPr>
                    <w:rFonts w:asciiTheme="minorHAnsi" w:hAnsiTheme="minorHAnsi"/>
                    <w:sz w:val="20"/>
                    <w:szCs w:val="20"/>
                  </w:rPr>
                </w:rPrChange>
              </w:rPr>
            </w:pPr>
            <w:r w:rsidRPr="00CC7991">
              <w:rPr>
                <w:rFonts w:cs="Arial"/>
                <w:sz w:val="20"/>
                <w:szCs w:val="20"/>
                <w:rPrChange w:id="189" w:author="Batra Yogesh (EXT)" w:date="2018-04-13T12:30:00Z">
                  <w:rPr>
                    <w:rFonts w:asciiTheme="minorHAnsi" w:hAnsiTheme="minorHAnsi"/>
                    <w:sz w:val="20"/>
                    <w:szCs w:val="20"/>
                  </w:rPr>
                </w:rPrChange>
              </w:rPr>
              <w:t>The following fields are automatically populated:</w:t>
            </w:r>
          </w:p>
          <w:p w14:paraId="496B89CC" w14:textId="77777777" w:rsidR="002334C4" w:rsidRPr="00CC7991" w:rsidRDefault="002334C4" w:rsidP="00623471">
            <w:pPr>
              <w:keepNext/>
              <w:keepLines/>
              <w:spacing w:after="120"/>
              <w:ind w:left="245"/>
              <w:rPr>
                <w:rFonts w:cs="Arial"/>
                <w:i/>
                <w:sz w:val="20"/>
                <w:szCs w:val="20"/>
                <w:rPrChange w:id="190" w:author="Batra Yogesh (EXT)" w:date="2018-04-13T12:30:00Z">
                  <w:rPr>
                    <w:rFonts w:asciiTheme="minorHAnsi" w:hAnsiTheme="minorHAnsi"/>
                    <w:i/>
                    <w:sz w:val="20"/>
                    <w:szCs w:val="20"/>
                  </w:rPr>
                </w:rPrChange>
              </w:rPr>
            </w:pPr>
            <w:r w:rsidRPr="00CC7991">
              <w:rPr>
                <w:rFonts w:cs="Arial"/>
                <w:b/>
                <w:i/>
                <w:sz w:val="20"/>
                <w:szCs w:val="20"/>
                <w:rPrChange w:id="191" w:author="Batra Yogesh (EXT)" w:date="2018-04-13T12:30:00Z">
                  <w:rPr>
                    <w:rFonts w:asciiTheme="minorHAnsi" w:hAnsiTheme="minorHAnsi"/>
                    <w:b/>
                    <w:i/>
                    <w:sz w:val="20"/>
                    <w:szCs w:val="20"/>
                  </w:rPr>
                </w:rPrChange>
              </w:rPr>
              <w:t xml:space="preserve">Date </w:t>
            </w:r>
            <w:r w:rsidRPr="00CC7991">
              <w:rPr>
                <w:rFonts w:cs="Arial"/>
                <w:i/>
                <w:sz w:val="20"/>
                <w:szCs w:val="20"/>
                <w:rPrChange w:id="192" w:author="Batra Yogesh (EXT)" w:date="2018-04-13T12:30:00Z">
                  <w:rPr>
                    <w:rFonts w:asciiTheme="minorHAnsi" w:hAnsiTheme="minorHAnsi"/>
                    <w:i/>
                    <w:sz w:val="20"/>
                    <w:szCs w:val="20"/>
                  </w:rPr>
                </w:rPrChange>
              </w:rPr>
              <w:t>is yesterday’s date</w:t>
            </w:r>
          </w:p>
          <w:p w14:paraId="0BAA37A0" w14:textId="3D922363" w:rsidR="002334C4" w:rsidRPr="00CC7991" w:rsidRDefault="002334C4" w:rsidP="006C143A">
            <w:pPr>
              <w:keepNext/>
              <w:keepLines/>
              <w:numPr>
                <w:ilvl w:val="0"/>
                <w:numId w:val="3"/>
              </w:numPr>
              <w:tabs>
                <w:tab w:val="num" w:pos="245"/>
              </w:tabs>
              <w:spacing w:after="120"/>
              <w:ind w:left="245" w:hanging="245"/>
              <w:rPr>
                <w:rFonts w:cs="Arial"/>
                <w:color w:val="000000" w:themeColor="text1"/>
                <w:sz w:val="20"/>
                <w:szCs w:val="20"/>
              </w:rPr>
            </w:pPr>
            <w:r w:rsidRPr="00CC7991">
              <w:rPr>
                <w:rFonts w:cs="Arial"/>
                <w:sz w:val="20"/>
                <w:rPrChange w:id="193" w:author="Batra Yogesh (EXT)" w:date="2018-04-13T12:30:00Z">
                  <w:rPr>
                    <w:rFonts w:asciiTheme="minorHAnsi" w:hAnsiTheme="minorHAnsi"/>
                    <w:sz w:val="20"/>
                  </w:rPr>
                </w:rPrChange>
              </w:rPr>
              <w:t>Note:  The hierarchy fields may be pre-populated for the user</w:t>
            </w:r>
          </w:p>
        </w:tc>
        <w:tc>
          <w:tcPr>
            <w:tcW w:w="1538" w:type="pct"/>
            <w:tcPrChange w:id="194" w:author="Batra Yogesh (EXT)" w:date="2018-04-13T12:30:00Z">
              <w:tcPr>
                <w:tcW w:w="2880" w:type="dxa"/>
              </w:tcPr>
            </w:tcPrChange>
          </w:tcPr>
          <w:p w14:paraId="0BAA37A1" w14:textId="40CB5CED" w:rsidR="002334C4" w:rsidRPr="00CC7991" w:rsidRDefault="002334C4" w:rsidP="00853AA4">
            <w:pPr>
              <w:keepNext/>
              <w:keepLines/>
              <w:rPr>
                <w:rFonts w:cs="Arial"/>
                <w:color w:val="000000" w:themeColor="text1"/>
                <w:sz w:val="20"/>
                <w:szCs w:val="20"/>
              </w:rPr>
            </w:pPr>
          </w:p>
        </w:tc>
      </w:tr>
      <w:tr w:rsidR="002334C4" w:rsidRPr="00CC7991" w14:paraId="0BAA37B4" w14:textId="77777777" w:rsidTr="00CC7991">
        <w:tc>
          <w:tcPr>
            <w:tcW w:w="369" w:type="pct"/>
            <w:shd w:val="clear" w:color="auto" w:fill="C6D9F1" w:themeFill="text2" w:themeFillTint="33"/>
            <w:tcPrChange w:id="195" w:author="Batra Yogesh (EXT)" w:date="2018-04-13T12:30:00Z">
              <w:tcPr>
                <w:tcW w:w="690" w:type="dxa"/>
                <w:shd w:val="clear" w:color="auto" w:fill="C6D9F1" w:themeFill="text2" w:themeFillTint="33"/>
              </w:tcPr>
            </w:tcPrChange>
          </w:tcPr>
          <w:p w14:paraId="0BAA37A8" w14:textId="77777777" w:rsidR="002334C4" w:rsidRPr="00CC7991" w:rsidRDefault="002334C4" w:rsidP="009D7887">
            <w:pPr>
              <w:pStyle w:val="TableText"/>
              <w:keepNext/>
              <w:keepLines/>
              <w:numPr>
                <w:ilvl w:val="0"/>
                <w:numId w:val="4"/>
              </w:numPr>
              <w:tabs>
                <w:tab w:val="clear" w:pos="360"/>
                <w:tab w:val="num" w:pos="155"/>
              </w:tabs>
              <w:jc w:val="center"/>
              <w:rPr>
                <w:rFonts w:cs="Arial"/>
                <w:sz w:val="20"/>
              </w:rPr>
            </w:pPr>
          </w:p>
        </w:tc>
        <w:tc>
          <w:tcPr>
            <w:tcW w:w="1939" w:type="pct"/>
            <w:tcPrChange w:id="196" w:author="Batra Yogesh (EXT)" w:date="2018-04-13T12:30:00Z">
              <w:tcPr>
                <w:tcW w:w="3630" w:type="dxa"/>
              </w:tcPr>
            </w:tcPrChange>
          </w:tcPr>
          <w:p w14:paraId="0BAA37AF" w14:textId="58BCD019" w:rsidR="002334C4" w:rsidRPr="00CC7991" w:rsidRDefault="002334C4" w:rsidP="00F144A9">
            <w:pPr>
              <w:pStyle w:val="TableText"/>
              <w:numPr>
                <w:ilvl w:val="0"/>
                <w:numId w:val="3"/>
              </w:numPr>
              <w:tabs>
                <w:tab w:val="left" w:pos="2490"/>
              </w:tabs>
              <w:spacing w:after="0"/>
              <w:rPr>
                <w:rFonts w:cs="Arial"/>
                <w:b/>
                <w:i/>
                <w:sz w:val="20"/>
                <w:szCs w:val="20"/>
                <w:rPrChange w:id="197" w:author="Batra Yogesh (EXT)" w:date="2018-04-13T12:30:00Z">
                  <w:rPr>
                    <w:rFonts w:asciiTheme="minorHAnsi" w:hAnsiTheme="minorHAnsi"/>
                    <w:b/>
                    <w:i/>
                    <w:sz w:val="20"/>
                    <w:szCs w:val="20"/>
                  </w:rPr>
                </w:rPrChange>
              </w:rPr>
            </w:pPr>
            <w:r w:rsidRPr="00CC7991">
              <w:rPr>
                <w:rFonts w:cs="Arial"/>
                <w:sz w:val="20"/>
                <w:szCs w:val="20"/>
                <w:rPrChange w:id="198" w:author="Batra Yogesh (EXT)" w:date="2018-04-13T12:30:00Z">
                  <w:rPr>
                    <w:rFonts w:asciiTheme="minorHAnsi" w:hAnsiTheme="minorHAnsi"/>
                    <w:sz w:val="20"/>
                    <w:szCs w:val="20"/>
                  </w:rPr>
                </w:rPrChange>
              </w:rPr>
              <w:t xml:space="preserve">In the Navigator, set the </w:t>
            </w:r>
            <w:r w:rsidRPr="00CC7991">
              <w:rPr>
                <w:rFonts w:cs="Arial"/>
                <w:b/>
                <w:i/>
                <w:sz w:val="20"/>
                <w:szCs w:val="20"/>
                <w:rPrChange w:id="199" w:author="Batra Yogesh (EXT)" w:date="2018-04-13T12:30:00Z">
                  <w:rPr>
                    <w:rFonts w:asciiTheme="minorHAnsi" w:hAnsiTheme="minorHAnsi"/>
                    <w:b/>
                    <w:i/>
                    <w:sz w:val="20"/>
                    <w:szCs w:val="20"/>
                  </w:rPr>
                </w:rPrChange>
              </w:rPr>
              <w:t>Date</w:t>
            </w:r>
          </w:p>
        </w:tc>
        <w:tc>
          <w:tcPr>
            <w:tcW w:w="1154" w:type="pct"/>
            <w:tcPrChange w:id="200" w:author="Batra Yogesh (EXT)" w:date="2018-04-13T12:30:00Z">
              <w:tcPr>
                <w:tcW w:w="2160" w:type="dxa"/>
              </w:tcPr>
            </w:tcPrChange>
          </w:tcPr>
          <w:p w14:paraId="0BAA37B2" w14:textId="2BD29229" w:rsidR="002334C4" w:rsidRPr="00CC7991" w:rsidRDefault="002334C4" w:rsidP="00134986">
            <w:pPr>
              <w:keepNext/>
              <w:keepLines/>
              <w:rPr>
                <w:rFonts w:cs="Arial"/>
                <w:color w:val="000000" w:themeColor="text1"/>
                <w:sz w:val="20"/>
                <w:szCs w:val="20"/>
              </w:rPr>
            </w:pPr>
            <w:r w:rsidRPr="00CC7991">
              <w:rPr>
                <w:rFonts w:cs="Arial"/>
                <w:sz w:val="20"/>
                <w:szCs w:val="20"/>
                <w:rPrChange w:id="201" w:author="Batra Yogesh (EXT)" w:date="2018-04-13T12:30:00Z">
                  <w:rPr>
                    <w:rFonts w:asciiTheme="minorHAnsi" w:hAnsiTheme="minorHAnsi"/>
                    <w:sz w:val="20"/>
                    <w:szCs w:val="20"/>
                  </w:rPr>
                </w:rPrChange>
              </w:rPr>
              <w:t>Date is populated</w:t>
            </w:r>
          </w:p>
        </w:tc>
        <w:tc>
          <w:tcPr>
            <w:tcW w:w="1538" w:type="pct"/>
            <w:tcPrChange w:id="202" w:author="Batra Yogesh (EXT)" w:date="2018-04-13T12:30:00Z">
              <w:tcPr>
                <w:tcW w:w="2880" w:type="dxa"/>
              </w:tcPr>
            </w:tcPrChange>
          </w:tcPr>
          <w:p w14:paraId="0BAA37B3" w14:textId="769351B2" w:rsidR="002334C4" w:rsidRPr="00CC7991" w:rsidRDefault="002334C4" w:rsidP="00F144A9">
            <w:pPr>
              <w:keepNext/>
              <w:keepLines/>
              <w:rPr>
                <w:rFonts w:cs="Arial"/>
                <w:color w:val="000000" w:themeColor="text1"/>
                <w:sz w:val="20"/>
                <w:szCs w:val="20"/>
              </w:rPr>
            </w:pPr>
          </w:p>
        </w:tc>
      </w:tr>
      <w:tr w:rsidR="002334C4" w:rsidRPr="00CC7991" w14:paraId="305C3121" w14:textId="77777777" w:rsidTr="00CC7991">
        <w:tc>
          <w:tcPr>
            <w:tcW w:w="369" w:type="pct"/>
            <w:shd w:val="clear" w:color="auto" w:fill="C6D9F1" w:themeFill="text2" w:themeFillTint="33"/>
            <w:tcPrChange w:id="203" w:author="Batra Yogesh (EXT)" w:date="2018-04-13T12:30:00Z">
              <w:tcPr>
                <w:tcW w:w="690" w:type="dxa"/>
                <w:shd w:val="clear" w:color="auto" w:fill="C6D9F1" w:themeFill="text2" w:themeFillTint="33"/>
              </w:tcPr>
            </w:tcPrChange>
          </w:tcPr>
          <w:p w14:paraId="57A6B13E" w14:textId="77777777" w:rsidR="002334C4" w:rsidRPr="00CC7991" w:rsidRDefault="002334C4" w:rsidP="009D7887">
            <w:pPr>
              <w:pStyle w:val="TableText"/>
              <w:keepNext/>
              <w:keepLines/>
              <w:numPr>
                <w:ilvl w:val="0"/>
                <w:numId w:val="4"/>
              </w:numPr>
              <w:tabs>
                <w:tab w:val="clear" w:pos="360"/>
                <w:tab w:val="num" w:pos="155"/>
              </w:tabs>
              <w:jc w:val="center"/>
              <w:rPr>
                <w:rFonts w:cs="Arial"/>
                <w:sz w:val="20"/>
              </w:rPr>
            </w:pPr>
          </w:p>
        </w:tc>
        <w:tc>
          <w:tcPr>
            <w:tcW w:w="1939" w:type="pct"/>
            <w:tcBorders>
              <w:bottom w:val="single" w:sz="4" w:space="0" w:color="auto"/>
            </w:tcBorders>
            <w:tcPrChange w:id="204" w:author="Batra Yogesh (EXT)" w:date="2018-04-13T12:30:00Z">
              <w:tcPr>
                <w:tcW w:w="3630" w:type="dxa"/>
                <w:tcBorders>
                  <w:bottom w:val="single" w:sz="4" w:space="0" w:color="auto"/>
                </w:tcBorders>
              </w:tcPr>
            </w:tcPrChange>
          </w:tcPr>
          <w:p w14:paraId="325301D8" w14:textId="77777777" w:rsidR="007A08BE" w:rsidRPr="00CC7991" w:rsidRDefault="002334C4" w:rsidP="007A08BE">
            <w:pPr>
              <w:rPr>
                <w:rFonts w:cs="Arial"/>
                <w:color w:val="000000" w:themeColor="text1"/>
                <w:sz w:val="20"/>
                <w:szCs w:val="20"/>
              </w:rPr>
            </w:pPr>
            <w:r w:rsidRPr="00CC7991">
              <w:rPr>
                <w:rFonts w:cs="Arial"/>
                <w:sz w:val="20"/>
                <w:szCs w:val="20"/>
                <w:rPrChange w:id="205" w:author="Batra Yogesh (EXT)" w:date="2018-04-13T12:30:00Z">
                  <w:rPr>
                    <w:rFonts w:asciiTheme="minorHAnsi" w:hAnsiTheme="minorHAnsi"/>
                    <w:sz w:val="20"/>
                    <w:szCs w:val="20"/>
                  </w:rPr>
                </w:rPrChange>
              </w:rPr>
              <w:t xml:space="preserve">Navigate to the </w:t>
            </w:r>
            <w:r w:rsidRPr="00CC7991">
              <w:rPr>
                <w:rFonts w:cs="Arial"/>
                <w:b/>
                <w:i/>
                <w:sz w:val="20"/>
                <w:szCs w:val="20"/>
                <w:rPrChange w:id="206" w:author="Batra Yogesh (EXT)" w:date="2018-04-13T12:30:00Z">
                  <w:rPr>
                    <w:rFonts w:asciiTheme="minorHAnsi" w:hAnsiTheme="minorHAnsi"/>
                    <w:b/>
                    <w:i/>
                    <w:sz w:val="20"/>
                    <w:szCs w:val="20"/>
                  </w:rPr>
                </w:rPrChange>
              </w:rPr>
              <w:t xml:space="preserve">Facility </w:t>
            </w:r>
            <w:r w:rsidRPr="00CC7991">
              <w:rPr>
                <w:rFonts w:cs="Arial"/>
                <w:sz w:val="20"/>
                <w:szCs w:val="20"/>
                <w:rPrChange w:id="207" w:author="Batra Yogesh (EXT)" w:date="2018-04-13T12:30:00Z">
                  <w:rPr>
                    <w:rFonts w:asciiTheme="minorHAnsi" w:hAnsiTheme="minorHAnsi"/>
                    <w:sz w:val="20"/>
                    <w:szCs w:val="20"/>
                  </w:rPr>
                </w:rPrChange>
              </w:rPr>
              <w:t xml:space="preserve">for which gas stream daily data is to be recorded using the drop down menus and click </w:t>
            </w:r>
            <w:r w:rsidRPr="00CC7991">
              <w:rPr>
                <w:rFonts w:cs="Arial"/>
                <w:b/>
                <w:i/>
                <w:sz w:val="20"/>
                <w:szCs w:val="20"/>
                <w:rPrChange w:id="208" w:author="Batra Yogesh (EXT)" w:date="2018-04-13T12:30:00Z">
                  <w:rPr>
                    <w:rFonts w:asciiTheme="minorHAnsi" w:hAnsiTheme="minorHAnsi"/>
                    <w:b/>
                    <w:i/>
                    <w:sz w:val="20"/>
                    <w:szCs w:val="20"/>
                  </w:rPr>
                </w:rPrChange>
              </w:rPr>
              <w:t>Go…</w:t>
            </w:r>
            <w:r w:rsidR="007A08BE" w:rsidRPr="00CC7991">
              <w:rPr>
                <w:rFonts w:cs="Arial"/>
                <w:b/>
                <w:i/>
                <w:sz w:val="20"/>
                <w:szCs w:val="20"/>
                <w:rPrChange w:id="209" w:author="Batra Yogesh (EXT)" w:date="2018-04-13T12:30:00Z">
                  <w:rPr>
                    <w:rFonts w:asciiTheme="minorHAnsi" w:hAnsiTheme="minorHAnsi"/>
                    <w:b/>
                    <w:i/>
                    <w:sz w:val="20"/>
                    <w:szCs w:val="20"/>
                  </w:rPr>
                </w:rPrChange>
              </w:rPr>
              <w:br/>
            </w:r>
            <w:r w:rsidR="007A08BE" w:rsidRPr="00CC7991">
              <w:rPr>
                <w:rFonts w:cs="Arial"/>
                <w:b/>
                <w:i/>
                <w:sz w:val="20"/>
                <w:szCs w:val="20"/>
                <w:rPrChange w:id="210" w:author="Batra Yogesh (EXT)" w:date="2018-04-13T12:30:00Z">
                  <w:rPr>
                    <w:rFonts w:asciiTheme="minorHAnsi" w:hAnsiTheme="minorHAnsi"/>
                    <w:b/>
                    <w:i/>
                    <w:sz w:val="20"/>
                    <w:szCs w:val="20"/>
                  </w:rPr>
                </w:rPrChange>
              </w:rPr>
              <w:br/>
            </w:r>
            <w:r w:rsidR="007A08BE" w:rsidRPr="00CC7991">
              <w:rPr>
                <w:rFonts w:cs="Arial"/>
                <w:b/>
                <w:i/>
                <w:sz w:val="20"/>
                <w:szCs w:val="20"/>
                <w:rPrChange w:id="211" w:author="Batra Yogesh (EXT)" w:date="2018-04-13T12:30:00Z">
                  <w:rPr>
                    <w:rFonts w:ascii="Century Gothic" w:hAnsi="Century Gothic"/>
                    <w:b/>
                    <w:i/>
                    <w:sz w:val="20"/>
                    <w:szCs w:val="20"/>
                  </w:rPr>
                </w:rPrChange>
              </w:rPr>
              <w:t>Operation Hierarchy</w:t>
            </w:r>
            <w:r w:rsidR="007A08BE" w:rsidRPr="00CC7991">
              <w:rPr>
                <w:rFonts w:cs="Arial"/>
                <w:b/>
                <w:i/>
                <w:sz w:val="20"/>
                <w:szCs w:val="20"/>
                <w:rPrChange w:id="212" w:author="Batra Yogesh (EXT)" w:date="2018-04-13T12:30:00Z">
                  <w:rPr>
                    <w:rFonts w:ascii="Century Gothic" w:hAnsi="Century Gothic"/>
                    <w:b/>
                    <w:i/>
                    <w:sz w:val="20"/>
                    <w:szCs w:val="20"/>
                  </w:rPr>
                </w:rPrChange>
              </w:rPr>
              <w:br/>
            </w:r>
            <w:r w:rsidR="007A08BE" w:rsidRPr="00CC7991">
              <w:rPr>
                <w:rFonts w:cs="Arial"/>
                <w:b/>
                <w:i/>
                <w:sz w:val="20"/>
                <w:szCs w:val="20"/>
                <w:rPrChange w:id="213" w:author="Batra Yogesh (EXT)" w:date="2018-04-13T12:30:00Z">
                  <w:rPr>
                    <w:rFonts w:ascii="Century Gothic" w:hAnsi="Century Gothic"/>
                    <w:b/>
                    <w:i/>
                    <w:sz w:val="20"/>
                    <w:szCs w:val="20"/>
                  </w:rPr>
                </w:rPrChange>
              </w:rPr>
              <w:br/>
            </w:r>
            <w:r w:rsidR="007A08BE" w:rsidRPr="00CC7991">
              <w:rPr>
                <w:rFonts w:cs="Arial"/>
                <w:color w:val="000000" w:themeColor="text1"/>
                <w:sz w:val="20"/>
                <w:szCs w:val="20"/>
              </w:rPr>
              <w:t>•</w:t>
            </w:r>
            <w:r w:rsidR="007A08BE" w:rsidRPr="00CC7991">
              <w:rPr>
                <w:rFonts w:cs="Arial"/>
                <w:color w:val="000000" w:themeColor="text1"/>
                <w:sz w:val="20"/>
                <w:szCs w:val="20"/>
              </w:rPr>
              <w:tab/>
              <w:t>Production Unit</w:t>
            </w:r>
          </w:p>
          <w:p w14:paraId="357A8DE4" w14:textId="77777777" w:rsidR="007A08BE" w:rsidRPr="00CC7991" w:rsidRDefault="007A08BE" w:rsidP="007A08BE">
            <w:pPr>
              <w:rPr>
                <w:rFonts w:cs="Arial"/>
                <w:color w:val="000000" w:themeColor="text1"/>
                <w:sz w:val="20"/>
                <w:szCs w:val="20"/>
              </w:rPr>
            </w:pPr>
            <w:r w:rsidRPr="00CC7991">
              <w:rPr>
                <w:rFonts w:cs="Arial"/>
                <w:color w:val="000000" w:themeColor="text1"/>
                <w:sz w:val="20"/>
                <w:szCs w:val="20"/>
              </w:rPr>
              <w:t>•</w:t>
            </w:r>
            <w:r w:rsidRPr="00CC7991">
              <w:rPr>
                <w:rFonts w:cs="Arial"/>
                <w:color w:val="000000" w:themeColor="text1"/>
                <w:sz w:val="20"/>
                <w:szCs w:val="20"/>
              </w:rPr>
              <w:tab/>
              <w:t>Production Sub Unit</w:t>
            </w:r>
          </w:p>
          <w:p w14:paraId="39A2362D" w14:textId="77777777" w:rsidR="007A08BE" w:rsidRPr="00CC7991" w:rsidRDefault="007A08BE" w:rsidP="007A08BE">
            <w:pPr>
              <w:rPr>
                <w:rFonts w:cs="Arial"/>
                <w:color w:val="000000" w:themeColor="text1"/>
                <w:sz w:val="20"/>
                <w:szCs w:val="20"/>
              </w:rPr>
            </w:pPr>
            <w:r w:rsidRPr="00CC7991">
              <w:rPr>
                <w:rFonts w:cs="Arial"/>
                <w:color w:val="000000" w:themeColor="text1"/>
                <w:sz w:val="20"/>
                <w:szCs w:val="20"/>
              </w:rPr>
              <w:t>•</w:t>
            </w:r>
            <w:r w:rsidRPr="00CC7991">
              <w:rPr>
                <w:rFonts w:cs="Arial"/>
                <w:color w:val="000000" w:themeColor="text1"/>
                <w:sz w:val="20"/>
                <w:szCs w:val="20"/>
              </w:rPr>
              <w:tab/>
              <w:t>Area</w:t>
            </w:r>
          </w:p>
          <w:p w14:paraId="1F0527BA" w14:textId="77777777" w:rsidR="007A08BE" w:rsidRPr="00CC7991" w:rsidRDefault="007A08BE" w:rsidP="007A08BE">
            <w:pPr>
              <w:rPr>
                <w:rFonts w:cs="Arial"/>
                <w:color w:val="000000" w:themeColor="text1"/>
                <w:sz w:val="20"/>
                <w:szCs w:val="20"/>
              </w:rPr>
            </w:pPr>
            <w:r w:rsidRPr="00CC7991">
              <w:rPr>
                <w:rFonts w:cs="Arial"/>
                <w:color w:val="000000" w:themeColor="text1"/>
                <w:sz w:val="20"/>
                <w:szCs w:val="20"/>
              </w:rPr>
              <w:t>•</w:t>
            </w:r>
            <w:r w:rsidRPr="00CC7991">
              <w:rPr>
                <w:rFonts w:cs="Arial"/>
                <w:color w:val="000000" w:themeColor="text1"/>
                <w:sz w:val="20"/>
                <w:szCs w:val="20"/>
              </w:rPr>
              <w:tab/>
              <w:t>Sub Area</w:t>
            </w:r>
          </w:p>
          <w:p w14:paraId="30EA79C1" w14:textId="23D1DA12" w:rsidR="002334C4" w:rsidRPr="00CC7991" w:rsidRDefault="007A08BE" w:rsidP="007A08BE">
            <w:pPr>
              <w:rPr>
                <w:rFonts w:cs="Arial"/>
                <w:color w:val="000000" w:themeColor="text1"/>
                <w:sz w:val="20"/>
                <w:szCs w:val="20"/>
              </w:rPr>
            </w:pPr>
            <w:r w:rsidRPr="00CC7991">
              <w:rPr>
                <w:rFonts w:cs="Arial"/>
                <w:color w:val="000000" w:themeColor="text1"/>
                <w:sz w:val="20"/>
                <w:szCs w:val="20"/>
              </w:rPr>
              <w:t>•</w:t>
            </w:r>
            <w:r w:rsidRPr="00CC7991">
              <w:rPr>
                <w:rFonts w:cs="Arial"/>
                <w:color w:val="000000" w:themeColor="text1"/>
                <w:sz w:val="20"/>
                <w:szCs w:val="20"/>
              </w:rPr>
              <w:tab/>
              <w:t>Facility Class 2</w:t>
            </w:r>
          </w:p>
        </w:tc>
        <w:tc>
          <w:tcPr>
            <w:tcW w:w="1154" w:type="pct"/>
            <w:tcBorders>
              <w:bottom w:val="single" w:sz="4" w:space="0" w:color="auto"/>
            </w:tcBorders>
            <w:tcPrChange w:id="214" w:author="Batra Yogesh (EXT)" w:date="2018-04-13T12:30:00Z">
              <w:tcPr>
                <w:tcW w:w="2160" w:type="dxa"/>
                <w:tcBorders>
                  <w:bottom w:val="single" w:sz="4" w:space="0" w:color="auto"/>
                </w:tcBorders>
              </w:tcPr>
            </w:tcPrChange>
          </w:tcPr>
          <w:p w14:paraId="67E6109A" w14:textId="77777777" w:rsidR="004432BF" w:rsidRPr="00CC7991" w:rsidRDefault="002334C4" w:rsidP="00623471">
            <w:pPr>
              <w:keepNext/>
              <w:keepLines/>
              <w:rPr>
                <w:ins w:id="215" w:author="Prakash Atul (Ext)" w:date="2018-03-27T20:45:00Z"/>
                <w:rFonts w:cs="Arial"/>
                <w:sz w:val="20"/>
                <w:szCs w:val="20"/>
                <w:rPrChange w:id="216" w:author="Batra Yogesh (EXT)" w:date="2018-04-13T12:30:00Z">
                  <w:rPr>
                    <w:ins w:id="217" w:author="Prakash Atul (Ext)" w:date="2018-03-27T20:45:00Z"/>
                    <w:rFonts w:asciiTheme="minorHAnsi" w:hAnsiTheme="minorHAnsi"/>
                    <w:sz w:val="20"/>
                    <w:szCs w:val="20"/>
                  </w:rPr>
                </w:rPrChange>
              </w:rPr>
            </w:pPr>
            <w:r w:rsidRPr="00CC7991">
              <w:rPr>
                <w:rFonts w:cs="Arial"/>
                <w:sz w:val="20"/>
                <w:szCs w:val="20"/>
                <w:rPrChange w:id="218" w:author="Batra Yogesh (EXT)" w:date="2018-04-13T12:30:00Z">
                  <w:rPr>
                    <w:rFonts w:asciiTheme="minorHAnsi" w:hAnsiTheme="minorHAnsi"/>
                    <w:sz w:val="20"/>
                    <w:szCs w:val="20"/>
                  </w:rPr>
                </w:rPrChange>
              </w:rPr>
              <w:t>Any existing instantiated measured gas streams will be displayed in the ‘</w:t>
            </w:r>
            <w:r w:rsidRPr="00CC7991">
              <w:rPr>
                <w:rFonts w:cs="Arial"/>
                <w:b/>
                <w:i/>
                <w:sz w:val="20"/>
                <w:szCs w:val="20"/>
                <w:rPrChange w:id="219" w:author="Batra Yogesh (EXT)" w:date="2018-04-13T12:30:00Z">
                  <w:rPr>
                    <w:rFonts w:asciiTheme="minorHAnsi" w:hAnsiTheme="minorHAnsi"/>
                    <w:b/>
                    <w:i/>
                    <w:sz w:val="20"/>
                    <w:szCs w:val="20"/>
                  </w:rPr>
                </w:rPrChange>
              </w:rPr>
              <w:t>Measured Figures</w:t>
            </w:r>
            <w:r w:rsidRPr="00CC7991">
              <w:rPr>
                <w:rFonts w:cs="Arial"/>
                <w:sz w:val="20"/>
                <w:szCs w:val="20"/>
                <w:rPrChange w:id="220" w:author="Batra Yogesh (EXT)" w:date="2018-04-13T12:30:00Z">
                  <w:rPr>
                    <w:rFonts w:asciiTheme="minorHAnsi" w:hAnsiTheme="minorHAnsi"/>
                    <w:sz w:val="20"/>
                    <w:szCs w:val="20"/>
                  </w:rPr>
                </w:rPrChange>
              </w:rPr>
              <w:t>’ data window.</w:t>
            </w:r>
            <w:r w:rsidR="007A08BE" w:rsidRPr="00CC7991">
              <w:rPr>
                <w:rFonts w:cs="Arial"/>
                <w:sz w:val="20"/>
                <w:szCs w:val="20"/>
                <w:rPrChange w:id="221" w:author="Batra Yogesh (EXT)" w:date="2018-04-13T12:30:00Z">
                  <w:rPr>
                    <w:rFonts w:asciiTheme="minorHAnsi" w:hAnsiTheme="minorHAnsi"/>
                    <w:sz w:val="20"/>
                    <w:szCs w:val="20"/>
                  </w:rPr>
                </w:rPrChange>
              </w:rPr>
              <w:br/>
            </w:r>
            <w:r w:rsidR="007A08BE" w:rsidRPr="00CC7991">
              <w:rPr>
                <w:rFonts w:cs="Arial"/>
                <w:sz w:val="20"/>
                <w:szCs w:val="20"/>
                <w:rPrChange w:id="222" w:author="Batra Yogesh (EXT)" w:date="2018-04-13T12:30:00Z">
                  <w:rPr>
                    <w:rFonts w:asciiTheme="minorHAnsi" w:hAnsiTheme="minorHAnsi"/>
                    <w:sz w:val="20"/>
                    <w:szCs w:val="20"/>
                  </w:rPr>
                </w:rPrChange>
              </w:rPr>
              <w:br/>
              <w:t>Columns shown as follows:</w:t>
            </w:r>
            <w:r w:rsidR="007A08BE" w:rsidRPr="00CC7991">
              <w:rPr>
                <w:rFonts w:cs="Arial"/>
                <w:sz w:val="20"/>
                <w:szCs w:val="20"/>
                <w:rPrChange w:id="223" w:author="Batra Yogesh (EXT)" w:date="2018-04-13T12:30:00Z">
                  <w:rPr>
                    <w:rFonts w:asciiTheme="minorHAnsi" w:hAnsiTheme="minorHAnsi"/>
                    <w:sz w:val="20"/>
                    <w:szCs w:val="20"/>
                  </w:rPr>
                </w:rPrChange>
              </w:rPr>
              <w:br/>
            </w:r>
            <w:r w:rsidR="007A08BE" w:rsidRPr="00CC7991">
              <w:rPr>
                <w:rFonts w:cs="Arial"/>
                <w:sz w:val="20"/>
                <w:szCs w:val="20"/>
                <w:rPrChange w:id="224" w:author="Batra Yogesh (EXT)" w:date="2018-04-13T12:30:00Z">
                  <w:rPr>
                    <w:rFonts w:asciiTheme="minorHAnsi" w:hAnsiTheme="minorHAnsi"/>
                    <w:sz w:val="20"/>
                    <w:szCs w:val="20"/>
                  </w:rPr>
                </w:rPrChange>
              </w:rPr>
              <w:br/>
              <w:t>•</w:t>
            </w:r>
            <w:del w:id="225" w:author="Prakash Atul (Ext)" w:date="2018-03-27T20:42:00Z">
              <w:r w:rsidR="007A08BE" w:rsidRPr="00CC7991" w:rsidDel="004432BF">
                <w:rPr>
                  <w:rFonts w:cs="Arial"/>
                  <w:sz w:val="20"/>
                  <w:szCs w:val="20"/>
                  <w:rPrChange w:id="226" w:author="Batra Yogesh (EXT)" w:date="2018-04-13T12:30:00Z">
                    <w:rPr>
                      <w:rFonts w:asciiTheme="minorHAnsi" w:hAnsiTheme="minorHAnsi"/>
                      <w:sz w:val="20"/>
                      <w:szCs w:val="20"/>
                    </w:rPr>
                  </w:rPrChange>
                </w:rPr>
                <w:delText xml:space="preserve"> </w:delText>
              </w:r>
            </w:del>
            <w:r w:rsidR="007A08BE" w:rsidRPr="00CC7991">
              <w:rPr>
                <w:rFonts w:cs="Arial"/>
                <w:sz w:val="20"/>
                <w:szCs w:val="20"/>
                <w:rPrChange w:id="227" w:author="Batra Yogesh (EXT)" w:date="2018-04-13T12:30:00Z">
                  <w:rPr>
                    <w:rFonts w:asciiTheme="minorHAnsi" w:hAnsiTheme="minorHAnsi"/>
                    <w:sz w:val="20"/>
                    <w:szCs w:val="20"/>
                  </w:rPr>
                </w:rPrChange>
              </w:rPr>
              <w:t>Stream Name</w:t>
            </w:r>
            <w:r w:rsidR="007A08BE" w:rsidRPr="00CC7991">
              <w:rPr>
                <w:rFonts w:cs="Arial"/>
                <w:sz w:val="20"/>
                <w:szCs w:val="20"/>
                <w:rPrChange w:id="228" w:author="Batra Yogesh (EXT)" w:date="2018-04-13T12:30:00Z">
                  <w:rPr>
                    <w:rFonts w:asciiTheme="minorHAnsi" w:hAnsiTheme="minorHAnsi"/>
                    <w:sz w:val="20"/>
                    <w:szCs w:val="20"/>
                  </w:rPr>
                </w:rPrChange>
              </w:rPr>
              <w:br/>
              <w:t>• Grs Vol[bbl]</w:t>
            </w:r>
          </w:p>
          <w:p w14:paraId="29CBC712" w14:textId="208FD226" w:rsidR="004432BF" w:rsidRPr="00CC7991" w:rsidRDefault="004432BF" w:rsidP="00623471">
            <w:pPr>
              <w:keepNext/>
              <w:keepLines/>
              <w:rPr>
                <w:ins w:id="229" w:author="Prakash Atul (Ext)" w:date="2018-03-27T20:42:00Z"/>
                <w:rFonts w:cs="Arial"/>
                <w:sz w:val="20"/>
                <w:szCs w:val="20"/>
                <w:rPrChange w:id="230" w:author="Batra Yogesh (EXT)" w:date="2018-04-13T12:30:00Z">
                  <w:rPr>
                    <w:ins w:id="231" w:author="Prakash Atul (Ext)" w:date="2018-03-27T20:42:00Z"/>
                    <w:rFonts w:asciiTheme="minorHAnsi" w:hAnsiTheme="minorHAnsi"/>
                    <w:sz w:val="20"/>
                    <w:szCs w:val="20"/>
                  </w:rPr>
                </w:rPrChange>
              </w:rPr>
            </w:pPr>
            <w:ins w:id="232" w:author="Prakash Atul (Ext)" w:date="2018-03-27T20:45:00Z">
              <w:r w:rsidRPr="00CC7991">
                <w:rPr>
                  <w:rFonts w:cs="Arial"/>
                  <w:sz w:val="20"/>
                  <w:szCs w:val="20"/>
                  <w:rPrChange w:id="233" w:author="Batra Yogesh (EXT)" w:date="2018-04-13T12:30:00Z">
                    <w:rPr>
                      <w:rFonts w:asciiTheme="minorHAnsi" w:hAnsiTheme="minorHAnsi"/>
                      <w:sz w:val="20"/>
                      <w:szCs w:val="20"/>
                    </w:rPr>
                  </w:rPrChange>
                </w:rPr>
                <w:t>Grs Mass[lb]</w:t>
              </w:r>
            </w:ins>
            <w:r w:rsidR="007A08BE" w:rsidRPr="00CC7991">
              <w:rPr>
                <w:rFonts w:cs="Arial"/>
                <w:sz w:val="20"/>
                <w:szCs w:val="20"/>
                <w:rPrChange w:id="234" w:author="Batra Yogesh (EXT)" w:date="2018-04-13T12:30:00Z">
                  <w:rPr>
                    <w:rFonts w:asciiTheme="minorHAnsi" w:hAnsiTheme="minorHAnsi"/>
                    <w:sz w:val="20"/>
                    <w:szCs w:val="20"/>
                  </w:rPr>
                </w:rPrChange>
              </w:rPr>
              <w:br/>
              <w:t>• TPH Morning[ppm]</w:t>
            </w:r>
          </w:p>
          <w:p w14:paraId="7EC2245D" w14:textId="267209AE" w:rsidR="007A08BE" w:rsidRPr="00CC7991" w:rsidRDefault="004432BF" w:rsidP="00623471">
            <w:pPr>
              <w:keepNext/>
              <w:keepLines/>
              <w:rPr>
                <w:rFonts w:cs="Arial"/>
                <w:sz w:val="20"/>
                <w:szCs w:val="20"/>
                <w:rPrChange w:id="235" w:author="Batra Yogesh (EXT)" w:date="2018-04-13T12:30:00Z">
                  <w:rPr>
                    <w:rFonts w:asciiTheme="minorHAnsi" w:hAnsiTheme="minorHAnsi"/>
                    <w:sz w:val="20"/>
                    <w:szCs w:val="20"/>
                  </w:rPr>
                </w:rPrChange>
              </w:rPr>
            </w:pPr>
            <w:ins w:id="236" w:author="Prakash Atul (Ext)" w:date="2018-03-27T20:42:00Z">
              <w:r w:rsidRPr="00CC7991">
                <w:rPr>
                  <w:rFonts w:cs="Arial"/>
                  <w:sz w:val="20"/>
                  <w:szCs w:val="20"/>
                  <w:rPrChange w:id="237" w:author="Batra Yogesh (EXT)" w:date="2018-04-13T12:30:00Z">
                    <w:rPr>
                      <w:rFonts w:asciiTheme="minorHAnsi" w:hAnsiTheme="minorHAnsi"/>
                      <w:sz w:val="20"/>
                      <w:szCs w:val="20"/>
                    </w:rPr>
                  </w:rPrChange>
                </w:rPr>
                <w:t>Suspended Solids[PPM]</w:t>
              </w:r>
            </w:ins>
            <w:r w:rsidR="007A08BE" w:rsidRPr="00CC7991">
              <w:rPr>
                <w:rFonts w:cs="Arial"/>
                <w:sz w:val="20"/>
                <w:szCs w:val="20"/>
                <w:rPrChange w:id="238" w:author="Batra Yogesh (EXT)" w:date="2018-04-13T12:30:00Z">
                  <w:rPr>
                    <w:rFonts w:asciiTheme="minorHAnsi" w:hAnsiTheme="minorHAnsi"/>
                    <w:sz w:val="20"/>
                    <w:szCs w:val="20"/>
                  </w:rPr>
                </w:rPrChange>
              </w:rPr>
              <w:br/>
              <w:t>• Evening[ppm]</w:t>
            </w:r>
            <w:r w:rsidR="007A08BE" w:rsidRPr="00CC7991">
              <w:rPr>
                <w:rFonts w:cs="Arial"/>
                <w:sz w:val="20"/>
                <w:szCs w:val="20"/>
                <w:rPrChange w:id="239" w:author="Batra Yogesh (EXT)" w:date="2018-04-13T12:30:00Z">
                  <w:rPr>
                    <w:rFonts w:asciiTheme="minorHAnsi" w:hAnsiTheme="minorHAnsi"/>
                    <w:sz w:val="20"/>
                    <w:szCs w:val="20"/>
                  </w:rPr>
                </w:rPrChange>
              </w:rPr>
              <w:br/>
              <w:t>• Hg[ppb]</w:t>
            </w:r>
            <w:r w:rsidR="007A08BE" w:rsidRPr="00CC7991">
              <w:rPr>
                <w:rFonts w:cs="Arial"/>
                <w:sz w:val="20"/>
                <w:szCs w:val="20"/>
                <w:rPrChange w:id="240" w:author="Batra Yogesh (EXT)" w:date="2018-04-13T12:30:00Z">
                  <w:rPr>
                    <w:rFonts w:asciiTheme="minorHAnsi" w:hAnsiTheme="minorHAnsi"/>
                    <w:sz w:val="20"/>
                    <w:szCs w:val="20"/>
                  </w:rPr>
                </w:rPrChange>
              </w:rPr>
              <w:br/>
              <w:t>• As[ppb]</w:t>
            </w:r>
          </w:p>
          <w:p w14:paraId="1F5D0D50" w14:textId="10A5739E" w:rsidR="007A08BE" w:rsidRPr="00CC7991" w:rsidRDefault="007A08BE" w:rsidP="00623471">
            <w:pPr>
              <w:keepNext/>
              <w:keepLines/>
              <w:rPr>
                <w:rFonts w:cs="Arial"/>
                <w:sz w:val="20"/>
                <w:szCs w:val="20"/>
                <w:rPrChange w:id="241" w:author="Batra Yogesh (EXT)" w:date="2018-04-13T12:30:00Z">
                  <w:rPr>
                    <w:rFonts w:asciiTheme="minorHAnsi" w:hAnsiTheme="minorHAnsi"/>
                    <w:sz w:val="20"/>
                    <w:szCs w:val="20"/>
                  </w:rPr>
                </w:rPrChange>
              </w:rPr>
            </w:pPr>
            <w:r w:rsidRPr="00CC7991">
              <w:rPr>
                <w:rFonts w:cs="Arial"/>
                <w:sz w:val="20"/>
                <w:szCs w:val="20"/>
                <w:rPrChange w:id="242" w:author="Batra Yogesh (EXT)" w:date="2018-04-13T12:30:00Z">
                  <w:rPr>
                    <w:rFonts w:asciiTheme="minorHAnsi" w:hAnsiTheme="minorHAnsi"/>
                    <w:sz w:val="20"/>
                    <w:szCs w:val="20"/>
                  </w:rPr>
                </w:rPrChange>
              </w:rPr>
              <w:t>• Comments</w:t>
            </w:r>
            <w:r w:rsidRPr="00CC7991">
              <w:rPr>
                <w:rFonts w:cs="Arial"/>
                <w:sz w:val="20"/>
                <w:szCs w:val="20"/>
                <w:rPrChange w:id="243" w:author="Batra Yogesh (EXT)" w:date="2018-04-13T12:30:00Z">
                  <w:rPr>
                    <w:rFonts w:asciiTheme="minorHAnsi" w:hAnsiTheme="minorHAnsi"/>
                    <w:sz w:val="20"/>
                    <w:szCs w:val="20"/>
                  </w:rPr>
                </w:rPrChange>
              </w:rPr>
              <w:br/>
            </w:r>
          </w:p>
          <w:p w14:paraId="5252F3C6" w14:textId="77777777" w:rsidR="002334C4" w:rsidRPr="00CC7991" w:rsidRDefault="002334C4" w:rsidP="00623471">
            <w:pPr>
              <w:keepNext/>
              <w:keepLines/>
              <w:rPr>
                <w:rFonts w:cs="Arial"/>
                <w:sz w:val="20"/>
                <w:szCs w:val="20"/>
                <w:rPrChange w:id="244" w:author="Batra Yogesh (EXT)" w:date="2018-04-13T12:30:00Z">
                  <w:rPr>
                    <w:rFonts w:asciiTheme="minorHAnsi" w:hAnsiTheme="minorHAnsi"/>
                    <w:sz w:val="20"/>
                    <w:szCs w:val="20"/>
                  </w:rPr>
                </w:rPrChange>
              </w:rPr>
            </w:pPr>
            <w:r w:rsidRPr="00CC7991">
              <w:rPr>
                <w:rFonts w:cs="Arial"/>
                <w:sz w:val="20"/>
                <w:szCs w:val="20"/>
                <w:rPrChange w:id="245" w:author="Batra Yogesh (EXT)" w:date="2018-04-13T12:30:00Z">
                  <w:rPr>
                    <w:rFonts w:asciiTheme="minorHAnsi" w:hAnsiTheme="minorHAnsi"/>
                    <w:sz w:val="20"/>
                    <w:szCs w:val="20"/>
                  </w:rPr>
                </w:rPrChange>
              </w:rPr>
              <w:t>Any derived gas streams will be displayed in the ‘</w:t>
            </w:r>
            <w:r w:rsidRPr="00CC7991">
              <w:rPr>
                <w:rFonts w:cs="Arial"/>
                <w:b/>
                <w:i/>
                <w:sz w:val="20"/>
                <w:szCs w:val="20"/>
                <w:rPrChange w:id="246" w:author="Batra Yogesh (EXT)" w:date="2018-04-13T12:30:00Z">
                  <w:rPr>
                    <w:rFonts w:asciiTheme="minorHAnsi" w:hAnsiTheme="minorHAnsi"/>
                    <w:b/>
                    <w:i/>
                    <w:sz w:val="20"/>
                    <w:szCs w:val="20"/>
                  </w:rPr>
                </w:rPrChange>
              </w:rPr>
              <w:t>Derived and Calculated Figures</w:t>
            </w:r>
            <w:r w:rsidRPr="00CC7991">
              <w:rPr>
                <w:rFonts w:cs="Arial"/>
                <w:sz w:val="20"/>
                <w:szCs w:val="20"/>
                <w:rPrChange w:id="247" w:author="Batra Yogesh (EXT)" w:date="2018-04-13T12:30:00Z">
                  <w:rPr>
                    <w:rFonts w:asciiTheme="minorHAnsi" w:hAnsiTheme="minorHAnsi"/>
                    <w:sz w:val="20"/>
                    <w:szCs w:val="20"/>
                  </w:rPr>
                </w:rPrChange>
              </w:rPr>
              <w:t>’ data window.</w:t>
            </w:r>
          </w:p>
          <w:p w14:paraId="034EBF95" w14:textId="77777777" w:rsidR="002334C4" w:rsidRPr="00CC7991" w:rsidRDefault="002334C4" w:rsidP="00F144A9">
            <w:pPr>
              <w:rPr>
                <w:rFonts w:cs="Arial"/>
                <w:sz w:val="20"/>
                <w:szCs w:val="20"/>
                <w:rPrChange w:id="248" w:author="Batra Yogesh (EXT)" w:date="2018-04-13T12:30:00Z">
                  <w:rPr>
                    <w:rFonts w:asciiTheme="minorHAnsi" w:hAnsiTheme="minorHAnsi"/>
                    <w:sz w:val="20"/>
                    <w:szCs w:val="20"/>
                  </w:rPr>
                </w:rPrChange>
              </w:rPr>
            </w:pPr>
            <w:r w:rsidRPr="00CC7991">
              <w:rPr>
                <w:rFonts w:cs="Arial"/>
                <w:sz w:val="20"/>
                <w:szCs w:val="20"/>
                <w:rPrChange w:id="249" w:author="Batra Yogesh (EXT)" w:date="2018-04-13T12:30:00Z">
                  <w:rPr>
                    <w:rFonts w:asciiTheme="minorHAnsi" w:hAnsiTheme="minorHAnsi"/>
                    <w:sz w:val="20"/>
                    <w:szCs w:val="20"/>
                  </w:rPr>
                </w:rPrChange>
              </w:rPr>
              <w:t>If no streams found that meet the chosen criteria, the following message is displayed in both the data sections: “no records found…”</w:t>
            </w:r>
          </w:p>
          <w:p w14:paraId="7157F5A8" w14:textId="7B01A9C7" w:rsidR="007A08BE" w:rsidRPr="00CC7991" w:rsidRDefault="007A08BE" w:rsidP="00F144A9">
            <w:pPr>
              <w:rPr>
                <w:rFonts w:cs="Arial"/>
                <w:sz w:val="20"/>
                <w:szCs w:val="20"/>
                <w:rPrChange w:id="250" w:author="Batra Yogesh (EXT)" w:date="2018-04-13T12:30:00Z">
                  <w:rPr>
                    <w:rFonts w:asciiTheme="minorHAnsi" w:hAnsiTheme="minorHAnsi"/>
                    <w:sz w:val="20"/>
                    <w:szCs w:val="20"/>
                  </w:rPr>
                </w:rPrChange>
              </w:rPr>
            </w:pPr>
            <w:r w:rsidRPr="00CC7991">
              <w:rPr>
                <w:rFonts w:cs="Arial"/>
                <w:sz w:val="20"/>
                <w:szCs w:val="20"/>
                <w:rPrChange w:id="251" w:author="Batra Yogesh (EXT)" w:date="2018-04-13T12:30:00Z">
                  <w:rPr>
                    <w:rFonts w:asciiTheme="minorHAnsi" w:hAnsiTheme="minorHAnsi"/>
                    <w:sz w:val="20"/>
                    <w:szCs w:val="20"/>
                  </w:rPr>
                </w:rPrChange>
              </w:rPr>
              <w:br/>
              <w:t>Columns shown as follows:</w:t>
            </w:r>
            <w:r w:rsidRPr="00CC7991">
              <w:rPr>
                <w:rFonts w:cs="Arial"/>
                <w:sz w:val="20"/>
                <w:szCs w:val="20"/>
                <w:rPrChange w:id="252" w:author="Batra Yogesh (EXT)" w:date="2018-04-13T12:30:00Z">
                  <w:rPr>
                    <w:rFonts w:asciiTheme="minorHAnsi" w:hAnsiTheme="minorHAnsi"/>
                    <w:sz w:val="20"/>
                    <w:szCs w:val="20"/>
                  </w:rPr>
                </w:rPrChange>
              </w:rPr>
              <w:br/>
            </w:r>
          </w:p>
          <w:p w14:paraId="61D2F304" w14:textId="77777777" w:rsidR="007A08BE" w:rsidRPr="00CC7991" w:rsidRDefault="007A08BE" w:rsidP="00F144A9">
            <w:pPr>
              <w:rPr>
                <w:rFonts w:cs="Arial"/>
                <w:sz w:val="20"/>
                <w:szCs w:val="20"/>
                <w:rPrChange w:id="253" w:author="Batra Yogesh (EXT)" w:date="2018-04-13T12:30:00Z">
                  <w:rPr>
                    <w:rFonts w:asciiTheme="minorHAnsi" w:hAnsiTheme="minorHAnsi"/>
                    <w:sz w:val="20"/>
                    <w:szCs w:val="20"/>
                  </w:rPr>
                </w:rPrChange>
              </w:rPr>
            </w:pPr>
            <w:r w:rsidRPr="00CC7991">
              <w:rPr>
                <w:rFonts w:cs="Arial"/>
                <w:sz w:val="20"/>
                <w:szCs w:val="20"/>
                <w:rPrChange w:id="254" w:author="Batra Yogesh (EXT)" w:date="2018-04-13T12:30:00Z">
                  <w:rPr>
                    <w:rFonts w:asciiTheme="minorHAnsi" w:hAnsiTheme="minorHAnsi"/>
                    <w:sz w:val="20"/>
                    <w:szCs w:val="20"/>
                  </w:rPr>
                </w:rPrChange>
              </w:rPr>
              <w:t>• Stream Name</w:t>
            </w:r>
            <w:r w:rsidRPr="00CC7991">
              <w:rPr>
                <w:rFonts w:cs="Arial"/>
                <w:sz w:val="20"/>
                <w:szCs w:val="20"/>
                <w:rPrChange w:id="255" w:author="Batra Yogesh (EXT)" w:date="2018-04-13T12:30:00Z">
                  <w:rPr>
                    <w:rFonts w:asciiTheme="minorHAnsi" w:hAnsiTheme="minorHAnsi"/>
                    <w:sz w:val="20"/>
                    <w:szCs w:val="20"/>
                  </w:rPr>
                </w:rPrChange>
              </w:rPr>
              <w:br/>
              <w:t>• Grs Vol[bbl]</w:t>
            </w:r>
          </w:p>
          <w:p w14:paraId="419A6A39" w14:textId="77777777" w:rsidR="007A08BE" w:rsidRPr="00CC7991" w:rsidRDefault="007A08BE" w:rsidP="00F144A9">
            <w:pPr>
              <w:rPr>
                <w:ins w:id="256" w:author="Prakash Atul (Ext)" w:date="2018-03-27T20:44:00Z"/>
                <w:rFonts w:cs="Arial"/>
                <w:sz w:val="20"/>
                <w:szCs w:val="20"/>
                <w:rPrChange w:id="257" w:author="Batra Yogesh (EXT)" w:date="2018-04-13T12:30:00Z">
                  <w:rPr>
                    <w:ins w:id="258" w:author="Prakash Atul (Ext)" w:date="2018-03-27T20:44:00Z"/>
                    <w:rFonts w:asciiTheme="minorHAnsi" w:hAnsiTheme="minorHAnsi"/>
                    <w:sz w:val="20"/>
                    <w:szCs w:val="20"/>
                  </w:rPr>
                </w:rPrChange>
              </w:rPr>
            </w:pPr>
            <w:r w:rsidRPr="00CC7991">
              <w:rPr>
                <w:rFonts w:cs="Arial"/>
                <w:sz w:val="20"/>
                <w:szCs w:val="20"/>
                <w:rPrChange w:id="259" w:author="Batra Yogesh (EXT)" w:date="2018-04-13T12:30:00Z">
                  <w:rPr>
                    <w:rFonts w:asciiTheme="minorHAnsi" w:hAnsiTheme="minorHAnsi"/>
                    <w:sz w:val="20"/>
                    <w:szCs w:val="20"/>
                  </w:rPr>
                </w:rPrChange>
              </w:rPr>
              <w:t xml:space="preserve">• </w:t>
            </w:r>
            <w:del w:id="260" w:author="Prakash Atul (Ext)" w:date="2018-03-27T20:44:00Z">
              <w:r w:rsidRPr="00CC7991" w:rsidDel="004432BF">
                <w:rPr>
                  <w:rFonts w:cs="Arial"/>
                  <w:sz w:val="20"/>
                  <w:szCs w:val="20"/>
                  <w:rPrChange w:id="261" w:author="Batra Yogesh (EXT)" w:date="2018-04-13T12:30:00Z">
                    <w:rPr>
                      <w:rFonts w:asciiTheme="minorHAnsi" w:hAnsiTheme="minorHAnsi"/>
                      <w:sz w:val="20"/>
                      <w:szCs w:val="20"/>
                    </w:rPr>
                  </w:rPrChange>
                </w:rPr>
                <w:delText>Stream Type</w:delText>
              </w:r>
            </w:del>
            <w:ins w:id="262" w:author="Prakash Atul (Ext)" w:date="2018-03-27T20:44:00Z">
              <w:r w:rsidR="004432BF" w:rsidRPr="00CC7991">
                <w:rPr>
                  <w:rFonts w:cs="Arial"/>
                  <w:sz w:val="20"/>
                  <w:szCs w:val="20"/>
                  <w:rPrChange w:id="263" w:author="Batra Yogesh (EXT)" w:date="2018-04-13T12:30:00Z">
                    <w:rPr>
                      <w:rFonts w:asciiTheme="minorHAnsi" w:hAnsiTheme="minorHAnsi"/>
                      <w:sz w:val="20"/>
                      <w:szCs w:val="20"/>
                    </w:rPr>
                  </w:rPrChange>
                </w:rPr>
                <w:t>Allocated Vol[bbl]</w:t>
              </w:r>
            </w:ins>
          </w:p>
          <w:p w14:paraId="2E4DBFF9" w14:textId="054331E7" w:rsidR="004432BF" w:rsidRPr="00CC7991" w:rsidRDefault="004432BF" w:rsidP="00F144A9">
            <w:pPr>
              <w:rPr>
                <w:rFonts w:cs="Arial"/>
                <w:color w:val="000000" w:themeColor="text1"/>
                <w:sz w:val="20"/>
                <w:szCs w:val="20"/>
              </w:rPr>
            </w:pPr>
            <w:ins w:id="264" w:author="Prakash Atul (Ext)" w:date="2018-03-27T20:44:00Z">
              <w:r w:rsidRPr="00CC7991">
                <w:rPr>
                  <w:rFonts w:cs="Arial"/>
                  <w:sz w:val="20"/>
                  <w:szCs w:val="20"/>
                  <w:rPrChange w:id="265" w:author="Batra Yogesh (EXT)" w:date="2018-04-13T12:30:00Z">
                    <w:rPr>
                      <w:rFonts w:asciiTheme="minorHAnsi" w:hAnsiTheme="minorHAnsi"/>
                      <w:sz w:val="20"/>
                      <w:szCs w:val="20"/>
                    </w:rPr>
                  </w:rPrChange>
                </w:rPr>
                <w:t>Factor</w:t>
              </w:r>
            </w:ins>
          </w:p>
        </w:tc>
        <w:tc>
          <w:tcPr>
            <w:tcW w:w="1538" w:type="pct"/>
            <w:tcBorders>
              <w:bottom w:val="single" w:sz="4" w:space="0" w:color="auto"/>
            </w:tcBorders>
            <w:tcPrChange w:id="266" w:author="Batra Yogesh (EXT)" w:date="2018-04-13T12:30:00Z">
              <w:tcPr>
                <w:tcW w:w="2880" w:type="dxa"/>
                <w:tcBorders>
                  <w:bottom w:val="single" w:sz="4" w:space="0" w:color="auto"/>
                </w:tcBorders>
              </w:tcPr>
            </w:tcPrChange>
          </w:tcPr>
          <w:p w14:paraId="77CA8BA5" w14:textId="2EB07BEB" w:rsidR="002334C4" w:rsidRPr="00CC7991" w:rsidRDefault="002334C4" w:rsidP="007712F2">
            <w:pPr>
              <w:keepNext/>
              <w:keepLines/>
              <w:rPr>
                <w:rFonts w:cs="Arial"/>
                <w:sz w:val="20"/>
                <w:szCs w:val="20"/>
              </w:rPr>
            </w:pPr>
            <w:r w:rsidRPr="00CC7991">
              <w:rPr>
                <w:rFonts w:cs="Arial"/>
                <w:sz w:val="20"/>
                <w:szCs w:val="20"/>
                <w:rPrChange w:id="267" w:author="Batra Yogesh (EXT)" w:date="2018-04-13T12:30:00Z">
                  <w:rPr>
                    <w:rFonts w:asciiTheme="minorHAnsi" w:hAnsiTheme="minorHAnsi"/>
                    <w:sz w:val="20"/>
                    <w:szCs w:val="20"/>
                  </w:rPr>
                </w:rPrChange>
              </w:rPr>
              <w:t xml:space="preserve">Strm Category is auto-populated for the streams in ‘Measured Figures’ data </w:t>
            </w:r>
            <w:del w:id="268" w:author="Batra Yogesh (EXT)" w:date="2018-04-04T17:16:00Z">
              <w:r w:rsidRPr="00CC7991" w:rsidDel="00573B7C">
                <w:rPr>
                  <w:rFonts w:cs="Arial"/>
                  <w:sz w:val="20"/>
                  <w:szCs w:val="20"/>
                  <w:rPrChange w:id="269" w:author="Batra Yogesh (EXT)" w:date="2018-04-13T12:30:00Z">
                    <w:rPr>
                      <w:rFonts w:asciiTheme="minorHAnsi" w:hAnsiTheme="minorHAnsi"/>
                      <w:sz w:val="20"/>
                      <w:szCs w:val="20"/>
                    </w:rPr>
                  </w:rPrChange>
                </w:rPr>
                <w:delText>widnow</w:delText>
              </w:r>
            </w:del>
            <w:ins w:id="270" w:author="Batra Yogesh (EXT)" w:date="2018-04-04T17:16:00Z">
              <w:r w:rsidR="00573B7C" w:rsidRPr="00CC7991">
                <w:rPr>
                  <w:rFonts w:cs="Arial"/>
                  <w:sz w:val="20"/>
                  <w:szCs w:val="20"/>
                  <w:rPrChange w:id="271" w:author="Batra Yogesh (EXT)" w:date="2018-04-13T12:30:00Z">
                    <w:rPr>
                      <w:rFonts w:asciiTheme="minorHAnsi" w:hAnsiTheme="minorHAnsi"/>
                      <w:sz w:val="20"/>
                      <w:szCs w:val="20"/>
                    </w:rPr>
                  </w:rPrChange>
                </w:rPr>
                <w:t>window</w:t>
              </w:r>
            </w:ins>
          </w:p>
        </w:tc>
      </w:tr>
      <w:tr w:rsidR="002334C4" w:rsidRPr="00CC7991" w14:paraId="6B78AF6C" w14:textId="77777777" w:rsidTr="00CC7991">
        <w:tc>
          <w:tcPr>
            <w:tcW w:w="369" w:type="pct"/>
            <w:shd w:val="clear" w:color="auto" w:fill="C6D9F1" w:themeFill="text2" w:themeFillTint="33"/>
            <w:tcPrChange w:id="272" w:author="Batra Yogesh (EXT)" w:date="2018-04-13T12:30:00Z">
              <w:tcPr>
                <w:tcW w:w="690" w:type="dxa"/>
                <w:shd w:val="clear" w:color="auto" w:fill="C6D9F1" w:themeFill="text2" w:themeFillTint="33"/>
              </w:tcPr>
            </w:tcPrChange>
          </w:tcPr>
          <w:p w14:paraId="12AE48D5" w14:textId="77777777" w:rsidR="002334C4" w:rsidRPr="00CC7991" w:rsidRDefault="002334C4" w:rsidP="009D7887">
            <w:pPr>
              <w:pStyle w:val="TableText"/>
              <w:keepNext/>
              <w:keepLines/>
              <w:numPr>
                <w:ilvl w:val="0"/>
                <w:numId w:val="4"/>
              </w:numPr>
              <w:tabs>
                <w:tab w:val="clear" w:pos="360"/>
                <w:tab w:val="num" w:pos="155"/>
              </w:tabs>
              <w:jc w:val="center"/>
              <w:rPr>
                <w:rFonts w:cs="Arial"/>
                <w:sz w:val="20"/>
              </w:rPr>
            </w:pPr>
          </w:p>
        </w:tc>
        <w:tc>
          <w:tcPr>
            <w:tcW w:w="1939" w:type="pct"/>
            <w:tcBorders>
              <w:bottom w:val="single" w:sz="4" w:space="0" w:color="auto"/>
            </w:tcBorders>
            <w:tcPrChange w:id="273" w:author="Batra Yogesh (EXT)" w:date="2018-04-13T12:30:00Z">
              <w:tcPr>
                <w:tcW w:w="3630" w:type="dxa"/>
                <w:tcBorders>
                  <w:bottom w:val="single" w:sz="4" w:space="0" w:color="auto"/>
                </w:tcBorders>
              </w:tcPr>
            </w:tcPrChange>
          </w:tcPr>
          <w:p w14:paraId="432CD04C" w14:textId="7B383966" w:rsidR="002334C4" w:rsidRPr="00CC7991" w:rsidRDefault="002334C4" w:rsidP="00726BBA">
            <w:pPr>
              <w:rPr>
                <w:rFonts w:cs="Arial"/>
                <w:sz w:val="20"/>
                <w:szCs w:val="20"/>
                <w:rPrChange w:id="274" w:author="Batra Yogesh (EXT)" w:date="2018-04-13T12:30:00Z">
                  <w:rPr>
                    <w:rFonts w:asciiTheme="minorHAnsi" w:hAnsiTheme="minorHAnsi"/>
                    <w:sz w:val="20"/>
                    <w:szCs w:val="20"/>
                  </w:rPr>
                </w:rPrChange>
              </w:rPr>
            </w:pPr>
            <w:r w:rsidRPr="00CC7991">
              <w:rPr>
                <w:rFonts w:cs="Arial"/>
                <w:sz w:val="20"/>
                <w:szCs w:val="20"/>
                <w:rPrChange w:id="275" w:author="Batra Yogesh (EXT)" w:date="2018-04-13T12:30:00Z">
                  <w:rPr>
                    <w:rFonts w:asciiTheme="minorHAnsi" w:hAnsiTheme="minorHAnsi"/>
                    <w:sz w:val="20"/>
                    <w:szCs w:val="20"/>
                  </w:rPr>
                </w:rPrChange>
              </w:rPr>
              <w:t>Select the record for which data has to be modified</w:t>
            </w:r>
          </w:p>
        </w:tc>
        <w:tc>
          <w:tcPr>
            <w:tcW w:w="1154" w:type="pct"/>
            <w:tcBorders>
              <w:bottom w:val="single" w:sz="4" w:space="0" w:color="auto"/>
            </w:tcBorders>
            <w:tcPrChange w:id="276" w:author="Batra Yogesh (EXT)" w:date="2018-04-13T12:30:00Z">
              <w:tcPr>
                <w:tcW w:w="2160" w:type="dxa"/>
                <w:tcBorders>
                  <w:bottom w:val="single" w:sz="4" w:space="0" w:color="auto"/>
                </w:tcBorders>
              </w:tcPr>
            </w:tcPrChange>
          </w:tcPr>
          <w:p w14:paraId="36FEFCD6" w14:textId="2BA5D1A1" w:rsidR="002334C4" w:rsidRPr="00CC7991" w:rsidRDefault="002334C4" w:rsidP="00623471">
            <w:pPr>
              <w:keepNext/>
              <w:keepLines/>
              <w:rPr>
                <w:rFonts w:cs="Arial"/>
                <w:sz w:val="20"/>
                <w:szCs w:val="20"/>
                <w:rPrChange w:id="277" w:author="Batra Yogesh (EXT)" w:date="2018-04-13T12:30:00Z">
                  <w:rPr>
                    <w:rFonts w:asciiTheme="minorHAnsi" w:hAnsiTheme="minorHAnsi"/>
                    <w:sz w:val="20"/>
                    <w:szCs w:val="20"/>
                  </w:rPr>
                </w:rPrChange>
              </w:rPr>
            </w:pPr>
            <w:r w:rsidRPr="00CC7991">
              <w:rPr>
                <w:rFonts w:cs="Arial"/>
                <w:sz w:val="20"/>
                <w:szCs w:val="20"/>
                <w:rPrChange w:id="278" w:author="Batra Yogesh (EXT)" w:date="2018-04-13T12:30:00Z">
                  <w:rPr>
                    <w:rFonts w:asciiTheme="minorHAnsi" w:hAnsiTheme="minorHAnsi"/>
                    <w:sz w:val="20"/>
                    <w:szCs w:val="20"/>
                  </w:rPr>
                </w:rPrChange>
              </w:rPr>
              <w:t>Record is highlighted</w:t>
            </w:r>
            <w:del w:id="279" w:author="Prakash Atul (Ext)" w:date="2018-03-27T20:44:00Z">
              <w:r w:rsidRPr="00CC7991" w:rsidDel="004432BF">
                <w:rPr>
                  <w:rFonts w:cs="Arial"/>
                  <w:sz w:val="20"/>
                  <w:szCs w:val="20"/>
                  <w:rPrChange w:id="280" w:author="Batra Yogesh (EXT)" w:date="2018-04-13T12:30:00Z">
                    <w:rPr>
                      <w:rFonts w:asciiTheme="minorHAnsi" w:hAnsiTheme="minorHAnsi"/>
                      <w:sz w:val="20"/>
                      <w:szCs w:val="20"/>
                    </w:rPr>
                  </w:rPrChange>
                </w:rPr>
                <w:delText xml:space="preserve"> in light blue color</w:delText>
              </w:r>
            </w:del>
          </w:p>
          <w:p w14:paraId="293FC0F0" w14:textId="77777777" w:rsidR="002334C4" w:rsidRPr="00CC7991" w:rsidRDefault="002334C4" w:rsidP="00623471">
            <w:pPr>
              <w:rPr>
                <w:rFonts w:cs="Arial"/>
                <w:sz w:val="20"/>
                <w:szCs w:val="20"/>
                <w:rPrChange w:id="281" w:author="Batra Yogesh (EXT)" w:date="2018-04-13T12:30:00Z">
                  <w:rPr>
                    <w:rFonts w:asciiTheme="minorHAnsi" w:hAnsiTheme="minorHAnsi"/>
                    <w:sz w:val="20"/>
                    <w:szCs w:val="20"/>
                  </w:rPr>
                </w:rPrChange>
              </w:rPr>
            </w:pPr>
          </w:p>
        </w:tc>
        <w:tc>
          <w:tcPr>
            <w:tcW w:w="1538" w:type="pct"/>
            <w:tcBorders>
              <w:bottom w:val="single" w:sz="4" w:space="0" w:color="auto"/>
            </w:tcBorders>
            <w:tcPrChange w:id="282" w:author="Batra Yogesh (EXT)" w:date="2018-04-13T12:30:00Z">
              <w:tcPr>
                <w:tcW w:w="2880" w:type="dxa"/>
                <w:tcBorders>
                  <w:bottom w:val="single" w:sz="4" w:space="0" w:color="auto"/>
                </w:tcBorders>
              </w:tcPr>
            </w:tcPrChange>
          </w:tcPr>
          <w:p w14:paraId="0DD97C0D" w14:textId="13C50CC6" w:rsidR="002334C4" w:rsidRPr="00CC7991" w:rsidRDefault="002334C4" w:rsidP="007712F2">
            <w:pPr>
              <w:keepNext/>
              <w:keepLines/>
              <w:rPr>
                <w:rFonts w:cs="Arial"/>
                <w:color w:val="000000" w:themeColor="text1"/>
                <w:sz w:val="20"/>
                <w:szCs w:val="20"/>
              </w:rPr>
            </w:pPr>
            <w:r w:rsidRPr="00CC7991">
              <w:rPr>
                <w:rFonts w:cs="Arial"/>
                <w:sz w:val="20"/>
                <w:rPrChange w:id="283" w:author="Batra Yogesh (EXT)" w:date="2018-04-13T12:30:00Z">
                  <w:rPr>
                    <w:rFonts w:asciiTheme="minorHAnsi" w:hAnsiTheme="minorHAnsi"/>
                    <w:sz w:val="20"/>
                  </w:rPr>
                </w:rPrChange>
              </w:rPr>
              <w:t>Note: Insert icon is disabled. Records are auto generated using instantiation process</w:t>
            </w:r>
          </w:p>
        </w:tc>
      </w:tr>
      <w:tr w:rsidR="002334C4" w:rsidRPr="00CC7991" w14:paraId="1D2506E3" w14:textId="77777777" w:rsidTr="00CC7991">
        <w:tc>
          <w:tcPr>
            <w:tcW w:w="369" w:type="pct"/>
            <w:shd w:val="clear" w:color="auto" w:fill="C6D9F1" w:themeFill="text2" w:themeFillTint="33"/>
            <w:tcPrChange w:id="284" w:author="Batra Yogesh (EXT)" w:date="2018-04-13T12:30:00Z">
              <w:tcPr>
                <w:tcW w:w="690" w:type="dxa"/>
                <w:shd w:val="clear" w:color="auto" w:fill="C6D9F1" w:themeFill="text2" w:themeFillTint="33"/>
              </w:tcPr>
            </w:tcPrChange>
          </w:tcPr>
          <w:p w14:paraId="0FEEC4FD" w14:textId="77777777" w:rsidR="002334C4" w:rsidRPr="00CC7991" w:rsidRDefault="002334C4" w:rsidP="009D7887">
            <w:pPr>
              <w:pStyle w:val="TableText"/>
              <w:keepNext/>
              <w:keepLines/>
              <w:numPr>
                <w:ilvl w:val="0"/>
                <w:numId w:val="4"/>
              </w:numPr>
              <w:tabs>
                <w:tab w:val="clear" w:pos="360"/>
                <w:tab w:val="num" w:pos="155"/>
              </w:tabs>
              <w:jc w:val="center"/>
              <w:rPr>
                <w:rFonts w:cs="Arial"/>
                <w:sz w:val="20"/>
              </w:rPr>
            </w:pPr>
          </w:p>
        </w:tc>
        <w:tc>
          <w:tcPr>
            <w:tcW w:w="1939" w:type="pct"/>
            <w:tcBorders>
              <w:bottom w:val="single" w:sz="4" w:space="0" w:color="auto"/>
            </w:tcBorders>
            <w:tcPrChange w:id="285" w:author="Batra Yogesh (EXT)" w:date="2018-04-13T12:30:00Z">
              <w:tcPr>
                <w:tcW w:w="3630" w:type="dxa"/>
                <w:tcBorders>
                  <w:bottom w:val="single" w:sz="4" w:space="0" w:color="auto"/>
                </w:tcBorders>
              </w:tcPr>
            </w:tcPrChange>
          </w:tcPr>
          <w:p w14:paraId="5607D009" w14:textId="46078E8A" w:rsidR="002334C4" w:rsidRPr="00CC7991" w:rsidRDefault="002334C4" w:rsidP="002334C4">
            <w:pPr>
              <w:rPr>
                <w:rFonts w:cs="Arial"/>
                <w:sz w:val="20"/>
                <w:szCs w:val="20"/>
                <w:rPrChange w:id="286" w:author="Batra Yogesh (EXT)" w:date="2018-04-13T12:30:00Z">
                  <w:rPr>
                    <w:rFonts w:asciiTheme="minorHAnsi" w:hAnsiTheme="minorHAnsi"/>
                    <w:sz w:val="20"/>
                    <w:szCs w:val="20"/>
                  </w:rPr>
                </w:rPrChange>
              </w:rPr>
            </w:pPr>
            <w:r w:rsidRPr="00CC7991">
              <w:rPr>
                <w:rFonts w:cs="Arial"/>
                <w:sz w:val="20"/>
                <w:szCs w:val="20"/>
                <w:rPrChange w:id="287" w:author="Batra Yogesh (EXT)" w:date="2018-04-13T12:30:00Z">
                  <w:rPr>
                    <w:rFonts w:asciiTheme="minorHAnsi" w:hAnsiTheme="minorHAnsi"/>
                    <w:sz w:val="20"/>
                    <w:szCs w:val="20"/>
                  </w:rPr>
                </w:rPrChange>
              </w:rPr>
              <w:t xml:space="preserve">Enter Standard volume in </w:t>
            </w:r>
            <w:r w:rsidRPr="00CC7991">
              <w:rPr>
                <w:rFonts w:cs="Arial"/>
                <w:b/>
                <w:i/>
                <w:sz w:val="20"/>
                <w:szCs w:val="20"/>
                <w:rPrChange w:id="288" w:author="Batra Yogesh (EXT)" w:date="2018-04-13T12:30:00Z">
                  <w:rPr>
                    <w:rFonts w:asciiTheme="minorHAnsi" w:hAnsiTheme="minorHAnsi"/>
                    <w:b/>
                    <w:i/>
                    <w:sz w:val="20"/>
                    <w:szCs w:val="20"/>
                  </w:rPr>
                </w:rPrChange>
              </w:rPr>
              <w:t>Grs Vol [</w:t>
            </w:r>
            <w:r w:rsidR="007A08BE" w:rsidRPr="00CC7991">
              <w:rPr>
                <w:rFonts w:cs="Arial"/>
                <w:b/>
                <w:i/>
                <w:sz w:val="20"/>
                <w:szCs w:val="20"/>
                <w:rPrChange w:id="289" w:author="Batra Yogesh (EXT)" w:date="2018-04-13T12:30:00Z">
                  <w:rPr>
                    <w:rFonts w:asciiTheme="minorHAnsi" w:hAnsiTheme="minorHAnsi"/>
                    <w:b/>
                    <w:i/>
                    <w:sz w:val="20"/>
                    <w:szCs w:val="20"/>
                  </w:rPr>
                </w:rPrChange>
              </w:rPr>
              <w:t>bbl</w:t>
            </w:r>
            <w:r w:rsidRPr="00CC7991">
              <w:rPr>
                <w:rFonts w:cs="Arial"/>
                <w:b/>
                <w:i/>
                <w:sz w:val="20"/>
                <w:szCs w:val="20"/>
                <w:rPrChange w:id="290" w:author="Batra Yogesh (EXT)" w:date="2018-04-13T12:30:00Z">
                  <w:rPr>
                    <w:rFonts w:asciiTheme="minorHAnsi" w:hAnsiTheme="minorHAnsi"/>
                    <w:b/>
                    <w:i/>
                    <w:sz w:val="20"/>
                    <w:szCs w:val="20"/>
                  </w:rPr>
                </w:rPrChange>
              </w:rPr>
              <w:t xml:space="preserve">] </w:t>
            </w:r>
            <w:r w:rsidRPr="00CC7991">
              <w:rPr>
                <w:rFonts w:cs="Arial"/>
                <w:sz w:val="20"/>
                <w:szCs w:val="20"/>
                <w:rPrChange w:id="291" w:author="Batra Yogesh (EXT)" w:date="2018-04-13T12:30:00Z">
                  <w:rPr>
                    <w:rFonts w:asciiTheme="minorHAnsi" w:hAnsiTheme="minorHAnsi"/>
                    <w:sz w:val="20"/>
                    <w:szCs w:val="20"/>
                  </w:rPr>
                </w:rPrChange>
              </w:rPr>
              <w:t>field for each stream</w:t>
            </w:r>
          </w:p>
        </w:tc>
        <w:tc>
          <w:tcPr>
            <w:tcW w:w="1154" w:type="pct"/>
            <w:tcBorders>
              <w:bottom w:val="single" w:sz="4" w:space="0" w:color="auto"/>
            </w:tcBorders>
            <w:tcPrChange w:id="292" w:author="Batra Yogesh (EXT)" w:date="2018-04-13T12:30:00Z">
              <w:tcPr>
                <w:tcW w:w="2160" w:type="dxa"/>
                <w:tcBorders>
                  <w:bottom w:val="single" w:sz="4" w:space="0" w:color="auto"/>
                </w:tcBorders>
              </w:tcPr>
            </w:tcPrChange>
          </w:tcPr>
          <w:p w14:paraId="04C4D6F8" w14:textId="03726406" w:rsidR="002334C4" w:rsidRPr="00CC7991" w:rsidRDefault="002334C4" w:rsidP="00623471">
            <w:pPr>
              <w:rPr>
                <w:rFonts w:cs="Arial"/>
                <w:sz w:val="20"/>
                <w:szCs w:val="20"/>
                <w:rPrChange w:id="293" w:author="Batra Yogesh (EXT)" w:date="2018-04-13T12:30:00Z">
                  <w:rPr>
                    <w:rFonts w:asciiTheme="minorHAnsi" w:hAnsiTheme="minorHAnsi"/>
                    <w:sz w:val="20"/>
                    <w:szCs w:val="20"/>
                  </w:rPr>
                </w:rPrChange>
              </w:rPr>
            </w:pPr>
            <w:r w:rsidRPr="00CC7991">
              <w:rPr>
                <w:rFonts w:cs="Arial"/>
                <w:sz w:val="20"/>
                <w:szCs w:val="20"/>
                <w:rPrChange w:id="294" w:author="Batra Yogesh (EXT)" w:date="2018-04-13T12:30:00Z">
                  <w:rPr>
                    <w:rFonts w:asciiTheme="minorHAnsi" w:hAnsiTheme="minorHAnsi"/>
                    <w:sz w:val="20"/>
                    <w:szCs w:val="20"/>
                  </w:rPr>
                </w:rPrChange>
              </w:rPr>
              <w:t>Grs volume is displayed</w:t>
            </w:r>
          </w:p>
        </w:tc>
        <w:tc>
          <w:tcPr>
            <w:tcW w:w="1538" w:type="pct"/>
            <w:tcBorders>
              <w:bottom w:val="single" w:sz="4" w:space="0" w:color="auto"/>
            </w:tcBorders>
            <w:tcPrChange w:id="295" w:author="Batra Yogesh (EXT)" w:date="2018-04-13T12:30:00Z">
              <w:tcPr>
                <w:tcW w:w="2880" w:type="dxa"/>
                <w:tcBorders>
                  <w:bottom w:val="single" w:sz="4" w:space="0" w:color="auto"/>
                </w:tcBorders>
              </w:tcPr>
            </w:tcPrChange>
          </w:tcPr>
          <w:p w14:paraId="0E779893" w14:textId="3EFD4DC6" w:rsidR="002334C4" w:rsidRPr="00CC7991" w:rsidRDefault="002334C4" w:rsidP="00F62284">
            <w:pPr>
              <w:keepNext/>
              <w:keepLines/>
              <w:rPr>
                <w:rFonts w:cs="Arial"/>
                <w:sz w:val="20"/>
                <w:szCs w:val="20"/>
              </w:rPr>
            </w:pPr>
            <w:r w:rsidRPr="00CC7991">
              <w:rPr>
                <w:rFonts w:cs="Arial"/>
                <w:sz w:val="20"/>
                <w:szCs w:val="20"/>
                <w:rPrChange w:id="296" w:author="Batra Yogesh (EXT)" w:date="2018-04-13T12:30:00Z">
                  <w:rPr>
                    <w:rFonts w:asciiTheme="minorHAnsi" w:hAnsiTheme="minorHAnsi"/>
                    <w:sz w:val="20"/>
                    <w:szCs w:val="20"/>
                  </w:rPr>
                </w:rPrChange>
              </w:rPr>
              <w:t>Depending on the configuration, the data for all these attributes can be populated using ECIS.</w:t>
            </w:r>
          </w:p>
        </w:tc>
      </w:tr>
      <w:tr w:rsidR="002334C4" w:rsidRPr="00CC7991" w14:paraId="2C0853B7" w14:textId="77777777" w:rsidTr="00CC7991">
        <w:tc>
          <w:tcPr>
            <w:tcW w:w="369" w:type="pct"/>
            <w:shd w:val="clear" w:color="auto" w:fill="C6D9F1" w:themeFill="text2" w:themeFillTint="33"/>
            <w:tcPrChange w:id="297" w:author="Batra Yogesh (EXT)" w:date="2018-04-13T12:30:00Z">
              <w:tcPr>
                <w:tcW w:w="690" w:type="dxa"/>
                <w:shd w:val="clear" w:color="auto" w:fill="C6D9F1" w:themeFill="text2" w:themeFillTint="33"/>
              </w:tcPr>
            </w:tcPrChange>
          </w:tcPr>
          <w:p w14:paraId="1E2F8961" w14:textId="77777777" w:rsidR="002334C4" w:rsidRPr="00CC7991" w:rsidRDefault="002334C4" w:rsidP="009D7887">
            <w:pPr>
              <w:pStyle w:val="TableText"/>
              <w:keepNext/>
              <w:keepLines/>
              <w:numPr>
                <w:ilvl w:val="0"/>
                <w:numId w:val="4"/>
              </w:numPr>
              <w:tabs>
                <w:tab w:val="clear" w:pos="360"/>
                <w:tab w:val="num" w:pos="155"/>
              </w:tabs>
              <w:jc w:val="center"/>
              <w:rPr>
                <w:rFonts w:cs="Arial"/>
                <w:sz w:val="20"/>
              </w:rPr>
            </w:pPr>
          </w:p>
        </w:tc>
        <w:tc>
          <w:tcPr>
            <w:tcW w:w="1939" w:type="pct"/>
            <w:tcBorders>
              <w:bottom w:val="single" w:sz="4" w:space="0" w:color="auto"/>
            </w:tcBorders>
            <w:tcPrChange w:id="298" w:author="Batra Yogesh (EXT)" w:date="2018-04-13T12:30:00Z">
              <w:tcPr>
                <w:tcW w:w="3630" w:type="dxa"/>
                <w:tcBorders>
                  <w:bottom w:val="single" w:sz="4" w:space="0" w:color="auto"/>
                </w:tcBorders>
              </w:tcPr>
            </w:tcPrChange>
          </w:tcPr>
          <w:p w14:paraId="20B61054" w14:textId="1976BCF4" w:rsidR="002334C4" w:rsidRPr="00CC7991" w:rsidRDefault="002334C4" w:rsidP="00726BBA">
            <w:pPr>
              <w:rPr>
                <w:rFonts w:cs="Arial"/>
                <w:sz w:val="20"/>
                <w:szCs w:val="20"/>
                <w:rPrChange w:id="299" w:author="Batra Yogesh (EXT)" w:date="2018-04-13T12:30:00Z">
                  <w:rPr>
                    <w:rFonts w:asciiTheme="minorHAnsi" w:hAnsiTheme="minorHAnsi"/>
                    <w:sz w:val="20"/>
                    <w:szCs w:val="20"/>
                  </w:rPr>
                </w:rPrChange>
              </w:rPr>
            </w:pPr>
            <w:r w:rsidRPr="00CC7991">
              <w:rPr>
                <w:rFonts w:cs="Arial"/>
                <w:sz w:val="20"/>
                <w:szCs w:val="20"/>
                <w:rPrChange w:id="300" w:author="Batra Yogesh (EXT)" w:date="2018-04-13T12:30:00Z">
                  <w:rPr>
                    <w:rFonts w:asciiTheme="minorHAnsi" w:hAnsiTheme="minorHAnsi"/>
                    <w:sz w:val="20"/>
                    <w:szCs w:val="20"/>
                  </w:rPr>
                </w:rPrChange>
              </w:rPr>
              <w:t xml:space="preserve">Click the </w:t>
            </w:r>
            <w:r w:rsidRPr="00CC7991">
              <w:rPr>
                <w:rFonts w:cs="Arial"/>
                <w:b/>
                <w:i/>
                <w:sz w:val="20"/>
                <w:szCs w:val="20"/>
                <w:rPrChange w:id="301" w:author="Batra Yogesh (EXT)" w:date="2018-04-13T12:30:00Z">
                  <w:rPr>
                    <w:rFonts w:asciiTheme="minorHAnsi" w:hAnsiTheme="minorHAnsi"/>
                    <w:b/>
                    <w:i/>
                    <w:sz w:val="20"/>
                    <w:szCs w:val="20"/>
                  </w:rPr>
                </w:rPrChange>
              </w:rPr>
              <w:t>Save</w:t>
            </w:r>
            <w:r w:rsidRPr="00CC7991">
              <w:rPr>
                <w:rFonts w:cs="Arial"/>
                <w:sz w:val="20"/>
                <w:szCs w:val="20"/>
                <w:rPrChange w:id="302" w:author="Batra Yogesh (EXT)" w:date="2018-04-13T12:30:00Z">
                  <w:rPr>
                    <w:rFonts w:asciiTheme="minorHAnsi" w:hAnsiTheme="minorHAnsi"/>
                    <w:sz w:val="20"/>
                    <w:szCs w:val="20"/>
                  </w:rPr>
                </w:rPrChange>
              </w:rPr>
              <w:t xml:space="preserve"> icon</w:t>
            </w:r>
          </w:p>
        </w:tc>
        <w:tc>
          <w:tcPr>
            <w:tcW w:w="1154" w:type="pct"/>
            <w:tcBorders>
              <w:bottom w:val="single" w:sz="4" w:space="0" w:color="auto"/>
            </w:tcBorders>
            <w:tcPrChange w:id="303" w:author="Batra Yogesh (EXT)" w:date="2018-04-13T12:30:00Z">
              <w:tcPr>
                <w:tcW w:w="2160" w:type="dxa"/>
                <w:tcBorders>
                  <w:bottom w:val="single" w:sz="4" w:space="0" w:color="auto"/>
                </w:tcBorders>
              </w:tcPr>
            </w:tcPrChange>
          </w:tcPr>
          <w:p w14:paraId="7B3B9176" w14:textId="77777777" w:rsidR="002334C4" w:rsidRPr="00CC7991" w:rsidRDefault="002334C4" w:rsidP="00623471">
            <w:pPr>
              <w:keepNext/>
              <w:keepLines/>
              <w:rPr>
                <w:rFonts w:cs="Arial"/>
                <w:sz w:val="20"/>
                <w:szCs w:val="20"/>
                <w:rPrChange w:id="304" w:author="Batra Yogesh (EXT)" w:date="2018-04-13T12:30:00Z">
                  <w:rPr>
                    <w:rFonts w:asciiTheme="minorHAnsi" w:hAnsiTheme="minorHAnsi"/>
                    <w:sz w:val="20"/>
                    <w:szCs w:val="20"/>
                  </w:rPr>
                </w:rPrChange>
              </w:rPr>
            </w:pPr>
            <w:r w:rsidRPr="00CC7991">
              <w:rPr>
                <w:rFonts w:cs="Arial"/>
                <w:sz w:val="20"/>
                <w:szCs w:val="20"/>
                <w:rPrChange w:id="305" w:author="Batra Yogesh (EXT)" w:date="2018-04-13T12:30:00Z">
                  <w:rPr>
                    <w:rFonts w:asciiTheme="minorHAnsi" w:hAnsiTheme="minorHAnsi"/>
                    <w:sz w:val="20"/>
                    <w:szCs w:val="20"/>
                  </w:rPr>
                </w:rPrChange>
              </w:rPr>
              <w:t xml:space="preserve">Entry is saved </w:t>
            </w:r>
          </w:p>
          <w:p w14:paraId="37485E3E" w14:textId="77777777" w:rsidR="002334C4" w:rsidRPr="00CC7991" w:rsidRDefault="002334C4" w:rsidP="00623471">
            <w:pPr>
              <w:keepNext/>
              <w:keepLines/>
              <w:rPr>
                <w:rFonts w:cs="Arial"/>
                <w:sz w:val="20"/>
                <w:szCs w:val="20"/>
                <w:rPrChange w:id="306" w:author="Batra Yogesh (EXT)" w:date="2018-04-13T12:30:00Z">
                  <w:rPr>
                    <w:rFonts w:asciiTheme="minorHAnsi" w:hAnsiTheme="minorHAnsi"/>
                    <w:sz w:val="20"/>
                    <w:szCs w:val="20"/>
                  </w:rPr>
                </w:rPrChange>
              </w:rPr>
            </w:pPr>
            <w:r w:rsidRPr="00CC7991">
              <w:rPr>
                <w:rFonts w:cs="Arial"/>
                <w:sz w:val="20"/>
                <w:szCs w:val="20"/>
                <w:rPrChange w:id="307" w:author="Batra Yogesh (EXT)" w:date="2018-04-13T12:30:00Z">
                  <w:rPr>
                    <w:rFonts w:asciiTheme="minorHAnsi" w:hAnsiTheme="minorHAnsi"/>
                    <w:sz w:val="20"/>
                    <w:szCs w:val="20"/>
                  </w:rPr>
                </w:rPrChange>
              </w:rPr>
              <w:t xml:space="preserve">The following fields are automatically populated: </w:t>
            </w:r>
          </w:p>
          <w:p w14:paraId="039D21F0" w14:textId="0D0F355B" w:rsidR="002334C4" w:rsidRPr="00CC7991" w:rsidRDefault="007A08BE" w:rsidP="00B94638">
            <w:pPr>
              <w:pStyle w:val="ListParagraph"/>
              <w:numPr>
                <w:ilvl w:val="0"/>
                <w:numId w:val="24"/>
              </w:numPr>
              <w:rPr>
                <w:rFonts w:cs="Arial"/>
                <w:sz w:val="20"/>
                <w:szCs w:val="20"/>
                <w:rPrChange w:id="308" w:author="Batra Yogesh (EXT)" w:date="2018-04-13T12:30:00Z">
                  <w:rPr>
                    <w:rFonts w:asciiTheme="minorHAnsi" w:hAnsiTheme="minorHAnsi"/>
                    <w:sz w:val="20"/>
                    <w:szCs w:val="20"/>
                  </w:rPr>
                </w:rPrChange>
              </w:rPr>
            </w:pPr>
            <w:r w:rsidRPr="00CC7991">
              <w:rPr>
                <w:rFonts w:cs="Arial"/>
                <w:b/>
                <w:i/>
                <w:sz w:val="20"/>
                <w:szCs w:val="20"/>
                <w:rPrChange w:id="309" w:author="Batra Yogesh (EXT)" w:date="2018-04-13T12:30:00Z">
                  <w:rPr>
                    <w:rFonts w:asciiTheme="minorHAnsi" w:hAnsiTheme="minorHAnsi"/>
                    <w:b/>
                    <w:i/>
                    <w:sz w:val="20"/>
                    <w:szCs w:val="20"/>
                  </w:rPr>
                </w:rPrChange>
              </w:rPr>
              <w:t>Grs Vol [bbl</w:t>
            </w:r>
            <w:r w:rsidR="002334C4" w:rsidRPr="00CC7991">
              <w:rPr>
                <w:rFonts w:cs="Arial"/>
                <w:b/>
                <w:i/>
                <w:sz w:val="20"/>
                <w:szCs w:val="20"/>
                <w:rPrChange w:id="310" w:author="Batra Yogesh (EXT)" w:date="2018-04-13T12:30:00Z">
                  <w:rPr>
                    <w:rFonts w:asciiTheme="minorHAnsi" w:hAnsiTheme="minorHAnsi"/>
                    <w:b/>
                    <w:i/>
                    <w:sz w:val="20"/>
                    <w:szCs w:val="20"/>
                  </w:rPr>
                </w:rPrChange>
              </w:rPr>
              <w:t>],</w:t>
            </w:r>
          </w:p>
        </w:tc>
        <w:tc>
          <w:tcPr>
            <w:tcW w:w="1538" w:type="pct"/>
            <w:tcBorders>
              <w:bottom w:val="single" w:sz="4" w:space="0" w:color="auto"/>
            </w:tcBorders>
            <w:tcPrChange w:id="311" w:author="Batra Yogesh (EXT)" w:date="2018-04-13T12:30:00Z">
              <w:tcPr>
                <w:tcW w:w="2880" w:type="dxa"/>
                <w:tcBorders>
                  <w:bottom w:val="single" w:sz="4" w:space="0" w:color="auto"/>
                </w:tcBorders>
              </w:tcPr>
            </w:tcPrChange>
          </w:tcPr>
          <w:p w14:paraId="5AEB1D18" w14:textId="64CA1B5B" w:rsidR="002334C4" w:rsidRPr="00CC7991" w:rsidRDefault="002334C4" w:rsidP="00623471">
            <w:pPr>
              <w:keepNext/>
              <w:keepLines/>
              <w:rPr>
                <w:rFonts w:cs="Arial"/>
                <w:sz w:val="20"/>
                <w:szCs w:val="20"/>
                <w:rPrChange w:id="312" w:author="Batra Yogesh (EXT)" w:date="2018-04-13T12:30:00Z">
                  <w:rPr>
                    <w:rFonts w:asciiTheme="minorHAnsi" w:hAnsiTheme="minorHAnsi"/>
                    <w:sz w:val="20"/>
                    <w:szCs w:val="20"/>
                  </w:rPr>
                </w:rPrChange>
              </w:rPr>
            </w:pPr>
            <w:r w:rsidRPr="00CC7991">
              <w:rPr>
                <w:rFonts w:cs="Arial"/>
                <w:sz w:val="20"/>
                <w:szCs w:val="20"/>
                <w:rPrChange w:id="313" w:author="Batra Yogesh (EXT)" w:date="2018-04-13T12:30:00Z">
                  <w:rPr>
                    <w:rFonts w:asciiTheme="minorHAnsi" w:hAnsiTheme="minorHAnsi"/>
                    <w:sz w:val="20"/>
                    <w:szCs w:val="20"/>
                  </w:rPr>
                </w:rPrChange>
              </w:rPr>
              <w:t>Repeat steps 4-</w:t>
            </w:r>
            <w:r w:rsidR="007A08BE" w:rsidRPr="00CC7991">
              <w:rPr>
                <w:rFonts w:cs="Arial"/>
                <w:sz w:val="20"/>
                <w:szCs w:val="20"/>
                <w:rPrChange w:id="314" w:author="Batra Yogesh (EXT)" w:date="2018-04-13T12:30:00Z">
                  <w:rPr>
                    <w:rFonts w:asciiTheme="minorHAnsi" w:hAnsiTheme="minorHAnsi"/>
                    <w:sz w:val="20"/>
                    <w:szCs w:val="20"/>
                  </w:rPr>
                </w:rPrChange>
              </w:rPr>
              <w:t>6</w:t>
            </w:r>
            <w:r w:rsidRPr="00CC7991">
              <w:rPr>
                <w:rFonts w:cs="Arial"/>
                <w:sz w:val="20"/>
                <w:szCs w:val="20"/>
                <w:rPrChange w:id="315" w:author="Batra Yogesh (EXT)" w:date="2018-04-13T12:30:00Z">
                  <w:rPr>
                    <w:rFonts w:asciiTheme="minorHAnsi" w:hAnsiTheme="minorHAnsi"/>
                    <w:sz w:val="20"/>
                    <w:szCs w:val="20"/>
                  </w:rPr>
                </w:rPrChange>
              </w:rPr>
              <w:t xml:space="preserve"> for other streams in ‘Measured Figures’ data window.</w:t>
            </w:r>
          </w:p>
          <w:p w14:paraId="3E2BA93D" w14:textId="08C7FDF6" w:rsidR="002334C4" w:rsidRPr="00CC7991" w:rsidRDefault="002334C4" w:rsidP="007712F2">
            <w:pPr>
              <w:keepNext/>
              <w:keepLines/>
              <w:rPr>
                <w:rFonts w:cs="Arial"/>
                <w:sz w:val="20"/>
                <w:szCs w:val="20"/>
              </w:rPr>
            </w:pPr>
            <w:r w:rsidRPr="00CC7991">
              <w:rPr>
                <w:rFonts w:cs="Arial"/>
                <w:sz w:val="20"/>
                <w:szCs w:val="20"/>
                <w:rPrChange w:id="316" w:author="Batra Yogesh (EXT)" w:date="2018-04-13T12:30:00Z">
                  <w:rPr>
                    <w:rFonts w:asciiTheme="minorHAnsi" w:hAnsiTheme="minorHAnsi"/>
                    <w:sz w:val="20"/>
                    <w:szCs w:val="20"/>
                  </w:rPr>
                </w:rPrChange>
              </w:rPr>
              <w:t>Once the data is entered for all the measured streams, the data for derived streams, if any, may be auto-populated at this stage.</w:t>
            </w:r>
          </w:p>
        </w:tc>
      </w:tr>
      <w:tr w:rsidR="002334C4" w:rsidRPr="00CC7991" w14:paraId="43D445DB" w14:textId="77777777" w:rsidTr="00CC7991">
        <w:tc>
          <w:tcPr>
            <w:tcW w:w="369" w:type="pct"/>
            <w:tcBorders>
              <w:top w:val="single" w:sz="4" w:space="0" w:color="auto"/>
              <w:bottom w:val="single" w:sz="4" w:space="0" w:color="auto"/>
            </w:tcBorders>
            <w:shd w:val="clear" w:color="auto" w:fill="C6D9F1" w:themeFill="text2" w:themeFillTint="33"/>
            <w:tcPrChange w:id="317" w:author="Batra Yogesh (EXT)" w:date="2018-04-13T12:30:00Z">
              <w:tcPr>
                <w:tcW w:w="690" w:type="dxa"/>
                <w:tcBorders>
                  <w:top w:val="single" w:sz="4" w:space="0" w:color="auto"/>
                  <w:bottom w:val="single" w:sz="4" w:space="0" w:color="auto"/>
                </w:tcBorders>
                <w:shd w:val="clear" w:color="auto" w:fill="C6D9F1" w:themeFill="text2" w:themeFillTint="33"/>
              </w:tcPr>
            </w:tcPrChange>
          </w:tcPr>
          <w:p w14:paraId="216DD4E8" w14:textId="77777777" w:rsidR="002334C4" w:rsidRPr="00CC7991" w:rsidRDefault="002334C4" w:rsidP="009D7887">
            <w:pPr>
              <w:pStyle w:val="TableText"/>
              <w:keepNext/>
              <w:keepLines/>
              <w:numPr>
                <w:ilvl w:val="1"/>
                <w:numId w:val="5"/>
              </w:numPr>
              <w:jc w:val="center"/>
              <w:rPr>
                <w:rFonts w:cs="Arial"/>
                <w:sz w:val="20"/>
              </w:rPr>
            </w:pPr>
          </w:p>
        </w:tc>
        <w:tc>
          <w:tcPr>
            <w:tcW w:w="1939" w:type="pct"/>
            <w:shd w:val="clear" w:color="auto" w:fill="C6D9F1" w:themeFill="text2" w:themeFillTint="33"/>
            <w:tcPrChange w:id="318" w:author="Batra Yogesh (EXT)" w:date="2018-04-13T12:30:00Z">
              <w:tcPr>
                <w:tcW w:w="3630" w:type="dxa"/>
                <w:shd w:val="clear" w:color="auto" w:fill="C6D9F1" w:themeFill="text2" w:themeFillTint="33"/>
              </w:tcPr>
            </w:tcPrChange>
          </w:tcPr>
          <w:p w14:paraId="0D8D9337" w14:textId="2182B9E7" w:rsidR="002334C4" w:rsidRPr="00CC7991" w:rsidRDefault="002334C4" w:rsidP="00B317C9">
            <w:pPr>
              <w:pStyle w:val="TableText"/>
              <w:keepNext/>
              <w:keepLines/>
              <w:rPr>
                <w:rFonts w:cs="Arial"/>
                <w:sz w:val="20"/>
                <w:szCs w:val="20"/>
                <w:rPrChange w:id="319" w:author="Batra Yogesh (EXT)" w:date="2018-04-13T12:30:00Z">
                  <w:rPr>
                    <w:rFonts w:asciiTheme="minorHAnsi" w:hAnsiTheme="minorHAnsi"/>
                    <w:sz w:val="20"/>
                    <w:szCs w:val="20"/>
                  </w:rPr>
                </w:rPrChange>
              </w:rPr>
            </w:pPr>
            <w:r w:rsidRPr="00CC7991">
              <w:rPr>
                <w:rFonts w:cs="Arial"/>
                <w:sz w:val="20"/>
                <w:szCs w:val="20"/>
                <w:rPrChange w:id="320" w:author="Batra Yogesh (EXT)" w:date="2018-04-13T12:30:00Z">
                  <w:rPr>
                    <w:rFonts w:asciiTheme="minorHAnsi" w:hAnsiTheme="minorHAnsi"/>
                    <w:sz w:val="20"/>
                    <w:szCs w:val="20"/>
                  </w:rPr>
                </w:rPrChange>
              </w:rPr>
              <w:t>End of Use case</w:t>
            </w:r>
          </w:p>
        </w:tc>
        <w:tc>
          <w:tcPr>
            <w:tcW w:w="1154" w:type="pct"/>
            <w:shd w:val="clear" w:color="auto" w:fill="C6D9F1" w:themeFill="text2" w:themeFillTint="33"/>
            <w:tcPrChange w:id="321" w:author="Batra Yogesh (EXT)" w:date="2018-04-13T12:30:00Z">
              <w:tcPr>
                <w:tcW w:w="2160" w:type="dxa"/>
                <w:shd w:val="clear" w:color="auto" w:fill="C6D9F1" w:themeFill="text2" w:themeFillTint="33"/>
              </w:tcPr>
            </w:tcPrChange>
          </w:tcPr>
          <w:p w14:paraId="0B554AAC" w14:textId="77777777" w:rsidR="002334C4" w:rsidRPr="00CC7991" w:rsidRDefault="002334C4" w:rsidP="007F76A3">
            <w:pPr>
              <w:keepNext/>
              <w:keepLines/>
              <w:rPr>
                <w:rFonts w:cs="Arial"/>
                <w:sz w:val="20"/>
                <w:szCs w:val="20"/>
                <w:rPrChange w:id="322" w:author="Batra Yogesh (EXT)" w:date="2018-04-13T12:30:00Z">
                  <w:rPr>
                    <w:rFonts w:asciiTheme="minorHAnsi" w:hAnsiTheme="minorHAnsi"/>
                    <w:sz w:val="20"/>
                    <w:szCs w:val="20"/>
                  </w:rPr>
                </w:rPrChange>
              </w:rPr>
            </w:pPr>
          </w:p>
        </w:tc>
        <w:tc>
          <w:tcPr>
            <w:tcW w:w="1538" w:type="pct"/>
            <w:shd w:val="clear" w:color="auto" w:fill="C6D9F1" w:themeFill="text2" w:themeFillTint="33"/>
            <w:tcPrChange w:id="323" w:author="Batra Yogesh (EXT)" w:date="2018-04-13T12:30:00Z">
              <w:tcPr>
                <w:tcW w:w="2880" w:type="dxa"/>
                <w:shd w:val="clear" w:color="auto" w:fill="C6D9F1" w:themeFill="text2" w:themeFillTint="33"/>
              </w:tcPr>
            </w:tcPrChange>
          </w:tcPr>
          <w:p w14:paraId="621E69F8" w14:textId="77777777" w:rsidR="002334C4" w:rsidRPr="00CC7991" w:rsidRDefault="002334C4" w:rsidP="007F76A3">
            <w:pPr>
              <w:keepNext/>
              <w:keepLines/>
              <w:rPr>
                <w:rFonts w:cs="Arial"/>
                <w:sz w:val="20"/>
              </w:rPr>
            </w:pPr>
          </w:p>
        </w:tc>
      </w:tr>
    </w:tbl>
    <w:p w14:paraId="0BAA37FC" w14:textId="77777777" w:rsidR="006B18DE" w:rsidRPr="00CC7991" w:rsidRDefault="006B18DE">
      <w:pPr>
        <w:pStyle w:val="Header"/>
        <w:tabs>
          <w:tab w:val="clear" w:pos="4320"/>
          <w:tab w:val="clear" w:pos="8640"/>
        </w:tabs>
        <w:rPr>
          <w:rFonts w:cs="Arial"/>
        </w:rPr>
      </w:pPr>
    </w:p>
    <w:p w14:paraId="0BAA37FD" w14:textId="77777777" w:rsidR="004D61A0" w:rsidRPr="00CC7991" w:rsidRDefault="004D61A0">
      <w:pPr>
        <w:pStyle w:val="Header"/>
        <w:tabs>
          <w:tab w:val="clear" w:pos="4320"/>
          <w:tab w:val="clear" w:pos="8640"/>
        </w:tabs>
        <w:rPr>
          <w:rFonts w:cs="Arial"/>
        </w:rPr>
      </w:pPr>
    </w:p>
    <w:p w14:paraId="0BAA37FE" w14:textId="77777777" w:rsidR="00AB281C" w:rsidRPr="00CC7991" w:rsidRDefault="00AB281C">
      <w:pPr>
        <w:rPr>
          <w:rFonts w:cs="Arial"/>
          <w:b/>
          <w:bCs/>
          <w:sz w:val="24"/>
          <w:szCs w:val="32"/>
        </w:rPr>
      </w:pPr>
      <w:bookmarkStart w:id="324" w:name="_Toc240857192"/>
      <w:r w:rsidRPr="00CC7991">
        <w:rPr>
          <w:rFonts w:cs="Arial"/>
        </w:rPr>
        <w:br w:type="page"/>
      </w:r>
    </w:p>
    <w:p w14:paraId="0BAA37FF" w14:textId="7A236ADF" w:rsidR="004D61A0" w:rsidRPr="00CC7991" w:rsidRDefault="004D61A0" w:rsidP="005D1403">
      <w:pPr>
        <w:pStyle w:val="Heading1"/>
      </w:pPr>
      <w:bookmarkStart w:id="325" w:name="_Toc500764659"/>
      <w:r w:rsidRPr="00CC7991">
        <w:lastRenderedPageBreak/>
        <w:t>Alternative</w:t>
      </w:r>
      <w:bookmarkEnd w:id="324"/>
      <w:r w:rsidR="00BF2F96" w:rsidRPr="00CC7991">
        <w:t>s</w:t>
      </w:r>
      <w:bookmarkEnd w:id="325"/>
    </w:p>
    <w:p w14:paraId="0BAA3800" w14:textId="1C864765" w:rsidR="0006165A" w:rsidRPr="00CC7991" w:rsidRDefault="004D61A0" w:rsidP="00447470">
      <w:pPr>
        <w:pStyle w:val="Heading2"/>
      </w:pPr>
      <w:bookmarkStart w:id="326" w:name="_Toc55750750"/>
      <w:bookmarkStart w:id="327" w:name="_Toc55748915"/>
      <w:bookmarkStart w:id="328" w:name="_Toc240857193"/>
      <w:bookmarkStart w:id="329" w:name="_Toc500764660"/>
      <w:r w:rsidRPr="00CC7991">
        <w:t xml:space="preserve">Alternate </w:t>
      </w:r>
      <w:r w:rsidR="00447470" w:rsidRPr="00CC7991">
        <w:t>Flow</w:t>
      </w:r>
      <w:r w:rsidRPr="00CC7991">
        <w:t xml:space="preserve"> A1:</w:t>
      </w:r>
      <w:bookmarkEnd w:id="326"/>
      <w:r w:rsidRPr="00CC7991">
        <w:t xml:space="preserve"> </w:t>
      </w:r>
      <w:bookmarkEnd w:id="327"/>
      <w:bookmarkEnd w:id="328"/>
      <w:r w:rsidR="008C1871" w:rsidRPr="00CC7991">
        <w:t xml:space="preserve">To correct or update the attributes of an existing </w:t>
      </w:r>
      <w:r w:rsidR="00F62284" w:rsidRPr="00CC7991">
        <w:t>Entry</w:t>
      </w:r>
      <w:bookmarkEnd w:id="329"/>
    </w:p>
    <w:p w14:paraId="566B838C" w14:textId="50568948" w:rsidR="008C1871" w:rsidRPr="00CC7991" w:rsidRDefault="00662009" w:rsidP="008C1871">
      <w:pPr>
        <w:pStyle w:val="Heading1"/>
        <w:numPr>
          <w:ilvl w:val="0"/>
          <w:numId w:val="0"/>
        </w:numPr>
        <w:rPr>
          <w:b w:val="0"/>
          <w:color w:val="auto"/>
          <w:sz w:val="20"/>
          <w:szCs w:val="20"/>
        </w:rPr>
      </w:pPr>
      <w:bookmarkStart w:id="330" w:name="_Toc500764661"/>
      <w:r w:rsidRPr="00CC7991">
        <w:rPr>
          <w:b w:val="0"/>
          <w:iCs/>
          <w:color w:val="auto"/>
          <w:sz w:val="20"/>
          <w:szCs w:val="20"/>
        </w:rPr>
        <w:t>Updates required for stream values due to poor data transfer from source system or mismeasurement</w:t>
      </w:r>
      <w:bookmarkEnd w:id="330"/>
      <w:r w:rsidR="008C1871" w:rsidRPr="00CC7991">
        <w:rPr>
          <w:b w:val="0"/>
          <w:color w:val="auto"/>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331" w:author="Batra Yogesh (EXT)" w:date="2018-04-13T12:30:00Z">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29"/>
        <w:gridCol w:w="3443"/>
        <w:gridCol w:w="2790"/>
        <w:gridCol w:w="2188"/>
        <w:tblGridChange w:id="332">
          <w:tblGrid>
            <w:gridCol w:w="900"/>
            <w:gridCol w:w="3330"/>
            <w:gridCol w:w="2700"/>
            <w:gridCol w:w="2116"/>
          </w:tblGrid>
        </w:tblGridChange>
      </w:tblGrid>
      <w:tr w:rsidR="009D7887" w:rsidRPr="00CC7991" w14:paraId="0BAA3807" w14:textId="77777777" w:rsidTr="00CC7991">
        <w:trPr>
          <w:cantSplit/>
          <w:tblHeader/>
          <w:trPrChange w:id="333" w:author="Batra Yogesh (EXT)" w:date="2018-04-13T12:30:00Z">
            <w:trPr>
              <w:cantSplit/>
              <w:tblHeader/>
            </w:trPr>
          </w:trPrChange>
        </w:trPr>
        <w:tc>
          <w:tcPr>
            <w:tcW w:w="497" w:type="pct"/>
            <w:tcBorders>
              <w:bottom w:val="single" w:sz="4" w:space="0" w:color="auto"/>
            </w:tcBorders>
            <w:shd w:val="clear" w:color="auto" w:fill="3399FF"/>
            <w:tcPrChange w:id="334" w:author="Batra Yogesh (EXT)" w:date="2018-04-13T12:30:00Z">
              <w:tcPr>
                <w:tcW w:w="900" w:type="dxa"/>
                <w:tcBorders>
                  <w:bottom w:val="single" w:sz="4" w:space="0" w:color="auto"/>
                </w:tcBorders>
                <w:shd w:val="clear" w:color="auto" w:fill="3399FF"/>
              </w:tcPr>
            </w:tcPrChange>
          </w:tcPr>
          <w:p w14:paraId="0BAA3803" w14:textId="77777777" w:rsidR="00446086" w:rsidRPr="00CC7991" w:rsidRDefault="00446086" w:rsidP="009D7887">
            <w:pPr>
              <w:pStyle w:val="ColumnHead"/>
              <w:keepNext/>
              <w:keepLines/>
              <w:rPr>
                <w:rFonts w:cs="Arial"/>
                <w:color w:val="FFFFFF" w:themeColor="background1"/>
                <w:sz w:val="20"/>
              </w:rPr>
            </w:pPr>
            <w:r w:rsidRPr="00CC7991">
              <w:rPr>
                <w:rFonts w:cs="Arial"/>
                <w:color w:val="FFFFFF" w:themeColor="background1"/>
                <w:sz w:val="20"/>
              </w:rPr>
              <w:lastRenderedPageBreak/>
              <w:t>Step</w:t>
            </w:r>
          </w:p>
        </w:tc>
        <w:tc>
          <w:tcPr>
            <w:tcW w:w="1841" w:type="pct"/>
            <w:shd w:val="clear" w:color="auto" w:fill="3399FF"/>
            <w:tcPrChange w:id="335" w:author="Batra Yogesh (EXT)" w:date="2018-04-13T12:30:00Z">
              <w:tcPr>
                <w:tcW w:w="3330" w:type="dxa"/>
                <w:shd w:val="clear" w:color="auto" w:fill="3399FF"/>
              </w:tcPr>
            </w:tcPrChange>
          </w:tcPr>
          <w:p w14:paraId="0BAA3804" w14:textId="77777777" w:rsidR="00446086" w:rsidRPr="00CC7991" w:rsidRDefault="00446086" w:rsidP="002C5CC8">
            <w:pPr>
              <w:pStyle w:val="ColumnHead"/>
              <w:keepNext/>
              <w:keepLines/>
              <w:rPr>
                <w:rFonts w:cs="Arial"/>
                <w:color w:val="FFFFFF" w:themeColor="background1"/>
                <w:sz w:val="20"/>
              </w:rPr>
            </w:pPr>
            <w:r w:rsidRPr="00CC7991">
              <w:rPr>
                <w:rFonts w:cs="Arial"/>
                <w:color w:val="FFFFFF" w:themeColor="background1"/>
                <w:sz w:val="20"/>
              </w:rPr>
              <w:t>Actor Action</w:t>
            </w:r>
          </w:p>
        </w:tc>
        <w:tc>
          <w:tcPr>
            <w:tcW w:w="1492" w:type="pct"/>
            <w:shd w:val="clear" w:color="auto" w:fill="3399FF"/>
            <w:tcPrChange w:id="336" w:author="Batra Yogesh (EXT)" w:date="2018-04-13T12:30:00Z">
              <w:tcPr>
                <w:tcW w:w="2700" w:type="dxa"/>
                <w:shd w:val="clear" w:color="auto" w:fill="3399FF"/>
              </w:tcPr>
            </w:tcPrChange>
          </w:tcPr>
          <w:p w14:paraId="0BAA3805" w14:textId="77777777" w:rsidR="00446086" w:rsidRPr="00CC7991" w:rsidRDefault="00446086" w:rsidP="002C5CC8">
            <w:pPr>
              <w:pStyle w:val="ColumnHead"/>
              <w:keepNext/>
              <w:keepLines/>
              <w:rPr>
                <w:rFonts w:cs="Arial"/>
                <w:color w:val="FFFFFF" w:themeColor="background1"/>
                <w:sz w:val="20"/>
              </w:rPr>
            </w:pPr>
            <w:r w:rsidRPr="00CC7991">
              <w:rPr>
                <w:rFonts w:cs="Arial"/>
                <w:color w:val="FFFFFF" w:themeColor="background1"/>
                <w:sz w:val="20"/>
              </w:rPr>
              <w:t>System Response</w:t>
            </w:r>
          </w:p>
        </w:tc>
        <w:tc>
          <w:tcPr>
            <w:tcW w:w="1170" w:type="pct"/>
            <w:shd w:val="clear" w:color="auto" w:fill="3399FF"/>
            <w:tcPrChange w:id="337" w:author="Batra Yogesh (EXT)" w:date="2018-04-13T12:30:00Z">
              <w:tcPr>
                <w:tcW w:w="2116" w:type="dxa"/>
                <w:shd w:val="clear" w:color="auto" w:fill="3399FF"/>
              </w:tcPr>
            </w:tcPrChange>
          </w:tcPr>
          <w:p w14:paraId="0BAA3806" w14:textId="77777777" w:rsidR="00446086" w:rsidRPr="00CC7991" w:rsidRDefault="00446086" w:rsidP="002C5CC8">
            <w:pPr>
              <w:pStyle w:val="ColumnHead"/>
              <w:keepNext/>
              <w:keepLines/>
              <w:rPr>
                <w:rFonts w:cs="Arial"/>
                <w:color w:val="FFFFFF" w:themeColor="background1"/>
                <w:sz w:val="20"/>
              </w:rPr>
            </w:pPr>
            <w:r w:rsidRPr="00CC7991">
              <w:rPr>
                <w:rFonts w:cs="Arial"/>
                <w:color w:val="FFFFFF" w:themeColor="background1"/>
                <w:sz w:val="20"/>
              </w:rPr>
              <w:t>Ref</w:t>
            </w:r>
          </w:p>
        </w:tc>
      </w:tr>
      <w:tr w:rsidR="00B20C39" w:rsidRPr="00CC7991" w14:paraId="4D8838DE" w14:textId="77777777" w:rsidTr="00CC7991">
        <w:trPr>
          <w:cantSplit/>
          <w:trPrChange w:id="338" w:author="Batra Yogesh (EXT)" w:date="2018-04-13T12:30:00Z">
            <w:trPr>
              <w:cantSplit/>
            </w:trPr>
          </w:trPrChange>
        </w:trPr>
        <w:tc>
          <w:tcPr>
            <w:tcW w:w="497" w:type="pct"/>
            <w:shd w:val="clear" w:color="auto" w:fill="C6D9F1" w:themeFill="text2" w:themeFillTint="33"/>
            <w:tcPrChange w:id="339" w:author="Batra Yogesh (EXT)" w:date="2018-04-13T12:30:00Z">
              <w:tcPr>
                <w:tcW w:w="900" w:type="dxa"/>
                <w:shd w:val="clear" w:color="auto" w:fill="C6D9F1" w:themeFill="text2" w:themeFillTint="33"/>
              </w:tcPr>
            </w:tcPrChange>
          </w:tcPr>
          <w:p w14:paraId="1BD76FF8" w14:textId="77777777" w:rsidR="00B20C39" w:rsidRPr="00CC7991" w:rsidRDefault="00B20C39" w:rsidP="009D7887">
            <w:pPr>
              <w:pStyle w:val="TableText"/>
              <w:keepNext/>
              <w:keepLines/>
              <w:numPr>
                <w:ilvl w:val="0"/>
                <w:numId w:val="11"/>
              </w:numPr>
              <w:jc w:val="center"/>
              <w:rPr>
                <w:rFonts w:cs="Arial"/>
                <w:color w:val="000000"/>
                <w:sz w:val="20"/>
              </w:rPr>
            </w:pPr>
          </w:p>
        </w:tc>
        <w:tc>
          <w:tcPr>
            <w:tcW w:w="1841" w:type="pct"/>
            <w:tcPrChange w:id="340" w:author="Batra Yogesh (EXT)" w:date="2018-04-13T12:30:00Z">
              <w:tcPr>
                <w:tcW w:w="3330" w:type="dxa"/>
              </w:tcPr>
            </w:tcPrChange>
          </w:tcPr>
          <w:p w14:paraId="2595B4F2" w14:textId="77777777" w:rsidR="00B20C39" w:rsidRPr="00CC7991" w:rsidRDefault="00B20C39" w:rsidP="00C90061">
            <w:pPr>
              <w:pStyle w:val="TableText"/>
              <w:keepNext/>
              <w:keepLines/>
              <w:rPr>
                <w:rFonts w:cs="Arial"/>
                <w:sz w:val="20"/>
                <w:szCs w:val="20"/>
                <w:rPrChange w:id="341" w:author="Batra Yogesh (EXT)" w:date="2018-04-13T12:30:00Z">
                  <w:rPr>
                    <w:rFonts w:asciiTheme="minorHAnsi" w:hAnsiTheme="minorHAnsi"/>
                    <w:sz w:val="20"/>
                    <w:szCs w:val="20"/>
                  </w:rPr>
                </w:rPrChange>
              </w:rPr>
            </w:pPr>
            <w:r w:rsidRPr="00CC7991">
              <w:rPr>
                <w:rFonts w:cs="Arial"/>
                <w:sz w:val="20"/>
                <w:szCs w:val="20"/>
                <w:rPrChange w:id="342" w:author="Batra Yogesh (EXT)" w:date="2018-04-13T12:30:00Z">
                  <w:rPr>
                    <w:rFonts w:asciiTheme="minorHAnsi" w:hAnsiTheme="minorHAnsi"/>
                    <w:sz w:val="20"/>
                    <w:szCs w:val="20"/>
                  </w:rPr>
                </w:rPrChange>
              </w:rPr>
              <w:t xml:space="preserve">Open up </w:t>
            </w:r>
            <w:r w:rsidRPr="00CC7991">
              <w:rPr>
                <w:rFonts w:cs="Arial"/>
                <w:b/>
                <w:i/>
                <w:sz w:val="20"/>
                <w:szCs w:val="20"/>
                <w:rPrChange w:id="343" w:author="Batra Yogesh (EXT)" w:date="2018-04-13T12:30:00Z">
                  <w:rPr>
                    <w:rFonts w:asciiTheme="minorHAnsi" w:hAnsiTheme="minorHAnsi"/>
                    <w:b/>
                    <w:i/>
                    <w:sz w:val="20"/>
                    <w:szCs w:val="20"/>
                  </w:rPr>
                </w:rPrChange>
              </w:rPr>
              <w:t xml:space="preserve">Water Stream Daily Data </w:t>
            </w:r>
            <w:r w:rsidRPr="00CC7991">
              <w:rPr>
                <w:rFonts w:cs="Arial"/>
                <w:sz w:val="20"/>
                <w:szCs w:val="20"/>
                <w:rPrChange w:id="344" w:author="Batra Yogesh (EXT)" w:date="2018-04-13T12:30:00Z">
                  <w:rPr>
                    <w:rFonts w:asciiTheme="minorHAnsi" w:hAnsiTheme="minorHAnsi"/>
                    <w:sz w:val="20"/>
                    <w:szCs w:val="20"/>
                  </w:rPr>
                </w:rPrChange>
              </w:rPr>
              <w:t>Screen</w:t>
            </w:r>
          </w:p>
          <w:p w14:paraId="32EF4C12" w14:textId="7B4B7097" w:rsidR="00B20C39" w:rsidRPr="00CC7991" w:rsidRDefault="00B20C39" w:rsidP="00F200A3">
            <w:pPr>
              <w:pStyle w:val="TableText"/>
              <w:keepNext/>
              <w:keepLines/>
              <w:rPr>
                <w:rFonts w:cs="Arial"/>
                <w:i/>
                <w:sz w:val="20"/>
                <w:szCs w:val="20"/>
              </w:rPr>
            </w:pPr>
            <w:r w:rsidRPr="00CC7991">
              <w:rPr>
                <w:rFonts w:cs="Arial"/>
                <w:i/>
                <w:sz w:val="20"/>
                <w:szCs w:val="20"/>
                <w:rPrChange w:id="345" w:author="Batra Yogesh (EXT)" w:date="2018-04-13T12:30:00Z">
                  <w:rPr>
                    <w:rFonts w:asciiTheme="minorHAnsi" w:hAnsiTheme="minorHAnsi"/>
                    <w:i/>
                    <w:sz w:val="20"/>
                    <w:szCs w:val="20"/>
                  </w:rPr>
                </w:rPrChange>
              </w:rPr>
              <w:t xml:space="preserve">EC Production </w:t>
            </w:r>
            <w:r w:rsidRPr="00CC7991">
              <w:rPr>
                <w:rFonts w:cs="Arial"/>
                <w:i/>
                <w:sz w:val="20"/>
                <w:szCs w:val="20"/>
                <w:rPrChange w:id="346" w:author="Batra Yogesh (EXT)" w:date="2018-04-13T12:30:00Z">
                  <w:rPr>
                    <w:rFonts w:asciiTheme="minorHAnsi" w:hAnsiTheme="minorHAnsi"/>
                    <w:i/>
                    <w:sz w:val="20"/>
                    <w:szCs w:val="20"/>
                  </w:rPr>
                </w:rPrChange>
              </w:rPr>
              <w:sym w:font="Wingdings" w:char="F0E0"/>
            </w:r>
            <w:r w:rsidRPr="00CC7991">
              <w:rPr>
                <w:rFonts w:cs="Arial"/>
                <w:i/>
                <w:sz w:val="20"/>
                <w:szCs w:val="20"/>
                <w:rPrChange w:id="347" w:author="Batra Yogesh (EXT)" w:date="2018-04-13T12:30:00Z">
                  <w:rPr>
                    <w:rFonts w:asciiTheme="minorHAnsi" w:hAnsiTheme="minorHAnsi"/>
                    <w:i/>
                    <w:sz w:val="20"/>
                    <w:szCs w:val="20"/>
                  </w:rPr>
                </w:rPrChange>
              </w:rPr>
              <w:t xml:space="preserve"> Production Operations Data </w:t>
            </w:r>
            <w:r w:rsidRPr="00CC7991">
              <w:rPr>
                <w:rFonts w:cs="Arial"/>
                <w:i/>
                <w:sz w:val="20"/>
                <w:szCs w:val="20"/>
                <w:rPrChange w:id="348" w:author="Batra Yogesh (EXT)" w:date="2018-04-13T12:30:00Z">
                  <w:rPr>
                    <w:rFonts w:asciiTheme="minorHAnsi" w:hAnsiTheme="minorHAnsi"/>
                    <w:i/>
                    <w:sz w:val="20"/>
                    <w:szCs w:val="20"/>
                  </w:rPr>
                </w:rPrChange>
              </w:rPr>
              <w:sym w:font="Wingdings" w:char="F0E0"/>
            </w:r>
            <w:r w:rsidRPr="00CC7991">
              <w:rPr>
                <w:rFonts w:cs="Arial"/>
                <w:i/>
                <w:sz w:val="20"/>
                <w:szCs w:val="20"/>
                <w:rPrChange w:id="349" w:author="Batra Yogesh (EXT)" w:date="2018-04-13T12:30:00Z">
                  <w:rPr>
                    <w:rFonts w:asciiTheme="minorHAnsi" w:hAnsiTheme="minorHAnsi"/>
                    <w:i/>
                    <w:sz w:val="20"/>
                    <w:szCs w:val="20"/>
                  </w:rPr>
                </w:rPrChange>
              </w:rPr>
              <w:t xml:space="preserve"> Water Stream Daily Data</w:t>
            </w:r>
          </w:p>
        </w:tc>
        <w:tc>
          <w:tcPr>
            <w:tcW w:w="1492" w:type="pct"/>
            <w:tcPrChange w:id="350" w:author="Batra Yogesh (EXT)" w:date="2018-04-13T12:30:00Z">
              <w:tcPr>
                <w:tcW w:w="2700" w:type="dxa"/>
              </w:tcPr>
            </w:tcPrChange>
          </w:tcPr>
          <w:p w14:paraId="182B5867" w14:textId="77777777" w:rsidR="00B20C39" w:rsidRPr="00CC7991" w:rsidRDefault="00B20C39" w:rsidP="00C90061">
            <w:pPr>
              <w:keepNext/>
              <w:keepLines/>
              <w:rPr>
                <w:rFonts w:cs="Arial"/>
                <w:sz w:val="20"/>
                <w:szCs w:val="20"/>
                <w:rPrChange w:id="351" w:author="Batra Yogesh (EXT)" w:date="2018-04-13T12:30:00Z">
                  <w:rPr>
                    <w:rFonts w:asciiTheme="minorHAnsi" w:hAnsiTheme="minorHAnsi"/>
                    <w:sz w:val="20"/>
                    <w:szCs w:val="20"/>
                  </w:rPr>
                </w:rPrChange>
              </w:rPr>
            </w:pPr>
            <w:r w:rsidRPr="00CC7991">
              <w:rPr>
                <w:rFonts w:cs="Arial"/>
                <w:sz w:val="20"/>
                <w:szCs w:val="20"/>
                <w:rPrChange w:id="352" w:author="Batra Yogesh (EXT)" w:date="2018-04-13T12:30:00Z">
                  <w:rPr>
                    <w:rFonts w:asciiTheme="minorHAnsi" w:hAnsiTheme="minorHAnsi"/>
                    <w:sz w:val="20"/>
                    <w:szCs w:val="20"/>
                  </w:rPr>
                </w:rPrChange>
              </w:rPr>
              <w:t>The following fields are automatically populated:</w:t>
            </w:r>
          </w:p>
          <w:p w14:paraId="51EB3185" w14:textId="77777777" w:rsidR="00B20C39" w:rsidRPr="00CC7991" w:rsidRDefault="00B20C39" w:rsidP="00C90061">
            <w:pPr>
              <w:keepNext/>
              <w:keepLines/>
              <w:spacing w:after="120"/>
              <w:ind w:left="245"/>
              <w:rPr>
                <w:rFonts w:cs="Arial"/>
                <w:i/>
                <w:sz w:val="20"/>
                <w:szCs w:val="20"/>
                <w:rPrChange w:id="353" w:author="Batra Yogesh (EXT)" w:date="2018-04-13T12:30:00Z">
                  <w:rPr>
                    <w:rFonts w:asciiTheme="minorHAnsi" w:hAnsiTheme="minorHAnsi"/>
                    <w:i/>
                    <w:sz w:val="20"/>
                    <w:szCs w:val="20"/>
                  </w:rPr>
                </w:rPrChange>
              </w:rPr>
            </w:pPr>
            <w:r w:rsidRPr="00CC7991">
              <w:rPr>
                <w:rFonts w:cs="Arial"/>
                <w:b/>
                <w:i/>
                <w:sz w:val="20"/>
                <w:szCs w:val="20"/>
                <w:rPrChange w:id="354" w:author="Batra Yogesh (EXT)" w:date="2018-04-13T12:30:00Z">
                  <w:rPr>
                    <w:rFonts w:asciiTheme="minorHAnsi" w:hAnsiTheme="minorHAnsi"/>
                    <w:b/>
                    <w:i/>
                    <w:sz w:val="20"/>
                    <w:szCs w:val="20"/>
                  </w:rPr>
                </w:rPrChange>
              </w:rPr>
              <w:t xml:space="preserve">Date </w:t>
            </w:r>
            <w:r w:rsidRPr="00CC7991">
              <w:rPr>
                <w:rFonts w:cs="Arial"/>
                <w:i/>
                <w:sz w:val="20"/>
                <w:szCs w:val="20"/>
                <w:rPrChange w:id="355" w:author="Batra Yogesh (EXT)" w:date="2018-04-13T12:30:00Z">
                  <w:rPr>
                    <w:rFonts w:asciiTheme="minorHAnsi" w:hAnsiTheme="minorHAnsi"/>
                    <w:i/>
                    <w:sz w:val="20"/>
                    <w:szCs w:val="20"/>
                  </w:rPr>
                </w:rPrChange>
              </w:rPr>
              <w:t>is yesterday’s date</w:t>
            </w:r>
          </w:p>
          <w:p w14:paraId="21461340" w14:textId="46D7ADCF" w:rsidR="00B20C39" w:rsidRPr="00CC7991" w:rsidRDefault="00B20C39" w:rsidP="00BF2F96">
            <w:pPr>
              <w:keepNext/>
              <w:keepLines/>
              <w:spacing w:after="120"/>
              <w:rPr>
                <w:rFonts w:cs="Arial"/>
                <w:sz w:val="20"/>
                <w:szCs w:val="20"/>
              </w:rPr>
            </w:pPr>
            <w:r w:rsidRPr="00CC7991">
              <w:rPr>
                <w:rFonts w:cs="Arial"/>
                <w:sz w:val="20"/>
                <w:rPrChange w:id="356" w:author="Batra Yogesh (EXT)" w:date="2018-04-13T12:30:00Z">
                  <w:rPr>
                    <w:rFonts w:asciiTheme="minorHAnsi" w:hAnsiTheme="minorHAnsi"/>
                    <w:sz w:val="20"/>
                  </w:rPr>
                </w:rPrChange>
              </w:rPr>
              <w:t>Note:  The hierarchy fields may be pre-populated for the user</w:t>
            </w:r>
          </w:p>
        </w:tc>
        <w:tc>
          <w:tcPr>
            <w:tcW w:w="1170" w:type="pct"/>
            <w:tcPrChange w:id="357" w:author="Batra Yogesh (EXT)" w:date="2018-04-13T12:30:00Z">
              <w:tcPr>
                <w:tcW w:w="2116" w:type="dxa"/>
              </w:tcPr>
            </w:tcPrChange>
          </w:tcPr>
          <w:p w14:paraId="185D4762" w14:textId="7A8A0C4A" w:rsidR="00B20C39" w:rsidRPr="00CC7991" w:rsidRDefault="00B20C39" w:rsidP="00D031E8">
            <w:pPr>
              <w:keepNext/>
              <w:keepLines/>
              <w:rPr>
                <w:rFonts w:cs="Arial"/>
                <w:sz w:val="20"/>
              </w:rPr>
            </w:pPr>
          </w:p>
        </w:tc>
      </w:tr>
      <w:tr w:rsidR="00B20C39" w:rsidRPr="00CC7991" w14:paraId="33A959F1" w14:textId="77777777" w:rsidTr="00CC7991">
        <w:trPr>
          <w:cantSplit/>
          <w:trPrChange w:id="358" w:author="Batra Yogesh (EXT)" w:date="2018-04-13T12:30:00Z">
            <w:trPr>
              <w:cantSplit/>
            </w:trPr>
          </w:trPrChange>
        </w:trPr>
        <w:tc>
          <w:tcPr>
            <w:tcW w:w="497" w:type="pct"/>
            <w:shd w:val="clear" w:color="auto" w:fill="C6D9F1" w:themeFill="text2" w:themeFillTint="33"/>
            <w:tcPrChange w:id="359" w:author="Batra Yogesh (EXT)" w:date="2018-04-13T12:30:00Z">
              <w:tcPr>
                <w:tcW w:w="900" w:type="dxa"/>
                <w:shd w:val="clear" w:color="auto" w:fill="C6D9F1" w:themeFill="text2" w:themeFillTint="33"/>
              </w:tcPr>
            </w:tcPrChange>
          </w:tcPr>
          <w:p w14:paraId="7DFA7450" w14:textId="77777777" w:rsidR="00B20C39" w:rsidRPr="00CC7991" w:rsidRDefault="00B20C39" w:rsidP="009D7887">
            <w:pPr>
              <w:pStyle w:val="TableText"/>
              <w:keepNext/>
              <w:keepLines/>
              <w:numPr>
                <w:ilvl w:val="0"/>
                <w:numId w:val="11"/>
              </w:numPr>
              <w:jc w:val="center"/>
              <w:rPr>
                <w:rFonts w:cs="Arial"/>
                <w:color w:val="000000"/>
                <w:sz w:val="20"/>
              </w:rPr>
            </w:pPr>
          </w:p>
        </w:tc>
        <w:tc>
          <w:tcPr>
            <w:tcW w:w="1841" w:type="pct"/>
            <w:tcPrChange w:id="360" w:author="Batra Yogesh (EXT)" w:date="2018-04-13T12:30:00Z">
              <w:tcPr>
                <w:tcW w:w="3330" w:type="dxa"/>
              </w:tcPr>
            </w:tcPrChange>
          </w:tcPr>
          <w:p w14:paraId="0C4D0ED6" w14:textId="5B33A6A7" w:rsidR="00B20C39" w:rsidRPr="00CC7991" w:rsidRDefault="00B20C39" w:rsidP="00911773">
            <w:pPr>
              <w:pStyle w:val="TableText"/>
              <w:keepNext/>
              <w:keepLines/>
              <w:ind w:left="360"/>
              <w:rPr>
                <w:rFonts w:cs="Arial"/>
                <w:i/>
                <w:sz w:val="20"/>
                <w:szCs w:val="20"/>
              </w:rPr>
            </w:pPr>
            <w:r w:rsidRPr="00CC7991">
              <w:rPr>
                <w:rFonts w:cs="Arial"/>
                <w:sz w:val="20"/>
                <w:szCs w:val="20"/>
                <w:rPrChange w:id="361" w:author="Batra Yogesh (EXT)" w:date="2018-04-13T12:30:00Z">
                  <w:rPr>
                    <w:rFonts w:asciiTheme="minorHAnsi" w:hAnsiTheme="minorHAnsi"/>
                    <w:sz w:val="20"/>
                    <w:szCs w:val="20"/>
                  </w:rPr>
                </w:rPrChange>
              </w:rPr>
              <w:t xml:space="preserve">In the Navigator, set the </w:t>
            </w:r>
            <w:r w:rsidRPr="00CC7991">
              <w:rPr>
                <w:rFonts w:cs="Arial"/>
                <w:b/>
                <w:i/>
                <w:sz w:val="20"/>
                <w:szCs w:val="20"/>
                <w:rPrChange w:id="362" w:author="Batra Yogesh (EXT)" w:date="2018-04-13T12:30:00Z">
                  <w:rPr>
                    <w:rFonts w:asciiTheme="minorHAnsi" w:hAnsiTheme="minorHAnsi"/>
                    <w:b/>
                    <w:i/>
                    <w:sz w:val="20"/>
                    <w:szCs w:val="20"/>
                  </w:rPr>
                </w:rPrChange>
              </w:rPr>
              <w:t>Date</w:t>
            </w:r>
          </w:p>
        </w:tc>
        <w:tc>
          <w:tcPr>
            <w:tcW w:w="1492" w:type="pct"/>
            <w:tcPrChange w:id="363" w:author="Batra Yogesh (EXT)" w:date="2018-04-13T12:30:00Z">
              <w:tcPr>
                <w:tcW w:w="2700" w:type="dxa"/>
              </w:tcPr>
            </w:tcPrChange>
          </w:tcPr>
          <w:p w14:paraId="033EDF45" w14:textId="678D474E" w:rsidR="00B20C39" w:rsidRPr="00CC7991" w:rsidRDefault="00B20C39" w:rsidP="00F144A9">
            <w:pPr>
              <w:keepNext/>
              <w:keepLines/>
              <w:spacing w:after="120"/>
              <w:rPr>
                <w:rFonts w:cs="Arial"/>
                <w:sz w:val="20"/>
                <w:szCs w:val="20"/>
              </w:rPr>
            </w:pPr>
            <w:r w:rsidRPr="00CC7991">
              <w:rPr>
                <w:rFonts w:cs="Arial"/>
                <w:sz w:val="20"/>
                <w:szCs w:val="20"/>
                <w:rPrChange w:id="364" w:author="Batra Yogesh (EXT)" w:date="2018-04-13T12:30:00Z">
                  <w:rPr>
                    <w:rFonts w:asciiTheme="minorHAnsi" w:hAnsiTheme="minorHAnsi"/>
                    <w:sz w:val="20"/>
                    <w:szCs w:val="20"/>
                  </w:rPr>
                </w:rPrChange>
              </w:rPr>
              <w:t>Date is populated</w:t>
            </w:r>
          </w:p>
        </w:tc>
        <w:tc>
          <w:tcPr>
            <w:tcW w:w="1170" w:type="pct"/>
            <w:tcPrChange w:id="365" w:author="Batra Yogesh (EXT)" w:date="2018-04-13T12:30:00Z">
              <w:tcPr>
                <w:tcW w:w="2116" w:type="dxa"/>
              </w:tcPr>
            </w:tcPrChange>
          </w:tcPr>
          <w:p w14:paraId="1E07FE09" w14:textId="18EA823A" w:rsidR="00B20C39" w:rsidRPr="00CC7991" w:rsidRDefault="00B20C39" w:rsidP="00D031E8">
            <w:pPr>
              <w:keepNext/>
              <w:keepLines/>
              <w:rPr>
                <w:rFonts w:cs="Arial"/>
                <w:sz w:val="20"/>
              </w:rPr>
            </w:pPr>
          </w:p>
        </w:tc>
      </w:tr>
      <w:tr w:rsidR="00B20C39" w:rsidRPr="00CC7991" w14:paraId="0BAE583B" w14:textId="77777777" w:rsidTr="00CC7991">
        <w:trPr>
          <w:cantSplit/>
          <w:trPrChange w:id="366" w:author="Batra Yogesh (EXT)" w:date="2018-04-13T12:30:00Z">
            <w:trPr>
              <w:cantSplit/>
            </w:trPr>
          </w:trPrChange>
        </w:trPr>
        <w:tc>
          <w:tcPr>
            <w:tcW w:w="497" w:type="pct"/>
            <w:shd w:val="clear" w:color="auto" w:fill="C6D9F1" w:themeFill="text2" w:themeFillTint="33"/>
            <w:tcPrChange w:id="367" w:author="Batra Yogesh (EXT)" w:date="2018-04-13T12:30:00Z">
              <w:tcPr>
                <w:tcW w:w="900" w:type="dxa"/>
                <w:shd w:val="clear" w:color="auto" w:fill="C6D9F1" w:themeFill="text2" w:themeFillTint="33"/>
              </w:tcPr>
            </w:tcPrChange>
          </w:tcPr>
          <w:p w14:paraId="028F4540" w14:textId="77777777" w:rsidR="00B20C39" w:rsidRPr="00CC7991" w:rsidRDefault="00B20C39" w:rsidP="009D7887">
            <w:pPr>
              <w:pStyle w:val="TableText"/>
              <w:keepNext/>
              <w:keepLines/>
              <w:numPr>
                <w:ilvl w:val="0"/>
                <w:numId w:val="11"/>
              </w:numPr>
              <w:jc w:val="center"/>
              <w:rPr>
                <w:rFonts w:cs="Arial"/>
                <w:color w:val="000000"/>
                <w:sz w:val="20"/>
              </w:rPr>
            </w:pPr>
          </w:p>
        </w:tc>
        <w:tc>
          <w:tcPr>
            <w:tcW w:w="1841" w:type="pct"/>
            <w:tcPrChange w:id="368" w:author="Batra Yogesh (EXT)" w:date="2018-04-13T12:30:00Z">
              <w:tcPr>
                <w:tcW w:w="3330" w:type="dxa"/>
              </w:tcPr>
            </w:tcPrChange>
          </w:tcPr>
          <w:p w14:paraId="4D60537C" w14:textId="31F57818" w:rsidR="00B20C39" w:rsidRPr="00CC7991" w:rsidRDefault="00B20C39" w:rsidP="00F200A3">
            <w:pPr>
              <w:pStyle w:val="TableText"/>
              <w:keepNext/>
              <w:keepLines/>
              <w:rPr>
                <w:rFonts w:cs="Arial"/>
                <w:i/>
                <w:sz w:val="20"/>
                <w:szCs w:val="20"/>
              </w:rPr>
            </w:pPr>
            <w:r w:rsidRPr="00CC7991">
              <w:rPr>
                <w:rFonts w:cs="Arial"/>
                <w:sz w:val="20"/>
                <w:szCs w:val="20"/>
                <w:rPrChange w:id="369" w:author="Batra Yogesh (EXT)" w:date="2018-04-13T12:30:00Z">
                  <w:rPr>
                    <w:rFonts w:asciiTheme="minorHAnsi" w:hAnsiTheme="minorHAnsi"/>
                    <w:sz w:val="20"/>
                    <w:szCs w:val="20"/>
                  </w:rPr>
                </w:rPrChange>
              </w:rPr>
              <w:t xml:space="preserve">Navigate to the </w:t>
            </w:r>
            <w:r w:rsidRPr="00CC7991">
              <w:rPr>
                <w:rFonts w:cs="Arial"/>
                <w:b/>
                <w:i/>
                <w:sz w:val="20"/>
                <w:szCs w:val="20"/>
                <w:rPrChange w:id="370" w:author="Batra Yogesh (EXT)" w:date="2018-04-13T12:30:00Z">
                  <w:rPr>
                    <w:rFonts w:asciiTheme="minorHAnsi" w:hAnsiTheme="minorHAnsi"/>
                    <w:b/>
                    <w:i/>
                    <w:sz w:val="20"/>
                    <w:szCs w:val="20"/>
                  </w:rPr>
                </w:rPrChange>
              </w:rPr>
              <w:t xml:space="preserve">Facility </w:t>
            </w:r>
            <w:r w:rsidRPr="00CC7991">
              <w:rPr>
                <w:rFonts w:cs="Arial"/>
                <w:sz w:val="20"/>
                <w:szCs w:val="20"/>
                <w:rPrChange w:id="371" w:author="Batra Yogesh (EXT)" w:date="2018-04-13T12:30:00Z">
                  <w:rPr>
                    <w:rFonts w:asciiTheme="minorHAnsi" w:hAnsiTheme="minorHAnsi"/>
                    <w:sz w:val="20"/>
                    <w:szCs w:val="20"/>
                  </w:rPr>
                </w:rPrChange>
              </w:rPr>
              <w:t xml:space="preserve">for which gas stream daily data is to be recorded using the drop down menus and click </w:t>
            </w:r>
            <w:r w:rsidRPr="00CC7991">
              <w:rPr>
                <w:rFonts w:cs="Arial"/>
                <w:b/>
                <w:i/>
                <w:sz w:val="20"/>
                <w:szCs w:val="20"/>
                <w:rPrChange w:id="372" w:author="Batra Yogesh (EXT)" w:date="2018-04-13T12:30:00Z">
                  <w:rPr>
                    <w:rFonts w:asciiTheme="minorHAnsi" w:hAnsiTheme="minorHAnsi"/>
                    <w:b/>
                    <w:i/>
                    <w:sz w:val="20"/>
                    <w:szCs w:val="20"/>
                  </w:rPr>
                </w:rPrChange>
              </w:rPr>
              <w:t>Go…</w:t>
            </w:r>
          </w:p>
        </w:tc>
        <w:tc>
          <w:tcPr>
            <w:tcW w:w="1492" w:type="pct"/>
            <w:tcPrChange w:id="373" w:author="Batra Yogesh (EXT)" w:date="2018-04-13T12:30:00Z">
              <w:tcPr>
                <w:tcW w:w="2700" w:type="dxa"/>
              </w:tcPr>
            </w:tcPrChange>
          </w:tcPr>
          <w:p w14:paraId="265438AF" w14:textId="77777777" w:rsidR="004432BF" w:rsidRPr="00CC7991" w:rsidRDefault="00B20C39" w:rsidP="004432BF">
            <w:pPr>
              <w:keepNext/>
              <w:keepLines/>
              <w:rPr>
                <w:ins w:id="374" w:author="Prakash Atul (Ext)" w:date="2018-03-27T20:46:00Z"/>
                <w:rFonts w:cs="Arial"/>
                <w:sz w:val="20"/>
                <w:szCs w:val="20"/>
                <w:rPrChange w:id="375" w:author="Batra Yogesh (EXT)" w:date="2018-04-13T12:30:00Z">
                  <w:rPr>
                    <w:ins w:id="376" w:author="Prakash Atul (Ext)" w:date="2018-03-27T20:46:00Z"/>
                    <w:rFonts w:asciiTheme="minorHAnsi" w:hAnsiTheme="minorHAnsi"/>
                    <w:sz w:val="20"/>
                    <w:szCs w:val="20"/>
                  </w:rPr>
                </w:rPrChange>
              </w:rPr>
            </w:pPr>
            <w:r w:rsidRPr="00CC7991">
              <w:rPr>
                <w:rFonts w:cs="Arial"/>
                <w:sz w:val="20"/>
                <w:szCs w:val="20"/>
                <w:rPrChange w:id="377" w:author="Batra Yogesh (EXT)" w:date="2018-04-13T12:30:00Z">
                  <w:rPr>
                    <w:rFonts w:asciiTheme="minorHAnsi" w:hAnsiTheme="minorHAnsi"/>
                    <w:sz w:val="20"/>
                    <w:szCs w:val="20"/>
                  </w:rPr>
                </w:rPrChange>
              </w:rPr>
              <w:t>Any existing instantiated measured gas streams will be displayed in the ‘</w:t>
            </w:r>
            <w:r w:rsidRPr="00CC7991">
              <w:rPr>
                <w:rFonts w:cs="Arial"/>
                <w:b/>
                <w:i/>
                <w:sz w:val="20"/>
                <w:szCs w:val="20"/>
                <w:rPrChange w:id="378" w:author="Batra Yogesh (EXT)" w:date="2018-04-13T12:30:00Z">
                  <w:rPr>
                    <w:rFonts w:asciiTheme="minorHAnsi" w:hAnsiTheme="minorHAnsi"/>
                    <w:b/>
                    <w:i/>
                    <w:sz w:val="20"/>
                    <w:szCs w:val="20"/>
                  </w:rPr>
                </w:rPrChange>
              </w:rPr>
              <w:t>Measured Figures</w:t>
            </w:r>
            <w:r w:rsidRPr="00CC7991">
              <w:rPr>
                <w:rFonts w:cs="Arial"/>
                <w:sz w:val="20"/>
                <w:szCs w:val="20"/>
                <w:rPrChange w:id="379" w:author="Batra Yogesh (EXT)" w:date="2018-04-13T12:30:00Z">
                  <w:rPr>
                    <w:rFonts w:asciiTheme="minorHAnsi" w:hAnsiTheme="minorHAnsi"/>
                    <w:sz w:val="20"/>
                    <w:szCs w:val="20"/>
                  </w:rPr>
                </w:rPrChange>
              </w:rPr>
              <w:t>’ data window.</w:t>
            </w:r>
            <w:r w:rsidR="007A08BE" w:rsidRPr="00CC7991">
              <w:rPr>
                <w:rFonts w:cs="Arial"/>
                <w:sz w:val="20"/>
                <w:szCs w:val="20"/>
                <w:rPrChange w:id="380" w:author="Batra Yogesh (EXT)" w:date="2018-04-13T12:30:00Z">
                  <w:rPr>
                    <w:rFonts w:asciiTheme="minorHAnsi" w:hAnsiTheme="minorHAnsi"/>
                    <w:sz w:val="20"/>
                    <w:szCs w:val="20"/>
                  </w:rPr>
                </w:rPrChange>
              </w:rPr>
              <w:br/>
              <w:t>Columns shown as follows:</w:t>
            </w:r>
            <w:r w:rsidR="007A08BE" w:rsidRPr="00CC7991">
              <w:rPr>
                <w:rFonts w:cs="Arial"/>
                <w:sz w:val="20"/>
                <w:szCs w:val="20"/>
                <w:rPrChange w:id="381" w:author="Batra Yogesh (EXT)" w:date="2018-04-13T12:30:00Z">
                  <w:rPr>
                    <w:rFonts w:asciiTheme="minorHAnsi" w:hAnsiTheme="minorHAnsi"/>
                    <w:sz w:val="20"/>
                    <w:szCs w:val="20"/>
                  </w:rPr>
                </w:rPrChange>
              </w:rPr>
              <w:br/>
            </w:r>
            <w:r w:rsidR="007A08BE" w:rsidRPr="00CC7991">
              <w:rPr>
                <w:rFonts w:cs="Arial"/>
                <w:sz w:val="20"/>
                <w:szCs w:val="20"/>
                <w:rPrChange w:id="382" w:author="Batra Yogesh (EXT)" w:date="2018-04-13T12:30:00Z">
                  <w:rPr>
                    <w:rFonts w:asciiTheme="minorHAnsi" w:hAnsiTheme="minorHAnsi"/>
                    <w:sz w:val="20"/>
                    <w:szCs w:val="20"/>
                  </w:rPr>
                </w:rPrChange>
              </w:rPr>
              <w:br/>
            </w:r>
            <w:ins w:id="383" w:author="Prakash Atul (Ext)" w:date="2018-03-27T20:46:00Z">
              <w:r w:rsidR="004432BF" w:rsidRPr="00CC7991">
                <w:rPr>
                  <w:rFonts w:cs="Arial"/>
                  <w:sz w:val="20"/>
                  <w:szCs w:val="20"/>
                  <w:rPrChange w:id="384" w:author="Batra Yogesh (EXT)" w:date="2018-04-13T12:30:00Z">
                    <w:rPr>
                      <w:rFonts w:asciiTheme="minorHAnsi" w:hAnsiTheme="minorHAnsi"/>
                      <w:sz w:val="20"/>
                      <w:szCs w:val="20"/>
                    </w:rPr>
                  </w:rPrChange>
                </w:rPr>
                <w:t>•Stream Name</w:t>
              </w:r>
              <w:r w:rsidR="004432BF" w:rsidRPr="00CC7991">
                <w:rPr>
                  <w:rFonts w:cs="Arial"/>
                  <w:sz w:val="20"/>
                  <w:szCs w:val="20"/>
                  <w:rPrChange w:id="385" w:author="Batra Yogesh (EXT)" w:date="2018-04-13T12:30:00Z">
                    <w:rPr>
                      <w:rFonts w:asciiTheme="minorHAnsi" w:hAnsiTheme="minorHAnsi"/>
                      <w:sz w:val="20"/>
                      <w:szCs w:val="20"/>
                    </w:rPr>
                  </w:rPrChange>
                </w:rPr>
                <w:br/>
                <w:t>• Grs Vol[bbl]</w:t>
              </w:r>
            </w:ins>
          </w:p>
          <w:p w14:paraId="080F68A5" w14:textId="77777777" w:rsidR="004432BF" w:rsidRPr="00CC7991" w:rsidRDefault="004432BF" w:rsidP="004432BF">
            <w:pPr>
              <w:keepNext/>
              <w:keepLines/>
              <w:rPr>
                <w:ins w:id="386" w:author="Prakash Atul (Ext)" w:date="2018-03-27T20:46:00Z"/>
                <w:rFonts w:cs="Arial"/>
                <w:sz w:val="20"/>
                <w:szCs w:val="20"/>
                <w:rPrChange w:id="387" w:author="Batra Yogesh (EXT)" w:date="2018-04-13T12:30:00Z">
                  <w:rPr>
                    <w:ins w:id="388" w:author="Prakash Atul (Ext)" w:date="2018-03-27T20:46:00Z"/>
                    <w:rFonts w:asciiTheme="minorHAnsi" w:hAnsiTheme="minorHAnsi"/>
                    <w:sz w:val="20"/>
                    <w:szCs w:val="20"/>
                  </w:rPr>
                </w:rPrChange>
              </w:rPr>
            </w:pPr>
            <w:ins w:id="389" w:author="Prakash Atul (Ext)" w:date="2018-03-27T20:46:00Z">
              <w:r w:rsidRPr="00CC7991">
                <w:rPr>
                  <w:rFonts w:cs="Arial"/>
                  <w:sz w:val="20"/>
                  <w:szCs w:val="20"/>
                  <w:rPrChange w:id="390" w:author="Batra Yogesh (EXT)" w:date="2018-04-13T12:30:00Z">
                    <w:rPr>
                      <w:rFonts w:asciiTheme="minorHAnsi" w:hAnsiTheme="minorHAnsi"/>
                      <w:sz w:val="20"/>
                      <w:szCs w:val="20"/>
                    </w:rPr>
                  </w:rPrChange>
                </w:rPr>
                <w:t>Grs Mass[lb]</w:t>
              </w:r>
              <w:r w:rsidRPr="00CC7991">
                <w:rPr>
                  <w:rFonts w:cs="Arial"/>
                  <w:sz w:val="20"/>
                  <w:szCs w:val="20"/>
                  <w:rPrChange w:id="391" w:author="Batra Yogesh (EXT)" w:date="2018-04-13T12:30:00Z">
                    <w:rPr>
                      <w:rFonts w:asciiTheme="minorHAnsi" w:hAnsiTheme="minorHAnsi"/>
                      <w:sz w:val="20"/>
                      <w:szCs w:val="20"/>
                    </w:rPr>
                  </w:rPrChange>
                </w:rPr>
                <w:br/>
                <w:t>• TPH Morning[ppm]</w:t>
              </w:r>
            </w:ins>
          </w:p>
          <w:p w14:paraId="522E37F7" w14:textId="77777777" w:rsidR="004432BF" w:rsidRPr="00CC7991" w:rsidRDefault="004432BF" w:rsidP="004432BF">
            <w:pPr>
              <w:keepNext/>
              <w:keepLines/>
              <w:rPr>
                <w:ins w:id="392" w:author="Prakash Atul (Ext)" w:date="2018-03-27T20:46:00Z"/>
                <w:rFonts w:cs="Arial"/>
                <w:sz w:val="20"/>
                <w:szCs w:val="20"/>
                <w:rPrChange w:id="393" w:author="Batra Yogesh (EXT)" w:date="2018-04-13T12:30:00Z">
                  <w:rPr>
                    <w:ins w:id="394" w:author="Prakash Atul (Ext)" w:date="2018-03-27T20:46:00Z"/>
                    <w:rFonts w:asciiTheme="minorHAnsi" w:hAnsiTheme="minorHAnsi"/>
                    <w:sz w:val="20"/>
                    <w:szCs w:val="20"/>
                  </w:rPr>
                </w:rPrChange>
              </w:rPr>
            </w:pPr>
            <w:ins w:id="395" w:author="Prakash Atul (Ext)" w:date="2018-03-27T20:46:00Z">
              <w:r w:rsidRPr="00CC7991">
                <w:rPr>
                  <w:rFonts w:cs="Arial"/>
                  <w:sz w:val="20"/>
                  <w:szCs w:val="20"/>
                  <w:rPrChange w:id="396" w:author="Batra Yogesh (EXT)" w:date="2018-04-13T12:30:00Z">
                    <w:rPr>
                      <w:rFonts w:asciiTheme="minorHAnsi" w:hAnsiTheme="minorHAnsi"/>
                      <w:sz w:val="20"/>
                      <w:szCs w:val="20"/>
                    </w:rPr>
                  </w:rPrChange>
                </w:rPr>
                <w:t>Suspended Solids[PPM]</w:t>
              </w:r>
              <w:r w:rsidRPr="00CC7991">
                <w:rPr>
                  <w:rFonts w:cs="Arial"/>
                  <w:sz w:val="20"/>
                  <w:szCs w:val="20"/>
                  <w:rPrChange w:id="397" w:author="Batra Yogesh (EXT)" w:date="2018-04-13T12:30:00Z">
                    <w:rPr>
                      <w:rFonts w:asciiTheme="minorHAnsi" w:hAnsiTheme="minorHAnsi"/>
                      <w:sz w:val="20"/>
                      <w:szCs w:val="20"/>
                    </w:rPr>
                  </w:rPrChange>
                </w:rPr>
                <w:br/>
                <w:t>• Evening[ppm]</w:t>
              </w:r>
              <w:r w:rsidRPr="00CC7991">
                <w:rPr>
                  <w:rFonts w:cs="Arial"/>
                  <w:sz w:val="20"/>
                  <w:szCs w:val="20"/>
                  <w:rPrChange w:id="398" w:author="Batra Yogesh (EXT)" w:date="2018-04-13T12:30:00Z">
                    <w:rPr>
                      <w:rFonts w:asciiTheme="minorHAnsi" w:hAnsiTheme="minorHAnsi"/>
                      <w:sz w:val="20"/>
                      <w:szCs w:val="20"/>
                    </w:rPr>
                  </w:rPrChange>
                </w:rPr>
                <w:br/>
                <w:t>• Hg[ppb]</w:t>
              </w:r>
              <w:r w:rsidRPr="00CC7991">
                <w:rPr>
                  <w:rFonts w:cs="Arial"/>
                  <w:sz w:val="20"/>
                  <w:szCs w:val="20"/>
                  <w:rPrChange w:id="399" w:author="Batra Yogesh (EXT)" w:date="2018-04-13T12:30:00Z">
                    <w:rPr>
                      <w:rFonts w:asciiTheme="minorHAnsi" w:hAnsiTheme="minorHAnsi"/>
                      <w:sz w:val="20"/>
                      <w:szCs w:val="20"/>
                    </w:rPr>
                  </w:rPrChange>
                </w:rPr>
                <w:br/>
                <w:t>• As[ppb]</w:t>
              </w:r>
            </w:ins>
          </w:p>
          <w:p w14:paraId="5BC3892E" w14:textId="10BB8D2C" w:rsidR="007A08BE" w:rsidRPr="00CC7991" w:rsidDel="004432BF" w:rsidRDefault="004432BF" w:rsidP="004432BF">
            <w:pPr>
              <w:keepNext/>
              <w:keepLines/>
              <w:rPr>
                <w:del w:id="400" w:author="Prakash Atul (Ext)" w:date="2018-03-27T20:46:00Z"/>
                <w:rFonts w:cs="Arial"/>
                <w:sz w:val="20"/>
                <w:szCs w:val="20"/>
                <w:rPrChange w:id="401" w:author="Batra Yogesh (EXT)" w:date="2018-04-13T12:30:00Z">
                  <w:rPr>
                    <w:del w:id="402" w:author="Prakash Atul (Ext)" w:date="2018-03-27T20:46:00Z"/>
                    <w:rFonts w:asciiTheme="minorHAnsi" w:hAnsiTheme="minorHAnsi"/>
                    <w:sz w:val="20"/>
                    <w:szCs w:val="20"/>
                  </w:rPr>
                </w:rPrChange>
              </w:rPr>
            </w:pPr>
            <w:ins w:id="403" w:author="Prakash Atul (Ext)" w:date="2018-03-27T20:46:00Z">
              <w:r w:rsidRPr="00CC7991">
                <w:rPr>
                  <w:rFonts w:cs="Arial"/>
                  <w:sz w:val="20"/>
                  <w:szCs w:val="20"/>
                  <w:rPrChange w:id="404" w:author="Batra Yogesh (EXT)" w:date="2018-04-13T12:30:00Z">
                    <w:rPr>
                      <w:rFonts w:asciiTheme="minorHAnsi" w:hAnsiTheme="minorHAnsi"/>
                      <w:sz w:val="20"/>
                      <w:szCs w:val="20"/>
                    </w:rPr>
                  </w:rPrChange>
                </w:rPr>
                <w:t>• Comments</w:t>
              </w:r>
              <w:r w:rsidRPr="00CC7991" w:rsidDel="004432BF">
                <w:rPr>
                  <w:rFonts w:cs="Arial"/>
                  <w:sz w:val="20"/>
                  <w:szCs w:val="20"/>
                  <w:rPrChange w:id="405" w:author="Batra Yogesh (EXT)" w:date="2018-04-13T12:30:00Z">
                    <w:rPr>
                      <w:rFonts w:asciiTheme="minorHAnsi" w:hAnsiTheme="minorHAnsi"/>
                      <w:sz w:val="20"/>
                      <w:szCs w:val="20"/>
                    </w:rPr>
                  </w:rPrChange>
                </w:rPr>
                <w:t xml:space="preserve"> </w:t>
              </w:r>
            </w:ins>
            <w:del w:id="406" w:author="Prakash Atul (Ext)" w:date="2018-03-27T20:46:00Z">
              <w:r w:rsidR="007A08BE" w:rsidRPr="00CC7991" w:rsidDel="004432BF">
                <w:rPr>
                  <w:rFonts w:cs="Arial"/>
                  <w:sz w:val="20"/>
                  <w:szCs w:val="20"/>
                  <w:rPrChange w:id="407" w:author="Batra Yogesh (EXT)" w:date="2018-04-13T12:30:00Z">
                    <w:rPr>
                      <w:rFonts w:asciiTheme="minorHAnsi" w:hAnsiTheme="minorHAnsi"/>
                      <w:sz w:val="20"/>
                      <w:szCs w:val="20"/>
                    </w:rPr>
                  </w:rPrChange>
                </w:rPr>
                <w:delText>• Stream Name</w:delText>
              </w:r>
              <w:r w:rsidR="007A08BE" w:rsidRPr="00CC7991" w:rsidDel="004432BF">
                <w:rPr>
                  <w:rFonts w:cs="Arial"/>
                  <w:sz w:val="20"/>
                  <w:szCs w:val="20"/>
                  <w:rPrChange w:id="408" w:author="Batra Yogesh (EXT)" w:date="2018-04-13T12:30:00Z">
                    <w:rPr>
                      <w:rFonts w:asciiTheme="minorHAnsi" w:hAnsiTheme="minorHAnsi"/>
                      <w:sz w:val="20"/>
                      <w:szCs w:val="20"/>
                    </w:rPr>
                  </w:rPrChange>
                </w:rPr>
                <w:br/>
                <w:delText>• Grs Vol[bbl]</w:delText>
              </w:r>
              <w:r w:rsidR="007A08BE" w:rsidRPr="00CC7991" w:rsidDel="004432BF">
                <w:rPr>
                  <w:rFonts w:cs="Arial"/>
                  <w:sz w:val="20"/>
                  <w:szCs w:val="20"/>
                  <w:rPrChange w:id="409" w:author="Batra Yogesh (EXT)" w:date="2018-04-13T12:30:00Z">
                    <w:rPr>
                      <w:rFonts w:asciiTheme="minorHAnsi" w:hAnsiTheme="minorHAnsi"/>
                      <w:sz w:val="20"/>
                      <w:szCs w:val="20"/>
                    </w:rPr>
                  </w:rPrChange>
                </w:rPr>
                <w:br/>
                <w:delText>• TPH Morning[ppm]</w:delText>
              </w:r>
              <w:r w:rsidR="007A08BE" w:rsidRPr="00CC7991" w:rsidDel="004432BF">
                <w:rPr>
                  <w:rFonts w:cs="Arial"/>
                  <w:sz w:val="20"/>
                  <w:szCs w:val="20"/>
                  <w:rPrChange w:id="410" w:author="Batra Yogesh (EXT)" w:date="2018-04-13T12:30:00Z">
                    <w:rPr>
                      <w:rFonts w:asciiTheme="minorHAnsi" w:hAnsiTheme="minorHAnsi"/>
                      <w:sz w:val="20"/>
                      <w:szCs w:val="20"/>
                    </w:rPr>
                  </w:rPrChange>
                </w:rPr>
                <w:br/>
                <w:delText>• Evening[ppm]</w:delText>
              </w:r>
              <w:r w:rsidR="007A08BE" w:rsidRPr="00CC7991" w:rsidDel="004432BF">
                <w:rPr>
                  <w:rFonts w:cs="Arial"/>
                  <w:sz w:val="20"/>
                  <w:szCs w:val="20"/>
                  <w:rPrChange w:id="411" w:author="Batra Yogesh (EXT)" w:date="2018-04-13T12:30:00Z">
                    <w:rPr>
                      <w:rFonts w:asciiTheme="minorHAnsi" w:hAnsiTheme="minorHAnsi"/>
                      <w:sz w:val="20"/>
                      <w:szCs w:val="20"/>
                    </w:rPr>
                  </w:rPrChange>
                </w:rPr>
                <w:br/>
                <w:delText>• Hg[ppb]</w:delText>
              </w:r>
              <w:r w:rsidR="007A08BE" w:rsidRPr="00CC7991" w:rsidDel="004432BF">
                <w:rPr>
                  <w:rFonts w:cs="Arial"/>
                  <w:sz w:val="20"/>
                  <w:szCs w:val="20"/>
                  <w:rPrChange w:id="412" w:author="Batra Yogesh (EXT)" w:date="2018-04-13T12:30:00Z">
                    <w:rPr>
                      <w:rFonts w:asciiTheme="minorHAnsi" w:hAnsiTheme="minorHAnsi"/>
                      <w:sz w:val="20"/>
                      <w:szCs w:val="20"/>
                    </w:rPr>
                  </w:rPrChange>
                </w:rPr>
                <w:br/>
                <w:delText>• As[ppb]</w:delText>
              </w:r>
            </w:del>
          </w:p>
          <w:p w14:paraId="310CF4C1" w14:textId="2FD1FFEF" w:rsidR="00B20C39" w:rsidRPr="00CC7991" w:rsidDel="004432BF" w:rsidRDefault="007A08BE" w:rsidP="007A08BE">
            <w:pPr>
              <w:keepNext/>
              <w:keepLines/>
              <w:rPr>
                <w:del w:id="413" w:author="Prakash Atul (Ext)" w:date="2018-03-27T20:46:00Z"/>
                <w:rFonts w:cs="Arial"/>
                <w:sz w:val="20"/>
                <w:szCs w:val="20"/>
                <w:rPrChange w:id="414" w:author="Batra Yogesh (EXT)" w:date="2018-04-13T12:30:00Z">
                  <w:rPr>
                    <w:del w:id="415" w:author="Prakash Atul (Ext)" w:date="2018-03-27T20:46:00Z"/>
                    <w:rFonts w:asciiTheme="minorHAnsi" w:hAnsiTheme="minorHAnsi"/>
                    <w:sz w:val="20"/>
                    <w:szCs w:val="20"/>
                  </w:rPr>
                </w:rPrChange>
              </w:rPr>
            </w:pPr>
            <w:del w:id="416" w:author="Prakash Atul (Ext)" w:date="2018-03-27T20:46:00Z">
              <w:r w:rsidRPr="00CC7991" w:rsidDel="004432BF">
                <w:rPr>
                  <w:rFonts w:cs="Arial"/>
                  <w:sz w:val="20"/>
                  <w:szCs w:val="20"/>
                  <w:rPrChange w:id="417" w:author="Batra Yogesh (EXT)" w:date="2018-04-13T12:30:00Z">
                    <w:rPr>
                      <w:rFonts w:asciiTheme="minorHAnsi" w:hAnsiTheme="minorHAnsi"/>
                      <w:sz w:val="20"/>
                      <w:szCs w:val="20"/>
                    </w:rPr>
                  </w:rPrChange>
                </w:rPr>
                <w:delText>• Comments</w:delText>
              </w:r>
            </w:del>
          </w:p>
          <w:p w14:paraId="335F6D48" w14:textId="16728143" w:rsidR="007A08BE" w:rsidRPr="00CC7991" w:rsidRDefault="007A08BE" w:rsidP="007A08BE">
            <w:pPr>
              <w:keepNext/>
              <w:keepLines/>
              <w:rPr>
                <w:ins w:id="418" w:author="Prakash Atul (Ext)" w:date="2018-03-27T20:46:00Z"/>
                <w:rFonts w:cs="Arial"/>
                <w:sz w:val="20"/>
                <w:szCs w:val="20"/>
                <w:rPrChange w:id="419" w:author="Batra Yogesh (EXT)" w:date="2018-04-13T12:30:00Z">
                  <w:rPr>
                    <w:ins w:id="420" w:author="Prakash Atul (Ext)" w:date="2018-03-27T20:46:00Z"/>
                    <w:rFonts w:asciiTheme="minorHAnsi" w:hAnsiTheme="minorHAnsi"/>
                    <w:sz w:val="20"/>
                    <w:szCs w:val="20"/>
                  </w:rPr>
                </w:rPrChange>
              </w:rPr>
            </w:pPr>
          </w:p>
          <w:p w14:paraId="41D5A6CE" w14:textId="77777777" w:rsidR="004432BF" w:rsidRPr="00CC7991" w:rsidRDefault="004432BF" w:rsidP="007A08BE">
            <w:pPr>
              <w:keepNext/>
              <w:keepLines/>
              <w:rPr>
                <w:rFonts w:cs="Arial"/>
                <w:sz w:val="20"/>
                <w:szCs w:val="20"/>
                <w:rPrChange w:id="421" w:author="Batra Yogesh (EXT)" w:date="2018-04-13T12:30:00Z">
                  <w:rPr>
                    <w:rFonts w:asciiTheme="minorHAnsi" w:hAnsiTheme="minorHAnsi"/>
                    <w:sz w:val="20"/>
                    <w:szCs w:val="20"/>
                  </w:rPr>
                </w:rPrChange>
              </w:rPr>
            </w:pPr>
          </w:p>
          <w:p w14:paraId="59166741" w14:textId="77777777" w:rsidR="00B20C39" w:rsidRPr="00CC7991" w:rsidRDefault="00B20C39" w:rsidP="00C90061">
            <w:pPr>
              <w:keepNext/>
              <w:keepLines/>
              <w:rPr>
                <w:rFonts w:cs="Arial"/>
                <w:sz w:val="20"/>
                <w:szCs w:val="20"/>
                <w:rPrChange w:id="422" w:author="Batra Yogesh (EXT)" w:date="2018-04-13T12:30:00Z">
                  <w:rPr>
                    <w:rFonts w:asciiTheme="minorHAnsi" w:hAnsiTheme="minorHAnsi"/>
                    <w:sz w:val="20"/>
                    <w:szCs w:val="20"/>
                  </w:rPr>
                </w:rPrChange>
              </w:rPr>
            </w:pPr>
            <w:r w:rsidRPr="00CC7991">
              <w:rPr>
                <w:rFonts w:cs="Arial"/>
                <w:sz w:val="20"/>
                <w:szCs w:val="20"/>
                <w:rPrChange w:id="423" w:author="Batra Yogesh (EXT)" w:date="2018-04-13T12:30:00Z">
                  <w:rPr>
                    <w:rFonts w:asciiTheme="minorHAnsi" w:hAnsiTheme="minorHAnsi"/>
                    <w:sz w:val="20"/>
                    <w:szCs w:val="20"/>
                  </w:rPr>
                </w:rPrChange>
              </w:rPr>
              <w:t>Any derived gas streams will be displayed in the ‘</w:t>
            </w:r>
            <w:r w:rsidRPr="00CC7991">
              <w:rPr>
                <w:rFonts w:cs="Arial"/>
                <w:b/>
                <w:i/>
                <w:sz w:val="20"/>
                <w:szCs w:val="20"/>
                <w:rPrChange w:id="424" w:author="Batra Yogesh (EXT)" w:date="2018-04-13T12:30:00Z">
                  <w:rPr>
                    <w:rFonts w:asciiTheme="minorHAnsi" w:hAnsiTheme="minorHAnsi"/>
                    <w:b/>
                    <w:i/>
                    <w:sz w:val="20"/>
                    <w:szCs w:val="20"/>
                  </w:rPr>
                </w:rPrChange>
              </w:rPr>
              <w:t>Derived and Calculated Figures</w:t>
            </w:r>
            <w:r w:rsidRPr="00CC7991">
              <w:rPr>
                <w:rFonts w:cs="Arial"/>
                <w:sz w:val="20"/>
                <w:szCs w:val="20"/>
                <w:rPrChange w:id="425" w:author="Batra Yogesh (EXT)" w:date="2018-04-13T12:30:00Z">
                  <w:rPr>
                    <w:rFonts w:asciiTheme="minorHAnsi" w:hAnsiTheme="minorHAnsi"/>
                    <w:sz w:val="20"/>
                    <w:szCs w:val="20"/>
                  </w:rPr>
                </w:rPrChange>
              </w:rPr>
              <w:t>’ data window.</w:t>
            </w:r>
          </w:p>
          <w:p w14:paraId="7B46EBAE" w14:textId="77777777" w:rsidR="007A08BE" w:rsidRPr="00CC7991" w:rsidRDefault="00B20C39" w:rsidP="007A08BE">
            <w:pPr>
              <w:rPr>
                <w:rFonts w:cs="Arial"/>
                <w:sz w:val="20"/>
                <w:szCs w:val="20"/>
                <w:rPrChange w:id="426" w:author="Batra Yogesh (EXT)" w:date="2018-04-13T12:30:00Z">
                  <w:rPr>
                    <w:rFonts w:asciiTheme="minorHAnsi" w:hAnsiTheme="minorHAnsi"/>
                    <w:sz w:val="20"/>
                    <w:szCs w:val="20"/>
                  </w:rPr>
                </w:rPrChange>
              </w:rPr>
            </w:pPr>
            <w:r w:rsidRPr="00CC7991">
              <w:rPr>
                <w:rFonts w:cs="Arial"/>
                <w:sz w:val="20"/>
                <w:szCs w:val="20"/>
                <w:rPrChange w:id="427" w:author="Batra Yogesh (EXT)" w:date="2018-04-13T12:30:00Z">
                  <w:rPr>
                    <w:rFonts w:asciiTheme="minorHAnsi" w:hAnsiTheme="minorHAnsi"/>
                    <w:sz w:val="20"/>
                    <w:szCs w:val="20"/>
                  </w:rPr>
                </w:rPrChange>
              </w:rPr>
              <w:t>If no streams found that meet the chosen criteria, the following message is displayed in both the data sections: “no records found…”</w:t>
            </w:r>
            <w:r w:rsidR="007A08BE" w:rsidRPr="00CC7991">
              <w:rPr>
                <w:rFonts w:cs="Arial"/>
                <w:sz w:val="20"/>
                <w:szCs w:val="20"/>
                <w:rPrChange w:id="428" w:author="Batra Yogesh (EXT)" w:date="2018-04-13T12:30:00Z">
                  <w:rPr>
                    <w:rFonts w:asciiTheme="minorHAnsi" w:hAnsiTheme="minorHAnsi"/>
                    <w:sz w:val="20"/>
                    <w:szCs w:val="20"/>
                  </w:rPr>
                </w:rPrChange>
              </w:rPr>
              <w:br/>
              <w:t>Columns shown as follows:</w:t>
            </w:r>
            <w:r w:rsidR="007A08BE" w:rsidRPr="00CC7991">
              <w:rPr>
                <w:rFonts w:cs="Arial"/>
                <w:sz w:val="20"/>
                <w:szCs w:val="20"/>
                <w:rPrChange w:id="429" w:author="Batra Yogesh (EXT)" w:date="2018-04-13T12:30:00Z">
                  <w:rPr>
                    <w:rFonts w:asciiTheme="minorHAnsi" w:hAnsiTheme="minorHAnsi"/>
                    <w:sz w:val="20"/>
                    <w:szCs w:val="20"/>
                  </w:rPr>
                </w:rPrChange>
              </w:rPr>
              <w:br/>
            </w:r>
          </w:p>
          <w:p w14:paraId="32DB2E26" w14:textId="77777777" w:rsidR="004432BF" w:rsidRPr="00CC7991" w:rsidRDefault="004432BF" w:rsidP="004432BF">
            <w:pPr>
              <w:rPr>
                <w:ins w:id="430" w:author="Prakash Atul (Ext)" w:date="2018-03-27T20:46:00Z"/>
                <w:rFonts w:cs="Arial"/>
                <w:sz w:val="20"/>
                <w:szCs w:val="20"/>
                <w:rPrChange w:id="431" w:author="Batra Yogesh (EXT)" w:date="2018-04-13T12:30:00Z">
                  <w:rPr>
                    <w:ins w:id="432" w:author="Prakash Atul (Ext)" w:date="2018-03-27T20:46:00Z"/>
                    <w:rFonts w:asciiTheme="minorHAnsi" w:hAnsiTheme="minorHAnsi"/>
                    <w:sz w:val="20"/>
                    <w:szCs w:val="20"/>
                  </w:rPr>
                </w:rPrChange>
              </w:rPr>
            </w:pPr>
            <w:ins w:id="433" w:author="Prakash Atul (Ext)" w:date="2018-03-27T20:46:00Z">
              <w:r w:rsidRPr="00CC7991">
                <w:rPr>
                  <w:rFonts w:cs="Arial"/>
                  <w:sz w:val="20"/>
                  <w:szCs w:val="20"/>
                  <w:rPrChange w:id="434" w:author="Batra Yogesh (EXT)" w:date="2018-04-13T12:30:00Z">
                    <w:rPr>
                      <w:rFonts w:asciiTheme="minorHAnsi" w:hAnsiTheme="minorHAnsi"/>
                      <w:sz w:val="20"/>
                      <w:szCs w:val="20"/>
                    </w:rPr>
                  </w:rPrChange>
                </w:rPr>
                <w:t>• Stream Name</w:t>
              </w:r>
              <w:r w:rsidRPr="00CC7991">
                <w:rPr>
                  <w:rFonts w:cs="Arial"/>
                  <w:sz w:val="20"/>
                  <w:szCs w:val="20"/>
                  <w:rPrChange w:id="435" w:author="Batra Yogesh (EXT)" w:date="2018-04-13T12:30:00Z">
                    <w:rPr>
                      <w:rFonts w:asciiTheme="minorHAnsi" w:hAnsiTheme="minorHAnsi"/>
                      <w:sz w:val="20"/>
                      <w:szCs w:val="20"/>
                    </w:rPr>
                  </w:rPrChange>
                </w:rPr>
                <w:br/>
                <w:t>• Grs Vol[bbl]</w:t>
              </w:r>
            </w:ins>
          </w:p>
          <w:p w14:paraId="1D86337C" w14:textId="77777777" w:rsidR="004432BF" w:rsidRPr="00CC7991" w:rsidRDefault="004432BF" w:rsidP="004432BF">
            <w:pPr>
              <w:rPr>
                <w:ins w:id="436" w:author="Prakash Atul (Ext)" w:date="2018-03-27T20:46:00Z"/>
                <w:rFonts w:cs="Arial"/>
                <w:sz w:val="20"/>
                <w:szCs w:val="20"/>
                <w:rPrChange w:id="437" w:author="Batra Yogesh (EXT)" w:date="2018-04-13T12:30:00Z">
                  <w:rPr>
                    <w:ins w:id="438" w:author="Prakash Atul (Ext)" w:date="2018-03-27T20:46:00Z"/>
                    <w:rFonts w:asciiTheme="minorHAnsi" w:hAnsiTheme="minorHAnsi"/>
                    <w:sz w:val="20"/>
                    <w:szCs w:val="20"/>
                  </w:rPr>
                </w:rPrChange>
              </w:rPr>
            </w:pPr>
            <w:ins w:id="439" w:author="Prakash Atul (Ext)" w:date="2018-03-27T20:46:00Z">
              <w:r w:rsidRPr="00CC7991">
                <w:rPr>
                  <w:rFonts w:cs="Arial"/>
                  <w:sz w:val="20"/>
                  <w:szCs w:val="20"/>
                  <w:rPrChange w:id="440" w:author="Batra Yogesh (EXT)" w:date="2018-04-13T12:30:00Z">
                    <w:rPr>
                      <w:rFonts w:asciiTheme="minorHAnsi" w:hAnsiTheme="minorHAnsi"/>
                      <w:sz w:val="20"/>
                      <w:szCs w:val="20"/>
                    </w:rPr>
                  </w:rPrChange>
                </w:rPr>
                <w:t>• Allocated Vol[bbl]</w:t>
              </w:r>
            </w:ins>
          </w:p>
          <w:p w14:paraId="6ACC5AF5" w14:textId="4071E10E" w:rsidR="007A08BE" w:rsidRPr="00CC7991" w:rsidDel="004432BF" w:rsidRDefault="004432BF" w:rsidP="004432BF">
            <w:pPr>
              <w:rPr>
                <w:del w:id="441" w:author="Prakash Atul (Ext)" w:date="2018-03-27T20:46:00Z"/>
                <w:rFonts w:cs="Arial"/>
                <w:sz w:val="20"/>
                <w:szCs w:val="20"/>
                <w:rPrChange w:id="442" w:author="Batra Yogesh (EXT)" w:date="2018-04-13T12:30:00Z">
                  <w:rPr>
                    <w:del w:id="443" w:author="Prakash Atul (Ext)" w:date="2018-03-27T20:46:00Z"/>
                    <w:rFonts w:asciiTheme="minorHAnsi" w:hAnsiTheme="minorHAnsi"/>
                    <w:sz w:val="20"/>
                    <w:szCs w:val="20"/>
                  </w:rPr>
                </w:rPrChange>
              </w:rPr>
            </w:pPr>
            <w:ins w:id="444" w:author="Prakash Atul (Ext)" w:date="2018-03-27T20:46:00Z">
              <w:r w:rsidRPr="00CC7991">
                <w:rPr>
                  <w:rFonts w:cs="Arial"/>
                  <w:sz w:val="20"/>
                  <w:szCs w:val="20"/>
                  <w:rPrChange w:id="445" w:author="Batra Yogesh (EXT)" w:date="2018-04-13T12:30:00Z">
                    <w:rPr>
                      <w:rFonts w:asciiTheme="minorHAnsi" w:hAnsiTheme="minorHAnsi"/>
                      <w:sz w:val="20"/>
                      <w:szCs w:val="20"/>
                    </w:rPr>
                  </w:rPrChange>
                </w:rPr>
                <w:t>Factor</w:t>
              </w:r>
            </w:ins>
            <w:del w:id="446" w:author="Prakash Atul (Ext)" w:date="2018-03-27T20:46:00Z">
              <w:r w:rsidR="007A08BE" w:rsidRPr="00CC7991" w:rsidDel="004432BF">
                <w:rPr>
                  <w:rFonts w:cs="Arial"/>
                  <w:sz w:val="20"/>
                  <w:szCs w:val="20"/>
                  <w:rPrChange w:id="447" w:author="Batra Yogesh (EXT)" w:date="2018-04-13T12:30:00Z">
                    <w:rPr>
                      <w:rFonts w:asciiTheme="minorHAnsi" w:hAnsiTheme="minorHAnsi"/>
                      <w:sz w:val="20"/>
                      <w:szCs w:val="20"/>
                    </w:rPr>
                  </w:rPrChange>
                </w:rPr>
                <w:delText>• Stream Name</w:delText>
              </w:r>
              <w:r w:rsidR="007A08BE" w:rsidRPr="00CC7991" w:rsidDel="004432BF">
                <w:rPr>
                  <w:rFonts w:cs="Arial"/>
                  <w:sz w:val="20"/>
                  <w:szCs w:val="20"/>
                  <w:rPrChange w:id="448" w:author="Batra Yogesh (EXT)" w:date="2018-04-13T12:30:00Z">
                    <w:rPr>
                      <w:rFonts w:asciiTheme="minorHAnsi" w:hAnsiTheme="minorHAnsi"/>
                      <w:sz w:val="20"/>
                      <w:szCs w:val="20"/>
                    </w:rPr>
                  </w:rPrChange>
                </w:rPr>
                <w:br/>
                <w:delText>• Grs Vol[bbl]</w:delText>
              </w:r>
            </w:del>
          </w:p>
          <w:p w14:paraId="036F8E79" w14:textId="209297ED" w:rsidR="00B20C39" w:rsidRPr="00CC7991" w:rsidRDefault="007A08BE" w:rsidP="007A08BE">
            <w:pPr>
              <w:keepNext/>
              <w:keepLines/>
              <w:spacing w:after="120"/>
              <w:rPr>
                <w:rFonts w:cs="Arial"/>
                <w:sz w:val="20"/>
                <w:szCs w:val="20"/>
              </w:rPr>
            </w:pPr>
            <w:del w:id="449" w:author="Prakash Atul (Ext)" w:date="2018-03-27T20:46:00Z">
              <w:r w:rsidRPr="00CC7991" w:rsidDel="004432BF">
                <w:rPr>
                  <w:rFonts w:cs="Arial"/>
                  <w:sz w:val="20"/>
                  <w:szCs w:val="20"/>
                  <w:rPrChange w:id="450" w:author="Batra Yogesh (EXT)" w:date="2018-04-13T12:30:00Z">
                    <w:rPr>
                      <w:rFonts w:asciiTheme="minorHAnsi" w:hAnsiTheme="minorHAnsi"/>
                      <w:sz w:val="20"/>
                      <w:szCs w:val="20"/>
                    </w:rPr>
                  </w:rPrChange>
                </w:rPr>
                <w:delText>• Stream Type</w:delText>
              </w:r>
            </w:del>
          </w:p>
        </w:tc>
        <w:tc>
          <w:tcPr>
            <w:tcW w:w="1170" w:type="pct"/>
            <w:tcPrChange w:id="451" w:author="Batra Yogesh (EXT)" w:date="2018-04-13T12:30:00Z">
              <w:tcPr>
                <w:tcW w:w="2116" w:type="dxa"/>
              </w:tcPr>
            </w:tcPrChange>
          </w:tcPr>
          <w:p w14:paraId="69B97AF1" w14:textId="55683530" w:rsidR="00B20C39" w:rsidRPr="00CC7991" w:rsidRDefault="00B20C39" w:rsidP="00D031E8">
            <w:pPr>
              <w:keepNext/>
              <w:keepLines/>
              <w:rPr>
                <w:rFonts w:cs="Arial"/>
                <w:sz w:val="20"/>
              </w:rPr>
            </w:pPr>
            <w:r w:rsidRPr="00CC7991">
              <w:rPr>
                <w:rFonts w:cs="Arial"/>
                <w:sz w:val="20"/>
                <w:szCs w:val="20"/>
                <w:rPrChange w:id="452" w:author="Batra Yogesh (EXT)" w:date="2018-04-13T12:30:00Z">
                  <w:rPr>
                    <w:rFonts w:asciiTheme="minorHAnsi" w:hAnsiTheme="minorHAnsi"/>
                    <w:sz w:val="20"/>
                    <w:szCs w:val="20"/>
                  </w:rPr>
                </w:rPrChange>
              </w:rPr>
              <w:t xml:space="preserve">Strm Category is auto-populated for the streams in ‘Measured Figures’ data </w:t>
            </w:r>
            <w:del w:id="453" w:author="Batra Yogesh (EXT)" w:date="2018-04-04T17:16:00Z">
              <w:r w:rsidRPr="00CC7991" w:rsidDel="00573B7C">
                <w:rPr>
                  <w:rFonts w:cs="Arial"/>
                  <w:sz w:val="20"/>
                  <w:szCs w:val="20"/>
                  <w:rPrChange w:id="454" w:author="Batra Yogesh (EXT)" w:date="2018-04-13T12:30:00Z">
                    <w:rPr>
                      <w:rFonts w:asciiTheme="minorHAnsi" w:hAnsiTheme="minorHAnsi"/>
                      <w:sz w:val="20"/>
                      <w:szCs w:val="20"/>
                    </w:rPr>
                  </w:rPrChange>
                </w:rPr>
                <w:delText>widnow</w:delText>
              </w:r>
            </w:del>
            <w:ins w:id="455" w:author="Batra Yogesh (EXT)" w:date="2018-04-04T17:16:00Z">
              <w:r w:rsidR="00573B7C" w:rsidRPr="00CC7991">
                <w:rPr>
                  <w:rFonts w:cs="Arial"/>
                  <w:sz w:val="20"/>
                  <w:szCs w:val="20"/>
                  <w:rPrChange w:id="456" w:author="Batra Yogesh (EXT)" w:date="2018-04-13T12:30:00Z">
                    <w:rPr>
                      <w:rFonts w:asciiTheme="minorHAnsi" w:hAnsiTheme="minorHAnsi"/>
                      <w:sz w:val="20"/>
                      <w:szCs w:val="20"/>
                    </w:rPr>
                  </w:rPrChange>
                </w:rPr>
                <w:t>window</w:t>
              </w:r>
            </w:ins>
          </w:p>
        </w:tc>
      </w:tr>
      <w:tr w:rsidR="00B20C39" w:rsidRPr="00CC7991" w14:paraId="077E4F80" w14:textId="77777777" w:rsidTr="00CC7991">
        <w:trPr>
          <w:cantSplit/>
          <w:trPrChange w:id="457" w:author="Batra Yogesh (EXT)" w:date="2018-04-13T12:30:00Z">
            <w:trPr>
              <w:cantSplit/>
            </w:trPr>
          </w:trPrChange>
        </w:trPr>
        <w:tc>
          <w:tcPr>
            <w:tcW w:w="497" w:type="pct"/>
            <w:shd w:val="clear" w:color="auto" w:fill="C6D9F1" w:themeFill="text2" w:themeFillTint="33"/>
            <w:tcPrChange w:id="458" w:author="Batra Yogesh (EXT)" w:date="2018-04-13T12:30:00Z">
              <w:tcPr>
                <w:tcW w:w="900" w:type="dxa"/>
                <w:shd w:val="clear" w:color="auto" w:fill="C6D9F1" w:themeFill="text2" w:themeFillTint="33"/>
              </w:tcPr>
            </w:tcPrChange>
          </w:tcPr>
          <w:p w14:paraId="69DE7292" w14:textId="45099179" w:rsidR="00B20C39" w:rsidRPr="00CC7991" w:rsidRDefault="00B20C39" w:rsidP="009D7887">
            <w:pPr>
              <w:pStyle w:val="TableText"/>
              <w:keepNext/>
              <w:keepLines/>
              <w:numPr>
                <w:ilvl w:val="0"/>
                <w:numId w:val="11"/>
              </w:numPr>
              <w:jc w:val="center"/>
              <w:rPr>
                <w:rFonts w:cs="Arial"/>
                <w:color w:val="000000"/>
                <w:sz w:val="20"/>
              </w:rPr>
            </w:pPr>
          </w:p>
        </w:tc>
        <w:tc>
          <w:tcPr>
            <w:tcW w:w="1841" w:type="pct"/>
            <w:tcPrChange w:id="459" w:author="Batra Yogesh (EXT)" w:date="2018-04-13T12:30:00Z">
              <w:tcPr>
                <w:tcW w:w="3330" w:type="dxa"/>
              </w:tcPr>
            </w:tcPrChange>
          </w:tcPr>
          <w:p w14:paraId="15DE37EA" w14:textId="63C4A610" w:rsidR="00B20C39" w:rsidRPr="00CC7991" w:rsidRDefault="00B20C39" w:rsidP="00F200A3">
            <w:pPr>
              <w:pStyle w:val="TableText"/>
              <w:keepNext/>
              <w:keepLines/>
              <w:rPr>
                <w:rFonts w:cs="Arial"/>
                <w:i/>
                <w:sz w:val="20"/>
                <w:szCs w:val="20"/>
              </w:rPr>
            </w:pPr>
            <w:r w:rsidRPr="00CC7991">
              <w:rPr>
                <w:rFonts w:cs="Arial"/>
                <w:sz w:val="20"/>
                <w:szCs w:val="20"/>
                <w:rPrChange w:id="460" w:author="Batra Yogesh (EXT)" w:date="2018-04-13T12:30:00Z">
                  <w:rPr>
                    <w:rFonts w:asciiTheme="minorHAnsi" w:hAnsiTheme="minorHAnsi"/>
                    <w:sz w:val="20"/>
                    <w:szCs w:val="20"/>
                  </w:rPr>
                </w:rPrChange>
              </w:rPr>
              <w:t>Select the record for which data has to be modified</w:t>
            </w:r>
          </w:p>
        </w:tc>
        <w:tc>
          <w:tcPr>
            <w:tcW w:w="1492" w:type="pct"/>
            <w:tcPrChange w:id="461" w:author="Batra Yogesh (EXT)" w:date="2018-04-13T12:30:00Z">
              <w:tcPr>
                <w:tcW w:w="2700" w:type="dxa"/>
              </w:tcPr>
            </w:tcPrChange>
          </w:tcPr>
          <w:p w14:paraId="0A23B19F" w14:textId="77777777" w:rsidR="00B20C39" w:rsidRPr="00CC7991" w:rsidRDefault="00B20C39" w:rsidP="00C90061">
            <w:pPr>
              <w:keepNext/>
              <w:keepLines/>
              <w:rPr>
                <w:rFonts w:cs="Arial"/>
                <w:sz w:val="20"/>
                <w:szCs w:val="20"/>
                <w:rPrChange w:id="462" w:author="Batra Yogesh (EXT)" w:date="2018-04-13T12:30:00Z">
                  <w:rPr>
                    <w:rFonts w:asciiTheme="minorHAnsi" w:hAnsiTheme="minorHAnsi"/>
                    <w:sz w:val="20"/>
                    <w:szCs w:val="20"/>
                  </w:rPr>
                </w:rPrChange>
              </w:rPr>
            </w:pPr>
            <w:r w:rsidRPr="00CC7991">
              <w:rPr>
                <w:rFonts w:cs="Arial"/>
                <w:sz w:val="20"/>
                <w:szCs w:val="20"/>
                <w:rPrChange w:id="463" w:author="Batra Yogesh (EXT)" w:date="2018-04-13T12:30:00Z">
                  <w:rPr>
                    <w:rFonts w:asciiTheme="minorHAnsi" w:hAnsiTheme="minorHAnsi"/>
                    <w:sz w:val="20"/>
                    <w:szCs w:val="20"/>
                  </w:rPr>
                </w:rPrChange>
              </w:rPr>
              <w:t>Record is highlighted</w:t>
            </w:r>
            <w:del w:id="464" w:author="Prakash Atul (Ext)" w:date="2018-03-27T20:47:00Z">
              <w:r w:rsidRPr="00CC7991" w:rsidDel="004432BF">
                <w:rPr>
                  <w:rFonts w:cs="Arial"/>
                  <w:sz w:val="20"/>
                  <w:szCs w:val="20"/>
                  <w:rPrChange w:id="465" w:author="Batra Yogesh (EXT)" w:date="2018-04-13T12:30:00Z">
                    <w:rPr>
                      <w:rFonts w:asciiTheme="minorHAnsi" w:hAnsiTheme="minorHAnsi"/>
                      <w:sz w:val="20"/>
                      <w:szCs w:val="20"/>
                    </w:rPr>
                  </w:rPrChange>
                </w:rPr>
                <w:delText xml:space="preserve"> in light blue color</w:delText>
              </w:r>
            </w:del>
          </w:p>
          <w:p w14:paraId="0913BC91" w14:textId="77777777" w:rsidR="00B20C39" w:rsidRPr="00CC7991" w:rsidRDefault="00B20C39" w:rsidP="00BF2F96">
            <w:pPr>
              <w:keepNext/>
              <w:keepLines/>
              <w:spacing w:after="120"/>
              <w:rPr>
                <w:rFonts w:cs="Arial"/>
                <w:sz w:val="20"/>
                <w:szCs w:val="20"/>
              </w:rPr>
            </w:pPr>
          </w:p>
        </w:tc>
        <w:tc>
          <w:tcPr>
            <w:tcW w:w="1170" w:type="pct"/>
            <w:tcPrChange w:id="466" w:author="Batra Yogesh (EXT)" w:date="2018-04-13T12:30:00Z">
              <w:tcPr>
                <w:tcW w:w="2116" w:type="dxa"/>
              </w:tcPr>
            </w:tcPrChange>
          </w:tcPr>
          <w:p w14:paraId="5535AEC3" w14:textId="22DE4BAB" w:rsidR="00B20C39" w:rsidRPr="00CC7991" w:rsidRDefault="00B20C39" w:rsidP="00D031E8">
            <w:pPr>
              <w:keepNext/>
              <w:keepLines/>
              <w:rPr>
                <w:rFonts w:cs="Arial"/>
                <w:sz w:val="20"/>
              </w:rPr>
            </w:pPr>
            <w:r w:rsidRPr="00CC7991">
              <w:rPr>
                <w:rFonts w:cs="Arial"/>
                <w:sz w:val="20"/>
                <w:rPrChange w:id="467" w:author="Batra Yogesh (EXT)" w:date="2018-04-13T12:30:00Z">
                  <w:rPr>
                    <w:rFonts w:asciiTheme="minorHAnsi" w:hAnsiTheme="minorHAnsi"/>
                    <w:sz w:val="20"/>
                  </w:rPr>
                </w:rPrChange>
              </w:rPr>
              <w:t>Note: Insert icon is disabled. Records are auto generated using instantiation process</w:t>
            </w:r>
          </w:p>
        </w:tc>
      </w:tr>
      <w:tr w:rsidR="00B20C39" w:rsidRPr="00CC7991" w14:paraId="5B42CE93" w14:textId="77777777" w:rsidTr="00CC7991">
        <w:trPr>
          <w:cantSplit/>
          <w:trPrChange w:id="468" w:author="Batra Yogesh (EXT)" w:date="2018-04-13T12:30:00Z">
            <w:trPr>
              <w:cantSplit/>
            </w:trPr>
          </w:trPrChange>
        </w:trPr>
        <w:tc>
          <w:tcPr>
            <w:tcW w:w="497" w:type="pct"/>
            <w:shd w:val="clear" w:color="auto" w:fill="C6D9F1" w:themeFill="text2" w:themeFillTint="33"/>
            <w:tcPrChange w:id="469" w:author="Batra Yogesh (EXT)" w:date="2018-04-13T12:30:00Z">
              <w:tcPr>
                <w:tcW w:w="900" w:type="dxa"/>
                <w:shd w:val="clear" w:color="auto" w:fill="C6D9F1" w:themeFill="text2" w:themeFillTint="33"/>
              </w:tcPr>
            </w:tcPrChange>
          </w:tcPr>
          <w:p w14:paraId="13BCA11E" w14:textId="278E8DAF" w:rsidR="00B20C39" w:rsidRPr="00CC7991" w:rsidRDefault="00B20C39" w:rsidP="009D7887">
            <w:pPr>
              <w:pStyle w:val="TableText"/>
              <w:keepNext/>
              <w:keepLines/>
              <w:numPr>
                <w:ilvl w:val="0"/>
                <w:numId w:val="11"/>
              </w:numPr>
              <w:jc w:val="center"/>
              <w:rPr>
                <w:rFonts w:cs="Arial"/>
                <w:color w:val="000000"/>
                <w:sz w:val="20"/>
              </w:rPr>
            </w:pPr>
          </w:p>
        </w:tc>
        <w:tc>
          <w:tcPr>
            <w:tcW w:w="1841" w:type="pct"/>
            <w:tcPrChange w:id="470" w:author="Batra Yogesh (EXT)" w:date="2018-04-13T12:30:00Z">
              <w:tcPr>
                <w:tcW w:w="3330" w:type="dxa"/>
              </w:tcPr>
            </w:tcPrChange>
          </w:tcPr>
          <w:p w14:paraId="467DB78B" w14:textId="185C01C1" w:rsidR="00B20C39" w:rsidRPr="00CC7991" w:rsidRDefault="00B20C39" w:rsidP="00F200A3">
            <w:pPr>
              <w:pStyle w:val="TableText"/>
              <w:keepNext/>
              <w:keepLines/>
              <w:rPr>
                <w:rFonts w:cs="Arial"/>
                <w:i/>
                <w:sz w:val="20"/>
                <w:szCs w:val="20"/>
              </w:rPr>
            </w:pPr>
            <w:r w:rsidRPr="00CC7991">
              <w:rPr>
                <w:rFonts w:cs="Arial"/>
                <w:sz w:val="20"/>
                <w:szCs w:val="20"/>
                <w:rPrChange w:id="471" w:author="Batra Yogesh (EXT)" w:date="2018-04-13T12:30:00Z">
                  <w:rPr>
                    <w:rFonts w:asciiTheme="minorHAnsi" w:hAnsiTheme="minorHAnsi"/>
                    <w:sz w:val="20"/>
                    <w:szCs w:val="20"/>
                  </w:rPr>
                </w:rPrChange>
              </w:rPr>
              <w:t xml:space="preserve">Update Standard volume in </w:t>
            </w:r>
            <w:r w:rsidRPr="00CC7991">
              <w:rPr>
                <w:rFonts w:cs="Arial"/>
                <w:b/>
                <w:i/>
                <w:sz w:val="20"/>
                <w:szCs w:val="20"/>
                <w:rPrChange w:id="472" w:author="Batra Yogesh (EXT)" w:date="2018-04-13T12:30:00Z">
                  <w:rPr>
                    <w:rFonts w:asciiTheme="minorHAnsi" w:hAnsiTheme="minorHAnsi"/>
                    <w:b/>
                    <w:i/>
                    <w:sz w:val="20"/>
                    <w:szCs w:val="20"/>
                  </w:rPr>
                </w:rPrChange>
              </w:rPr>
              <w:t>Grs Vol [</w:t>
            </w:r>
            <w:r w:rsidR="007A08BE" w:rsidRPr="00CC7991">
              <w:rPr>
                <w:rFonts w:cs="Arial"/>
                <w:b/>
                <w:i/>
                <w:sz w:val="20"/>
                <w:szCs w:val="20"/>
                <w:rPrChange w:id="473" w:author="Batra Yogesh (EXT)" w:date="2018-04-13T12:30:00Z">
                  <w:rPr>
                    <w:rFonts w:asciiTheme="minorHAnsi" w:hAnsiTheme="minorHAnsi"/>
                    <w:b/>
                    <w:i/>
                    <w:sz w:val="20"/>
                    <w:szCs w:val="20"/>
                  </w:rPr>
                </w:rPrChange>
              </w:rPr>
              <w:t>bbl</w:t>
            </w:r>
            <w:r w:rsidRPr="00CC7991">
              <w:rPr>
                <w:rFonts w:cs="Arial"/>
                <w:b/>
                <w:i/>
                <w:sz w:val="20"/>
                <w:szCs w:val="20"/>
                <w:rPrChange w:id="474" w:author="Batra Yogesh (EXT)" w:date="2018-04-13T12:30:00Z">
                  <w:rPr>
                    <w:rFonts w:asciiTheme="minorHAnsi" w:hAnsiTheme="minorHAnsi"/>
                    <w:b/>
                    <w:i/>
                    <w:sz w:val="20"/>
                    <w:szCs w:val="20"/>
                  </w:rPr>
                </w:rPrChange>
              </w:rPr>
              <w:t xml:space="preserve">] </w:t>
            </w:r>
            <w:r w:rsidRPr="00CC7991">
              <w:rPr>
                <w:rFonts w:cs="Arial"/>
                <w:sz w:val="20"/>
                <w:szCs w:val="20"/>
                <w:rPrChange w:id="475" w:author="Batra Yogesh (EXT)" w:date="2018-04-13T12:30:00Z">
                  <w:rPr>
                    <w:rFonts w:asciiTheme="minorHAnsi" w:hAnsiTheme="minorHAnsi"/>
                    <w:sz w:val="20"/>
                    <w:szCs w:val="20"/>
                  </w:rPr>
                </w:rPrChange>
              </w:rPr>
              <w:t>field for each stream</w:t>
            </w:r>
          </w:p>
        </w:tc>
        <w:tc>
          <w:tcPr>
            <w:tcW w:w="1492" w:type="pct"/>
            <w:tcPrChange w:id="476" w:author="Batra Yogesh (EXT)" w:date="2018-04-13T12:30:00Z">
              <w:tcPr>
                <w:tcW w:w="2700" w:type="dxa"/>
              </w:tcPr>
            </w:tcPrChange>
          </w:tcPr>
          <w:p w14:paraId="5FF71973" w14:textId="534CF628" w:rsidR="00B20C39" w:rsidRPr="00CC7991" w:rsidRDefault="00B20C39" w:rsidP="00BF2F96">
            <w:pPr>
              <w:keepNext/>
              <w:keepLines/>
              <w:spacing w:after="120"/>
              <w:rPr>
                <w:rFonts w:cs="Arial"/>
                <w:sz w:val="20"/>
                <w:szCs w:val="20"/>
              </w:rPr>
            </w:pPr>
            <w:r w:rsidRPr="00CC7991">
              <w:rPr>
                <w:rFonts w:cs="Arial"/>
                <w:sz w:val="20"/>
                <w:szCs w:val="20"/>
                <w:rPrChange w:id="477" w:author="Batra Yogesh (EXT)" w:date="2018-04-13T12:30:00Z">
                  <w:rPr>
                    <w:rFonts w:asciiTheme="minorHAnsi" w:hAnsiTheme="minorHAnsi"/>
                    <w:sz w:val="20"/>
                    <w:szCs w:val="20"/>
                  </w:rPr>
                </w:rPrChange>
              </w:rPr>
              <w:t>Grs volume is displayed</w:t>
            </w:r>
          </w:p>
        </w:tc>
        <w:tc>
          <w:tcPr>
            <w:tcW w:w="1170" w:type="pct"/>
            <w:tcPrChange w:id="478" w:author="Batra Yogesh (EXT)" w:date="2018-04-13T12:30:00Z">
              <w:tcPr>
                <w:tcW w:w="2116" w:type="dxa"/>
              </w:tcPr>
            </w:tcPrChange>
          </w:tcPr>
          <w:p w14:paraId="25983555" w14:textId="7F48D133" w:rsidR="00B20C39" w:rsidRPr="00CC7991" w:rsidRDefault="00B20C39" w:rsidP="00D031E8">
            <w:pPr>
              <w:keepNext/>
              <w:keepLines/>
              <w:rPr>
                <w:rFonts w:cs="Arial"/>
                <w:sz w:val="20"/>
              </w:rPr>
            </w:pPr>
            <w:r w:rsidRPr="00CC7991">
              <w:rPr>
                <w:rFonts w:cs="Arial"/>
                <w:sz w:val="20"/>
                <w:szCs w:val="20"/>
                <w:rPrChange w:id="479" w:author="Batra Yogesh (EXT)" w:date="2018-04-13T12:30:00Z">
                  <w:rPr>
                    <w:rFonts w:asciiTheme="minorHAnsi" w:hAnsiTheme="minorHAnsi"/>
                    <w:sz w:val="20"/>
                    <w:szCs w:val="20"/>
                  </w:rPr>
                </w:rPrChange>
              </w:rPr>
              <w:t>Depending on the configuration, the data for all these attributes can be populated using ECIS.</w:t>
            </w:r>
          </w:p>
        </w:tc>
      </w:tr>
      <w:tr w:rsidR="007A08BE" w:rsidRPr="00CC7991" w14:paraId="762C0278" w14:textId="77777777" w:rsidTr="00CC7991">
        <w:trPr>
          <w:gridAfter w:val="3"/>
          <w:wAfter w:w="4503" w:type="pct"/>
          <w:cantSplit/>
          <w:trPrChange w:id="480" w:author="Batra Yogesh (EXT)" w:date="2018-04-13T12:30:00Z">
            <w:trPr>
              <w:gridAfter w:val="3"/>
              <w:wAfter w:w="8146" w:type="dxa"/>
              <w:cantSplit/>
            </w:trPr>
          </w:trPrChange>
        </w:trPr>
        <w:tc>
          <w:tcPr>
            <w:tcW w:w="497" w:type="pct"/>
            <w:shd w:val="clear" w:color="auto" w:fill="C6D9F1" w:themeFill="text2" w:themeFillTint="33"/>
            <w:tcPrChange w:id="481" w:author="Batra Yogesh (EXT)" w:date="2018-04-13T12:30:00Z">
              <w:tcPr>
                <w:tcW w:w="900" w:type="dxa"/>
                <w:shd w:val="clear" w:color="auto" w:fill="C6D9F1" w:themeFill="text2" w:themeFillTint="33"/>
              </w:tcPr>
            </w:tcPrChange>
          </w:tcPr>
          <w:p w14:paraId="07E94E38" w14:textId="4FAEC859" w:rsidR="007A08BE" w:rsidRPr="00CC7991" w:rsidRDefault="007A08BE" w:rsidP="009D7887">
            <w:pPr>
              <w:pStyle w:val="TableText"/>
              <w:keepNext/>
              <w:keepLines/>
              <w:numPr>
                <w:ilvl w:val="0"/>
                <w:numId w:val="11"/>
              </w:numPr>
              <w:jc w:val="center"/>
              <w:rPr>
                <w:rFonts w:cs="Arial"/>
                <w:color w:val="000000"/>
                <w:sz w:val="20"/>
              </w:rPr>
            </w:pPr>
          </w:p>
        </w:tc>
      </w:tr>
      <w:tr w:rsidR="00B20C39" w:rsidRPr="00CC7991" w14:paraId="46FCE7C3" w14:textId="77777777" w:rsidTr="00CC7991">
        <w:trPr>
          <w:cantSplit/>
          <w:trPrChange w:id="482" w:author="Batra Yogesh (EXT)" w:date="2018-04-13T12:30:00Z">
            <w:trPr>
              <w:cantSplit/>
            </w:trPr>
          </w:trPrChange>
        </w:trPr>
        <w:tc>
          <w:tcPr>
            <w:tcW w:w="497" w:type="pct"/>
            <w:shd w:val="clear" w:color="auto" w:fill="C6D9F1" w:themeFill="text2" w:themeFillTint="33"/>
            <w:tcPrChange w:id="483" w:author="Batra Yogesh (EXT)" w:date="2018-04-13T12:30:00Z">
              <w:tcPr>
                <w:tcW w:w="900" w:type="dxa"/>
                <w:shd w:val="clear" w:color="auto" w:fill="C6D9F1" w:themeFill="text2" w:themeFillTint="33"/>
              </w:tcPr>
            </w:tcPrChange>
          </w:tcPr>
          <w:p w14:paraId="2CFBCF4B" w14:textId="485FEAD3" w:rsidR="00B20C39" w:rsidRPr="00CC7991" w:rsidRDefault="00B20C39" w:rsidP="009D7887">
            <w:pPr>
              <w:pStyle w:val="TableText"/>
              <w:keepNext/>
              <w:keepLines/>
              <w:numPr>
                <w:ilvl w:val="0"/>
                <w:numId w:val="11"/>
              </w:numPr>
              <w:jc w:val="center"/>
              <w:rPr>
                <w:rFonts w:cs="Arial"/>
                <w:color w:val="000000"/>
                <w:sz w:val="20"/>
              </w:rPr>
            </w:pPr>
          </w:p>
        </w:tc>
        <w:tc>
          <w:tcPr>
            <w:tcW w:w="1841" w:type="pct"/>
            <w:tcPrChange w:id="484" w:author="Batra Yogesh (EXT)" w:date="2018-04-13T12:30:00Z">
              <w:tcPr>
                <w:tcW w:w="3330" w:type="dxa"/>
              </w:tcPr>
            </w:tcPrChange>
          </w:tcPr>
          <w:p w14:paraId="534C4DAE" w14:textId="771F039C" w:rsidR="00B20C39" w:rsidRPr="00CC7991" w:rsidRDefault="00B20C39" w:rsidP="00F200A3">
            <w:pPr>
              <w:pStyle w:val="TableText"/>
              <w:keepNext/>
              <w:keepLines/>
              <w:rPr>
                <w:rFonts w:cs="Arial"/>
                <w:i/>
                <w:sz w:val="20"/>
                <w:szCs w:val="20"/>
              </w:rPr>
            </w:pPr>
            <w:r w:rsidRPr="00CC7991">
              <w:rPr>
                <w:rFonts w:cs="Arial"/>
                <w:sz w:val="20"/>
                <w:szCs w:val="20"/>
                <w:rPrChange w:id="485" w:author="Batra Yogesh (EXT)" w:date="2018-04-13T12:30:00Z">
                  <w:rPr>
                    <w:rFonts w:asciiTheme="minorHAnsi" w:hAnsiTheme="minorHAnsi"/>
                    <w:sz w:val="20"/>
                    <w:szCs w:val="20"/>
                  </w:rPr>
                </w:rPrChange>
              </w:rPr>
              <w:t xml:space="preserve">Click the </w:t>
            </w:r>
            <w:r w:rsidRPr="00CC7991">
              <w:rPr>
                <w:rFonts w:cs="Arial"/>
                <w:b/>
                <w:i/>
                <w:sz w:val="20"/>
                <w:szCs w:val="20"/>
                <w:rPrChange w:id="486" w:author="Batra Yogesh (EXT)" w:date="2018-04-13T12:30:00Z">
                  <w:rPr>
                    <w:rFonts w:asciiTheme="minorHAnsi" w:hAnsiTheme="minorHAnsi"/>
                    <w:b/>
                    <w:i/>
                    <w:sz w:val="20"/>
                    <w:szCs w:val="20"/>
                  </w:rPr>
                </w:rPrChange>
              </w:rPr>
              <w:t>Save</w:t>
            </w:r>
            <w:r w:rsidRPr="00CC7991">
              <w:rPr>
                <w:rFonts w:cs="Arial"/>
                <w:sz w:val="20"/>
                <w:szCs w:val="20"/>
                <w:rPrChange w:id="487" w:author="Batra Yogesh (EXT)" w:date="2018-04-13T12:30:00Z">
                  <w:rPr>
                    <w:rFonts w:asciiTheme="minorHAnsi" w:hAnsiTheme="minorHAnsi"/>
                    <w:sz w:val="20"/>
                    <w:szCs w:val="20"/>
                  </w:rPr>
                </w:rPrChange>
              </w:rPr>
              <w:t xml:space="preserve"> icon</w:t>
            </w:r>
          </w:p>
        </w:tc>
        <w:tc>
          <w:tcPr>
            <w:tcW w:w="1492" w:type="pct"/>
            <w:tcPrChange w:id="488" w:author="Batra Yogesh (EXT)" w:date="2018-04-13T12:30:00Z">
              <w:tcPr>
                <w:tcW w:w="2700" w:type="dxa"/>
              </w:tcPr>
            </w:tcPrChange>
          </w:tcPr>
          <w:p w14:paraId="7BDA7001" w14:textId="77777777" w:rsidR="00B20C39" w:rsidRPr="00CC7991" w:rsidRDefault="00B20C39" w:rsidP="00C90061">
            <w:pPr>
              <w:keepNext/>
              <w:keepLines/>
              <w:rPr>
                <w:rFonts w:cs="Arial"/>
                <w:sz w:val="20"/>
                <w:szCs w:val="20"/>
                <w:rPrChange w:id="489" w:author="Batra Yogesh (EXT)" w:date="2018-04-13T12:30:00Z">
                  <w:rPr>
                    <w:rFonts w:asciiTheme="minorHAnsi" w:hAnsiTheme="minorHAnsi"/>
                    <w:sz w:val="20"/>
                    <w:szCs w:val="20"/>
                  </w:rPr>
                </w:rPrChange>
              </w:rPr>
            </w:pPr>
            <w:r w:rsidRPr="00CC7991">
              <w:rPr>
                <w:rFonts w:cs="Arial"/>
                <w:sz w:val="20"/>
                <w:szCs w:val="20"/>
                <w:rPrChange w:id="490" w:author="Batra Yogesh (EXT)" w:date="2018-04-13T12:30:00Z">
                  <w:rPr>
                    <w:rFonts w:asciiTheme="minorHAnsi" w:hAnsiTheme="minorHAnsi"/>
                    <w:sz w:val="20"/>
                    <w:szCs w:val="20"/>
                  </w:rPr>
                </w:rPrChange>
              </w:rPr>
              <w:t xml:space="preserve">Entry is saved </w:t>
            </w:r>
          </w:p>
          <w:p w14:paraId="0607CBA1" w14:textId="77777777" w:rsidR="00B20C39" w:rsidRPr="00CC7991" w:rsidRDefault="00B20C39" w:rsidP="00C90061">
            <w:pPr>
              <w:keepNext/>
              <w:keepLines/>
              <w:rPr>
                <w:rFonts w:cs="Arial"/>
                <w:sz w:val="20"/>
                <w:szCs w:val="20"/>
                <w:rPrChange w:id="491" w:author="Batra Yogesh (EXT)" w:date="2018-04-13T12:30:00Z">
                  <w:rPr>
                    <w:rFonts w:asciiTheme="minorHAnsi" w:hAnsiTheme="minorHAnsi"/>
                    <w:sz w:val="20"/>
                    <w:szCs w:val="20"/>
                  </w:rPr>
                </w:rPrChange>
              </w:rPr>
            </w:pPr>
            <w:r w:rsidRPr="00CC7991">
              <w:rPr>
                <w:rFonts w:cs="Arial"/>
                <w:sz w:val="20"/>
                <w:szCs w:val="20"/>
                <w:rPrChange w:id="492" w:author="Batra Yogesh (EXT)" w:date="2018-04-13T12:30:00Z">
                  <w:rPr>
                    <w:rFonts w:asciiTheme="minorHAnsi" w:hAnsiTheme="minorHAnsi"/>
                    <w:sz w:val="20"/>
                    <w:szCs w:val="20"/>
                  </w:rPr>
                </w:rPrChange>
              </w:rPr>
              <w:t xml:space="preserve">The following fields are automatically populated: </w:t>
            </w:r>
          </w:p>
          <w:p w14:paraId="314CF975" w14:textId="60FD1AB2" w:rsidR="00B20C39" w:rsidRPr="00CC7991" w:rsidRDefault="007A08BE" w:rsidP="00BF2F96">
            <w:pPr>
              <w:keepNext/>
              <w:keepLines/>
              <w:spacing w:after="120"/>
              <w:rPr>
                <w:rFonts w:cs="Arial"/>
                <w:sz w:val="20"/>
                <w:szCs w:val="20"/>
              </w:rPr>
            </w:pPr>
            <w:r w:rsidRPr="00CC7991">
              <w:rPr>
                <w:rFonts w:cs="Arial"/>
                <w:b/>
                <w:i/>
                <w:sz w:val="20"/>
                <w:szCs w:val="20"/>
                <w:rPrChange w:id="493" w:author="Batra Yogesh (EXT)" w:date="2018-04-13T12:30:00Z">
                  <w:rPr>
                    <w:rFonts w:asciiTheme="minorHAnsi" w:hAnsiTheme="minorHAnsi"/>
                    <w:b/>
                    <w:i/>
                    <w:sz w:val="20"/>
                    <w:szCs w:val="20"/>
                  </w:rPr>
                </w:rPrChange>
              </w:rPr>
              <w:t xml:space="preserve">Grs </w:t>
            </w:r>
            <w:r w:rsidR="00B20C39" w:rsidRPr="00CC7991">
              <w:rPr>
                <w:rFonts w:cs="Arial"/>
                <w:b/>
                <w:i/>
                <w:sz w:val="20"/>
                <w:szCs w:val="20"/>
                <w:rPrChange w:id="494" w:author="Batra Yogesh (EXT)" w:date="2018-04-13T12:30:00Z">
                  <w:rPr>
                    <w:rFonts w:asciiTheme="minorHAnsi" w:hAnsiTheme="minorHAnsi"/>
                    <w:b/>
                    <w:i/>
                    <w:sz w:val="20"/>
                    <w:szCs w:val="20"/>
                  </w:rPr>
                </w:rPrChange>
              </w:rPr>
              <w:t>Vol [</w:t>
            </w:r>
            <w:r w:rsidRPr="00CC7991">
              <w:rPr>
                <w:rFonts w:cs="Arial"/>
                <w:b/>
                <w:i/>
                <w:sz w:val="20"/>
                <w:szCs w:val="20"/>
                <w:rPrChange w:id="495" w:author="Batra Yogesh (EXT)" w:date="2018-04-13T12:30:00Z">
                  <w:rPr>
                    <w:rFonts w:asciiTheme="minorHAnsi" w:hAnsiTheme="minorHAnsi"/>
                    <w:b/>
                    <w:i/>
                    <w:sz w:val="20"/>
                    <w:szCs w:val="20"/>
                  </w:rPr>
                </w:rPrChange>
              </w:rPr>
              <w:t>bbl]</w:t>
            </w:r>
          </w:p>
        </w:tc>
        <w:tc>
          <w:tcPr>
            <w:tcW w:w="1170" w:type="pct"/>
            <w:tcPrChange w:id="496" w:author="Batra Yogesh (EXT)" w:date="2018-04-13T12:30:00Z">
              <w:tcPr>
                <w:tcW w:w="2116" w:type="dxa"/>
              </w:tcPr>
            </w:tcPrChange>
          </w:tcPr>
          <w:p w14:paraId="463960B8" w14:textId="5E8EFE86" w:rsidR="00B20C39" w:rsidRPr="00CC7991" w:rsidRDefault="00B20C39" w:rsidP="00C90061">
            <w:pPr>
              <w:keepNext/>
              <w:keepLines/>
              <w:rPr>
                <w:rFonts w:cs="Arial"/>
                <w:sz w:val="20"/>
                <w:szCs w:val="20"/>
                <w:rPrChange w:id="497" w:author="Batra Yogesh (EXT)" w:date="2018-04-13T12:30:00Z">
                  <w:rPr>
                    <w:rFonts w:asciiTheme="minorHAnsi" w:hAnsiTheme="minorHAnsi"/>
                    <w:sz w:val="20"/>
                    <w:szCs w:val="20"/>
                  </w:rPr>
                </w:rPrChange>
              </w:rPr>
            </w:pPr>
            <w:r w:rsidRPr="00CC7991">
              <w:rPr>
                <w:rFonts w:cs="Arial"/>
                <w:sz w:val="20"/>
                <w:szCs w:val="20"/>
                <w:rPrChange w:id="498" w:author="Batra Yogesh (EXT)" w:date="2018-04-13T12:30:00Z">
                  <w:rPr>
                    <w:rFonts w:asciiTheme="minorHAnsi" w:hAnsiTheme="minorHAnsi"/>
                    <w:sz w:val="20"/>
                    <w:szCs w:val="20"/>
                  </w:rPr>
                </w:rPrChange>
              </w:rPr>
              <w:t>Repeat steps 4-</w:t>
            </w:r>
            <w:r w:rsidR="007A08BE" w:rsidRPr="00CC7991">
              <w:rPr>
                <w:rFonts w:cs="Arial"/>
                <w:sz w:val="20"/>
                <w:szCs w:val="20"/>
                <w:rPrChange w:id="499" w:author="Batra Yogesh (EXT)" w:date="2018-04-13T12:30:00Z">
                  <w:rPr>
                    <w:rFonts w:asciiTheme="minorHAnsi" w:hAnsiTheme="minorHAnsi"/>
                    <w:sz w:val="20"/>
                    <w:szCs w:val="20"/>
                  </w:rPr>
                </w:rPrChange>
              </w:rPr>
              <w:t>6</w:t>
            </w:r>
            <w:r w:rsidRPr="00CC7991">
              <w:rPr>
                <w:rFonts w:cs="Arial"/>
                <w:sz w:val="20"/>
                <w:szCs w:val="20"/>
                <w:rPrChange w:id="500" w:author="Batra Yogesh (EXT)" w:date="2018-04-13T12:30:00Z">
                  <w:rPr>
                    <w:rFonts w:asciiTheme="minorHAnsi" w:hAnsiTheme="minorHAnsi"/>
                    <w:sz w:val="20"/>
                    <w:szCs w:val="20"/>
                  </w:rPr>
                </w:rPrChange>
              </w:rPr>
              <w:t xml:space="preserve"> for other streams in ‘Measured Figures’ data window.</w:t>
            </w:r>
          </w:p>
          <w:p w14:paraId="710AD0E5" w14:textId="185D24F8" w:rsidR="00B20C39" w:rsidRPr="00CC7991" w:rsidRDefault="00B20C39" w:rsidP="00D031E8">
            <w:pPr>
              <w:keepNext/>
              <w:keepLines/>
              <w:rPr>
                <w:rFonts w:cs="Arial"/>
                <w:sz w:val="20"/>
              </w:rPr>
            </w:pPr>
            <w:r w:rsidRPr="00CC7991">
              <w:rPr>
                <w:rFonts w:cs="Arial"/>
                <w:sz w:val="20"/>
                <w:szCs w:val="20"/>
                <w:rPrChange w:id="501" w:author="Batra Yogesh (EXT)" w:date="2018-04-13T12:30:00Z">
                  <w:rPr>
                    <w:rFonts w:asciiTheme="minorHAnsi" w:hAnsiTheme="minorHAnsi"/>
                    <w:sz w:val="20"/>
                    <w:szCs w:val="20"/>
                  </w:rPr>
                </w:rPrChange>
              </w:rPr>
              <w:t>Once the data is entered for all the measured streams, the data for derived streams, if any, may be auto-populated at this stage.</w:t>
            </w:r>
          </w:p>
        </w:tc>
      </w:tr>
      <w:tr w:rsidR="00F144A9" w:rsidRPr="00CC7991" w14:paraId="0BAA3825" w14:textId="77777777" w:rsidTr="00CC7991">
        <w:trPr>
          <w:cantSplit/>
          <w:trPrChange w:id="502" w:author="Batra Yogesh (EXT)" w:date="2018-04-13T12:30:00Z">
            <w:trPr>
              <w:cantSplit/>
            </w:trPr>
          </w:trPrChange>
        </w:trPr>
        <w:tc>
          <w:tcPr>
            <w:tcW w:w="497" w:type="pct"/>
            <w:shd w:val="clear" w:color="auto" w:fill="C6D9F1" w:themeFill="text2" w:themeFillTint="33"/>
            <w:tcPrChange w:id="503" w:author="Batra Yogesh (EXT)" w:date="2018-04-13T12:30:00Z">
              <w:tcPr>
                <w:tcW w:w="900" w:type="dxa"/>
                <w:shd w:val="clear" w:color="auto" w:fill="C6D9F1" w:themeFill="text2" w:themeFillTint="33"/>
              </w:tcPr>
            </w:tcPrChange>
          </w:tcPr>
          <w:p w14:paraId="0BAA3821" w14:textId="77777777" w:rsidR="00F144A9" w:rsidRPr="00CC7991" w:rsidRDefault="00F144A9" w:rsidP="009D7887">
            <w:pPr>
              <w:pStyle w:val="TableText"/>
              <w:keepNext/>
              <w:keepLines/>
              <w:jc w:val="center"/>
              <w:rPr>
                <w:rFonts w:cs="Arial"/>
                <w:sz w:val="20"/>
              </w:rPr>
            </w:pPr>
          </w:p>
        </w:tc>
        <w:tc>
          <w:tcPr>
            <w:tcW w:w="1841" w:type="pct"/>
            <w:shd w:val="clear" w:color="auto" w:fill="C6D9F1" w:themeFill="text2" w:themeFillTint="33"/>
            <w:tcPrChange w:id="504" w:author="Batra Yogesh (EXT)" w:date="2018-04-13T12:30:00Z">
              <w:tcPr>
                <w:tcW w:w="3330" w:type="dxa"/>
                <w:shd w:val="clear" w:color="auto" w:fill="C6D9F1" w:themeFill="text2" w:themeFillTint="33"/>
              </w:tcPr>
            </w:tcPrChange>
          </w:tcPr>
          <w:p w14:paraId="0BAA3822" w14:textId="77777777" w:rsidR="00F144A9" w:rsidRPr="00CC7991" w:rsidRDefault="00F144A9" w:rsidP="00D031E8">
            <w:pPr>
              <w:pStyle w:val="TableText"/>
              <w:keepNext/>
              <w:keepLines/>
              <w:rPr>
                <w:rFonts w:cs="Arial"/>
                <w:sz w:val="20"/>
              </w:rPr>
            </w:pPr>
            <w:r w:rsidRPr="00CC7991">
              <w:rPr>
                <w:rFonts w:cs="Arial"/>
                <w:sz w:val="20"/>
              </w:rPr>
              <w:t>END OF USE CASE</w:t>
            </w:r>
          </w:p>
        </w:tc>
        <w:tc>
          <w:tcPr>
            <w:tcW w:w="1492" w:type="pct"/>
            <w:shd w:val="clear" w:color="auto" w:fill="C6D9F1" w:themeFill="text2" w:themeFillTint="33"/>
            <w:tcPrChange w:id="505" w:author="Batra Yogesh (EXT)" w:date="2018-04-13T12:30:00Z">
              <w:tcPr>
                <w:tcW w:w="2700" w:type="dxa"/>
                <w:shd w:val="clear" w:color="auto" w:fill="C6D9F1" w:themeFill="text2" w:themeFillTint="33"/>
              </w:tcPr>
            </w:tcPrChange>
          </w:tcPr>
          <w:p w14:paraId="0BAA3823" w14:textId="77777777" w:rsidR="00F144A9" w:rsidRPr="00CC7991" w:rsidRDefault="00F144A9" w:rsidP="00D031E8">
            <w:pPr>
              <w:keepNext/>
              <w:keepLines/>
              <w:rPr>
                <w:rFonts w:cs="Arial"/>
                <w:sz w:val="20"/>
              </w:rPr>
            </w:pPr>
          </w:p>
        </w:tc>
        <w:tc>
          <w:tcPr>
            <w:tcW w:w="1170" w:type="pct"/>
            <w:shd w:val="clear" w:color="auto" w:fill="C6D9F1" w:themeFill="text2" w:themeFillTint="33"/>
            <w:tcPrChange w:id="506" w:author="Batra Yogesh (EXT)" w:date="2018-04-13T12:30:00Z">
              <w:tcPr>
                <w:tcW w:w="2116" w:type="dxa"/>
                <w:shd w:val="clear" w:color="auto" w:fill="C6D9F1" w:themeFill="text2" w:themeFillTint="33"/>
              </w:tcPr>
            </w:tcPrChange>
          </w:tcPr>
          <w:p w14:paraId="0BAA3824" w14:textId="77777777" w:rsidR="00F144A9" w:rsidRPr="00CC7991" w:rsidRDefault="00F144A9" w:rsidP="00D031E8">
            <w:pPr>
              <w:keepNext/>
              <w:keepLines/>
              <w:rPr>
                <w:rFonts w:cs="Arial"/>
                <w:sz w:val="20"/>
              </w:rPr>
            </w:pPr>
          </w:p>
        </w:tc>
      </w:tr>
    </w:tbl>
    <w:p w14:paraId="0BAA3826" w14:textId="77777777" w:rsidR="00C13B91" w:rsidRPr="00CC7991" w:rsidRDefault="00C13B91" w:rsidP="009601B2">
      <w:pPr>
        <w:rPr>
          <w:rFonts w:cs="Arial"/>
          <w:b/>
          <w:iCs/>
          <w:sz w:val="20"/>
          <w:szCs w:val="28"/>
        </w:rPr>
      </w:pPr>
    </w:p>
    <w:p w14:paraId="0BAA3827" w14:textId="77777777" w:rsidR="00543D6E" w:rsidRPr="00CC7991" w:rsidRDefault="00543D6E" w:rsidP="00A902A5">
      <w:pPr>
        <w:rPr>
          <w:rFonts w:cs="Arial"/>
        </w:rPr>
      </w:pPr>
    </w:p>
    <w:p w14:paraId="0BAA3828" w14:textId="77777777" w:rsidR="003D41D8" w:rsidRPr="00CC7991" w:rsidRDefault="001516B9" w:rsidP="003D41D8">
      <w:pPr>
        <w:pStyle w:val="Heading1"/>
      </w:pPr>
      <w:bookmarkStart w:id="507" w:name="_Toc500764662"/>
      <w:r w:rsidRPr="00CC7991">
        <w:t>Exception</w:t>
      </w:r>
      <w:r w:rsidR="00BF2F96" w:rsidRPr="00CC7991">
        <w:t>s</w:t>
      </w:r>
      <w:bookmarkEnd w:id="507"/>
    </w:p>
    <w:p w14:paraId="0BAA3829" w14:textId="2906BD66" w:rsidR="001516B9" w:rsidRPr="00CC7991" w:rsidRDefault="00E71304" w:rsidP="00447470">
      <w:pPr>
        <w:pStyle w:val="Heading2"/>
      </w:pPr>
      <w:bookmarkStart w:id="508" w:name="_Toc500764663"/>
      <w:r w:rsidRPr="00CC7991">
        <w:t>List of Common Issues/Errors</w:t>
      </w:r>
      <w:bookmarkEnd w:id="508"/>
    </w:p>
    <w:p w14:paraId="0BAA382A" w14:textId="6605AC92" w:rsidR="001516B9" w:rsidRPr="00CC7991" w:rsidRDefault="009D157E" w:rsidP="001516B9">
      <w:pPr>
        <w:rPr>
          <w:rFonts w:cs="Arial"/>
        </w:rPr>
      </w:pPr>
      <w:r w:rsidRPr="00CC7991">
        <w:rPr>
          <w:rFonts w:cs="Arial"/>
        </w:rPr>
        <w:t>Not aware of any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509" w:author="Batra Yogesh (EXT)" w:date="2018-04-13T12:31: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510">
          <w:tblGrid>
            <w:gridCol w:w="810"/>
            <w:gridCol w:w="2790"/>
            <w:gridCol w:w="3330"/>
            <w:gridCol w:w="1170"/>
          </w:tblGrid>
        </w:tblGridChange>
      </w:tblGrid>
      <w:tr w:rsidR="001516B9" w:rsidRPr="00CC7991" w14:paraId="0BAA382F" w14:textId="77777777" w:rsidTr="00CC7991">
        <w:trPr>
          <w:cantSplit/>
          <w:tblHeader/>
          <w:trPrChange w:id="511" w:author="Batra Yogesh (EXT)" w:date="2018-04-13T12:31:00Z">
            <w:trPr>
              <w:cantSplit/>
              <w:tblHeader/>
            </w:trPr>
          </w:trPrChange>
        </w:trPr>
        <w:tc>
          <w:tcPr>
            <w:tcW w:w="500" w:type="pct"/>
            <w:tcBorders>
              <w:bottom w:val="single" w:sz="4" w:space="0" w:color="auto"/>
            </w:tcBorders>
            <w:shd w:val="clear" w:color="auto" w:fill="3399FF"/>
            <w:tcPrChange w:id="512" w:author="Batra Yogesh (EXT)" w:date="2018-04-13T12:31:00Z">
              <w:tcPr>
                <w:tcW w:w="810" w:type="dxa"/>
                <w:tcBorders>
                  <w:bottom w:val="single" w:sz="4" w:space="0" w:color="auto"/>
                </w:tcBorders>
                <w:shd w:val="clear" w:color="auto" w:fill="3399FF"/>
              </w:tcPr>
            </w:tcPrChange>
          </w:tcPr>
          <w:p w14:paraId="0BAA382B" w14:textId="029CB4E5" w:rsidR="001516B9" w:rsidRPr="00CC7991" w:rsidRDefault="001516B9" w:rsidP="0083596B">
            <w:pPr>
              <w:pStyle w:val="ColumnHead"/>
              <w:keepNext/>
              <w:keepLines/>
              <w:rPr>
                <w:rFonts w:cs="Arial"/>
                <w:color w:val="FFFFFF" w:themeColor="background1"/>
                <w:sz w:val="20"/>
              </w:rPr>
            </w:pPr>
          </w:p>
        </w:tc>
        <w:tc>
          <w:tcPr>
            <w:tcW w:w="1722" w:type="pct"/>
            <w:shd w:val="clear" w:color="auto" w:fill="3399FF"/>
            <w:tcPrChange w:id="513" w:author="Batra Yogesh (EXT)" w:date="2018-04-13T12:31:00Z">
              <w:tcPr>
                <w:tcW w:w="2790" w:type="dxa"/>
                <w:shd w:val="clear" w:color="auto" w:fill="3399FF"/>
              </w:tcPr>
            </w:tcPrChange>
          </w:tcPr>
          <w:p w14:paraId="0BAA382C" w14:textId="5D11B08C" w:rsidR="001516B9" w:rsidRPr="00CC7991" w:rsidRDefault="00E71304" w:rsidP="0083596B">
            <w:pPr>
              <w:pStyle w:val="ColumnHead"/>
              <w:keepNext/>
              <w:keepLines/>
              <w:rPr>
                <w:rFonts w:cs="Arial"/>
                <w:color w:val="FFFFFF" w:themeColor="background1"/>
                <w:sz w:val="20"/>
              </w:rPr>
            </w:pPr>
            <w:r w:rsidRPr="00CC7991">
              <w:rPr>
                <w:rFonts w:cs="Arial"/>
                <w:color w:val="FFFFFF" w:themeColor="background1"/>
                <w:sz w:val="20"/>
              </w:rPr>
              <w:t>Error</w:t>
            </w:r>
          </w:p>
        </w:tc>
        <w:tc>
          <w:tcPr>
            <w:tcW w:w="2056" w:type="pct"/>
            <w:shd w:val="clear" w:color="auto" w:fill="3399FF"/>
            <w:tcPrChange w:id="514" w:author="Batra Yogesh (EXT)" w:date="2018-04-13T12:31:00Z">
              <w:tcPr>
                <w:tcW w:w="3330" w:type="dxa"/>
                <w:shd w:val="clear" w:color="auto" w:fill="3399FF"/>
              </w:tcPr>
            </w:tcPrChange>
          </w:tcPr>
          <w:p w14:paraId="0BAA382D" w14:textId="232FB465" w:rsidR="001516B9" w:rsidRPr="00CC7991" w:rsidRDefault="00E71304" w:rsidP="0083596B">
            <w:pPr>
              <w:pStyle w:val="ColumnHead"/>
              <w:keepNext/>
              <w:keepLines/>
              <w:rPr>
                <w:rFonts w:cs="Arial"/>
                <w:color w:val="FFFFFF" w:themeColor="background1"/>
                <w:sz w:val="20"/>
              </w:rPr>
            </w:pPr>
            <w:r w:rsidRPr="00CC7991">
              <w:rPr>
                <w:rFonts w:cs="Arial"/>
                <w:color w:val="FFFFFF" w:themeColor="background1"/>
                <w:sz w:val="20"/>
              </w:rPr>
              <w:t>Error Message</w:t>
            </w:r>
          </w:p>
        </w:tc>
        <w:tc>
          <w:tcPr>
            <w:tcW w:w="722" w:type="pct"/>
            <w:shd w:val="clear" w:color="auto" w:fill="3399FF"/>
            <w:tcPrChange w:id="515" w:author="Batra Yogesh (EXT)" w:date="2018-04-13T12:31:00Z">
              <w:tcPr>
                <w:tcW w:w="1170" w:type="dxa"/>
                <w:shd w:val="clear" w:color="auto" w:fill="3399FF"/>
              </w:tcPr>
            </w:tcPrChange>
          </w:tcPr>
          <w:p w14:paraId="0BAA382E" w14:textId="37C307D4" w:rsidR="001516B9" w:rsidRPr="00CC7991" w:rsidRDefault="001516B9" w:rsidP="0083596B">
            <w:pPr>
              <w:pStyle w:val="ColumnHead"/>
              <w:keepNext/>
              <w:keepLines/>
              <w:rPr>
                <w:rFonts w:cs="Arial"/>
                <w:color w:val="FFFFFF" w:themeColor="background1"/>
                <w:sz w:val="20"/>
              </w:rPr>
            </w:pPr>
          </w:p>
        </w:tc>
      </w:tr>
      <w:tr w:rsidR="001516B9" w:rsidRPr="00CC7991" w14:paraId="0BAA3834" w14:textId="77777777" w:rsidTr="00CC7991">
        <w:trPr>
          <w:cantSplit/>
          <w:trPrChange w:id="516" w:author="Batra Yogesh (EXT)" w:date="2018-04-13T12:31:00Z">
            <w:trPr>
              <w:cantSplit/>
            </w:trPr>
          </w:trPrChange>
        </w:trPr>
        <w:tc>
          <w:tcPr>
            <w:tcW w:w="500" w:type="pct"/>
            <w:shd w:val="clear" w:color="auto" w:fill="C6D9F1" w:themeFill="text2" w:themeFillTint="33"/>
            <w:tcPrChange w:id="517" w:author="Batra Yogesh (EXT)" w:date="2018-04-13T12:31:00Z">
              <w:tcPr>
                <w:tcW w:w="810" w:type="dxa"/>
                <w:shd w:val="clear" w:color="auto" w:fill="C6D9F1" w:themeFill="text2" w:themeFillTint="33"/>
              </w:tcPr>
            </w:tcPrChange>
          </w:tcPr>
          <w:p w14:paraId="0BAA3830" w14:textId="77777777" w:rsidR="00447470" w:rsidRPr="00CC7991" w:rsidRDefault="00447470" w:rsidP="00726BBA">
            <w:pPr>
              <w:pStyle w:val="TableText"/>
              <w:keepNext/>
              <w:keepLines/>
              <w:numPr>
                <w:ilvl w:val="0"/>
                <w:numId w:val="8"/>
              </w:numPr>
              <w:jc w:val="center"/>
              <w:rPr>
                <w:rFonts w:cs="Arial"/>
                <w:color w:val="000000"/>
                <w:sz w:val="20"/>
              </w:rPr>
            </w:pPr>
          </w:p>
        </w:tc>
        <w:tc>
          <w:tcPr>
            <w:tcW w:w="1722" w:type="pct"/>
            <w:tcPrChange w:id="518" w:author="Batra Yogesh (EXT)" w:date="2018-04-13T12:31:00Z">
              <w:tcPr>
                <w:tcW w:w="2790" w:type="dxa"/>
              </w:tcPr>
            </w:tcPrChange>
          </w:tcPr>
          <w:p w14:paraId="0BAA3831" w14:textId="77777777" w:rsidR="001516B9" w:rsidRPr="00CC7991" w:rsidRDefault="001516B9" w:rsidP="0083596B">
            <w:pPr>
              <w:pStyle w:val="TableText"/>
              <w:keepNext/>
              <w:keepLines/>
              <w:rPr>
                <w:rFonts w:cs="Arial"/>
                <w:color w:val="000000"/>
                <w:sz w:val="20"/>
              </w:rPr>
            </w:pPr>
          </w:p>
        </w:tc>
        <w:tc>
          <w:tcPr>
            <w:tcW w:w="2056" w:type="pct"/>
            <w:tcPrChange w:id="519" w:author="Batra Yogesh (EXT)" w:date="2018-04-13T12:31:00Z">
              <w:tcPr>
                <w:tcW w:w="3330" w:type="dxa"/>
              </w:tcPr>
            </w:tcPrChange>
          </w:tcPr>
          <w:p w14:paraId="0BAA3832" w14:textId="77777777" w:rsidR="001516B9" w:rsidRPr="00CC7991" w:rsidRDefault="001516B9" w:rsidP="0083596B">
            <w:pPr>
              <w:keepNext/>
              <w:keepLines/>
              <w:rPr>
                <w:rFonts w:cs="Arial"/>
                <w:color w:val="000000"/>
                <w:sz w:val="20"/>
              </w:rPr>
            </w:pPr>
          </w:p>
        </w:tc>
        <w:tc>
          <w:tcPr>
            <w:tcW w:w="722" w:type="pct"/>
            <w:tcPrChange w:id="520" w:author="Batra Yogesh (EXT)" w:date="2018-04-13T12:31:00Z">
              <w:tcPr>
                <w:tcW w:w="1170" w:type="dxa"/>
              </w:tcPr>
            </w:tcPrChange>
          </w:tcPr>
          <w:p w14:paraId="0BAA3833" w14:textId="77777777" w:rsidR="001516B9" w:rsidRPr="00CC7991" w:rsidRDefault="001516B9" w:rsidP="0083596B">
            <w:pPr>
              <w:keepNext/>
              <w:keepLines/>
              <w:rPr>
                <w:rFonts w:cs="Arial"/>
                <w:color w:val="000000"/>
                <w:sz w:val="20"/>
              </w:rPr>
            </w:pPr>
          </w:p>
        </w:tc>
      </w:tr>
      <w:tr w:rsidR="000A438C" w:rsidRPr="00CC7991" w14:paraId="0BAA3839" w14:textId="77777777" w:rsidTr="00CC7991">
        <w:trPr>
          <w:cantSplit/>
          <w:trHeight w:val="341"/>
          <w:trPrChange w:id="521" w:author="Batra Yogesh (EXT)" w:date="2018-04-13T12:31:00Z">
            <w:trPr>
              <w:cantSplit/>
              <w:trHeight w:val="341"/>
            </w:trPr>
          </w:trPrChange>
        </w:trPr>
        <w:tc>
          <w:tcPr>
            <w:tcW w:w="500" w:type="pct"/>
            <w:shd w:val="clear" w:color="auto" w:fill="C6D9F1" w:themeFill="text2" w:themeFillTint="33"/>
            <w:tcPrChange w:id="522" w:author="Batra Yogesh (EXT)" w:date="2018-04-13T12:31:00Z">
              <w:tcPr>
                <w:tcW w:w="810" w:type="dxa"/>
                <w:shd w:val="clear" w:color="auto" w:fill="C6D9F1" w:themeFill="text2" w:themeFillTint="33"/>
              </w:tcPr>
            </w:tcPrChange>
          </w:tcPr>
          <w:p w14:paraId="0BAA3835" w14:textId="77777777" w:rsidR="00447470" w:rsidRPr="00CC7991" w:rsidRDefault="00447470" w:rsidP="00726BBA">
            <w:pPr>
              <w:pStyle w:val="TableText"/>
              <w:keepNext/>
              <w:keepLines/>
              <w:numPr>
                <w:ilvl w:val="0"/>
                <w:numId w:val="8"/>
              </w:numPr>
              <w:jc w:val="center"/>
              <w:rPr>
                <w:rFonts w:cs="Arial"/>
                <w:color w:val="000000"/>
                <w:sz w:val="20"/>
              </w:rPr>
            </w:pPr>
          </w:p>
        </w:tc>
        <w:tc>
          <w:tcPr>
            <w:tcW w:w="1722" w:type="pct"/>
            <w:tcPrChange w:id="523" w:author="Batra Yogesh (EXT)" w:date="2018-04-13T12:31:00Z">
              <w:tcPr>
                <w:tcW w:w="2790" w:type="dxa"/>
              </w:tcPr>
            </w:tcPrChange>
          </w:tcPr>
          <w:p w14:paraId="0BAA3836" w14:textId="77777777" w:rsidR="000A438C" w:rsidRPr="00CC7991" w:rsidRDefault="000A438C" w:rsidP="0083596B">
            <w:pPr>
              <w:pStyle w:val="TableText"/>
              <w:keepNext/>
              <w:keepLines/>
              <w:rPr>
                <w:rFonts w:cs="Arial"/>
                <w:color w:val="000000"/>
                <w:sz w:val="20"/>
              </w:rPr>
            </w:pPr>
          </w:p>
        </w:tc>
        <w:tc>
          <w:tcPr>
            <w:tcW w:w="2056" w:type="pct"/>
            <w:tcPrChange w:id="524" w:author="Batra Yogesh (EXT)" w:date="2018-04-13T12:31:00Z">
              <w:tcPr>
                <w:tcW w:w="3330" w:type="dxa"/>
              </w:tcPr>
            </w:tcPrChange>
          </w:tcPr>
          <w:p w14:paraId="0BAA3837" w14:textId="77777777" w:rsidR="000A438C" w:rsidRPr="00CC7991" w:rsidRDefault="000A438C" w:rsidP="0083596B">
            <w:pPr>
              <w:keepNext/>
              <w:keepLines/>
              <w:rPr>
                <w:rFonts w:cs="Arial"/>
                <w:color w:val="000000"/>
                <w:sz w:val="20"/>
              </w:rPr>
            </w:pPr>
          </w:p>
        </w:tc>
        <w:tc>
          <w:tcPr>
            <w:tcW w:w="722" w:type="pct"/>
            <w:tcPrChange w:id="525" w:author="Batra Yogesh (EXT)" w:date="2018-04-13T12:31:00Z">
              <w:tcPr>
                <w:tcW w:w="1170" w:type="dxa"/>
              </w:tcPr>
            </w:tcPrChange>
          </w:tcPr>
          <w:p w14:paraId="0BAA3838" w14:textId="77777777" w:rsidR="000A438C" w:rsidRPr="00CC7991" w:rsidRDefault="000A438C" w:rsidP="0083596B">
            <w:pPr>
              <w:keepNext/>
              <w:keepLines/>
              <w:rPr>
                <w:rFonts w:cs="Arial"/>
                <w:color w:val="000000"/>
                <w:sz w:val="20"/>
              </w:rPr>
            </w:pPr>
          </w:p>
        </w:tc>
      </w:tr>
      <w:tr w:rsidR="000A438C" w:rsidRPr="00CC7991" w14:paraId="0BAA383E" w14:textId="77777777" w:rsidTr="00CC7991">
        <w:trPr>
          <w:cantSplit/>
          <w:trHeight w:val="341"/>
          <w:trPrChange w:id="526" w:author="Batra Yogesh (EXT)" w:date="2018-04-13T12:31:00Z">
            <w:trPr>
              <w:cantSplit/>
              <w:trHeight w:val="341"/>
            </w:trPr>
          </w:trPrChange>
        </w:trPr>
        <w:tc>
          <w:tcPr>
            <w:tcW w:w="500" w:type="pct"/>
            <w:shd w:val="clear" w:color="auto" w:fill="C6D9F1" w:themeFill="text2" w:themeFillTint="33"/>
            <w:tcPrChange w:id="527" w:author="Batra Yogesh (EXT)" w:date="2018-04-13T12:31:00Z">
              <w:tcPr>
                <w:tcW w:w="810" w:type="dxa"/>
                <w:shd w:val="clear" w:color="auto" w:fill="C6D9F1" w:themeFill="text2" w:themeFillTint="33"/>
              </w:tcPr>
            </w:tcPrChange>
          </w:tcPr>
          <w:p w14:paraId="0BAA383A" w14:textId="77777777" w:rsidR="000A438C" w:rsidRPr="00CC7991" w:rsidRDefault="000A438C" w:rsidP="00726BBA">
            <w:pPr>
              <w:pStyle w:val="TableText"/>
              <w:keepNext/>
              <w:keepLines/>
              <w:numPr>
                <w:ilvl w:val="0"/>
                <w:numId w:val="8"/>
              </w:numPr>
              <w:jc w:val="center"/>
              <w:rPr>
                <w:rFonts w:cs="Arial"/>
                <w:color w:val="000000"/>
                <w:sz w:val="20"/>
              </w:rPr>
            </w:pPr>
          </w:p>
        </w:tc>
        <w:tc>
          <w:tcPr>
            <w:tcW w:w="1722" w:type="pct"/>
            <w:tcPrChange w:id="528" w:author="Batra Yogesh (EXT)" w:date="2018-04-13T12:31:00Z">
              <w:tcPr>
                <w:tcW w:w="2790" w:type="dxa"/>
              </w:tcPr>
            </w:tcPrChange>
          </w:tcPr>
          <w:p w14:paraId="0BAA383B" w14:textId="77777777" w:rsidR="000A438C" w:rsidRPr="00CC7991" w:rsidRDefault="000A438C" w:rsidP="0083596B">
            <w:pPr>
              <w:pStyle w:val="TableText"/>
              <w:keepNext/>
              <w:keepLines/>
              <w:rPr>
                <w:rFonts w:cs="Arial"/>
                <w:color w:val="000000"/>
                <w:sz w:val="20"/>
              </w:rPr>
            </w:pPr>
          </w:p>
        </w:tc>
        <w:tc>
          <w:tcPr>
            <w:tcW w:w="2056" w:type="pct"/>
            <w:tcPrChange w:id="529" w:author="Batra Yogesh (EXT)" w:date="2018-04-13T12:31:00Z">
              <w:tcPr>
                <w:tcW w:w="3330" w:type="dxa"/>
              </w:tcPr>
            </w:tcPrChange>
          </w:tcPr>
          <w:p w14:paraId="0BAA383C" w14:textId="77777777" w:rsidR="000A438C" w:rsidRPr="00CC7991" w:rsidRDefault="000A438C" w:rsidP="0083596B">
            <w:pPr>
              <w:keepNext/>
              <w:keepLines/>
              <w:rPr>
                <w:rFonts w:cs="Arial"/>
                <w:color w:val="000000"/>
                <w:sz w:val="20"/>
              </w:rPr>
            </w:pPr>
          </w:p>
        </w:tc>
        <w:tc>
          <w:tcPr>
            <w:tcW w:w="722" w:type="pct"/>
            <w:tcPrChange w:id="530" w:author="Batra Yogesh (EXT)" w:date="2018-04-13T12:31:00Z">
              <w:tcPr>
                <w:tcW w:w="1170" w:type="dxa"/>
              </w:tcPr>
            </w:tcPrChange>
          </w:tcPr>
          <w:p w14:paraId="0BAA383D" w14:textId="77777777" w:rsidR="000A438C" w:rsidRPr="00CC7991" w:rsidRDefault="000A438C" w:rsidP="0083596B">
            <w:pPr>
              <w:keepNext/>
              <w:keepLines/>
              <w:rPr>
                <w:rFonts w:cs="Arial"/>
                <w:color w:val="000000"/>
                <w:sz w:val="20"/>
              </w:rPr>
            </w:pPr>
          </w:p>
        </w:tc>
      </w:tr>
    </w:tbl>
    <w:p w14:paraId="0BAA3844" w14:textId="77777777" w:rsidR="00E77205" w:rsidRPr="00CC7991" w:rsidRDefault="00E77205" w:rsidP="00BF2F96">
      <w:pPr>
        <w:rPr>
          <w:rFonts w:cs="Arial"/>
          <w:i/>
        </w:rPr>
      </w:pPr>
    </w:p>
    <w:sectPr w:rsidR="00E77205" w:rsidRPr="00CC7991" w:rsidSect="004D002A">
      <w:footerReference w:type="even" r:id="rId20"/>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C58867" w14:textId="77777777" w:rsidR="005C6F46" w:rsidRDefault="005C6F46">
      <w:r>
        <w:separator/>
      </w:r>
    </w:p>
  </w:endnote>
  <w:endnote w:type="continuationSeparator" w:id="0">
    <w:p w14:paraId="506BD3EC" w14:textId="77777777" w:rsidR="005C6F46" w:rsidRDefault="005C6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999B5" w14:textId="77777777" w:rsidR="00830869" w:rsidRDefault="008308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3792808F"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172725">
      <w:rPr>
        <w:rFonts w:cs="Arial"/>
        <w:noProof/>
        <w:color w:val="3399FF"/>
      </w:rPr>
      <w:t>1</w:t>
    </w:r>
    <w:r>
      <w:rPr>
        <w:rFonts w:cs="Arial"/>
        <w:color w:val="3399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02DE15" w14:textId="77777777" w:rsidR="00830869" w:rsidRDefault="008308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B8997D" w14:textId="77777777" w:rsidR="005C6F46" w:rsidRDefault="005C6F46">
      <w:r>
        <w:separator/>
      </w:r>
    </w:p>
  </w:footnote>
  <w:footnote w:type="continuationSeparator" w:id="0">
    <w:p w14:paraId="7A70837E" w14:textId="77777777" w:rsidR="005C6F46" w:rsidRDefault="005C6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FAF8E6" w14:textId="77777777" w:rsidR="00830869" w:rsidRDefault="008308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54033101" w:rsidR="00014D25" w:rsidRPr="00D730E7" w:rsidRDefault="007A3AAA" w:rsidP="00D730E7">
    <w:pPr>
      <w:pStyle w:val="Header"/>
      <w:pBdr>
        <w:bottom w:val="single" w:sz="4" w:space="1" w:color="auto"/>
      </w:pBdr>
      <w:tabs>
        <w:tab w:val="right" w:pos="8460"/>
      </w:tabs>
      <w:jc w:val="center"/>
      <w:rPr>
        <w:b/>
        <w:color w:val="3399FF"/>
      </w:rPr>
    </w:pPr>
    <w:r>
      <w:rPr>
        <w:b/>
        <w:color w:val="3399FF"/>
      </w:rPr>
      <w:t>BKK</w:t>
    </w:r>
    <w:r w:rsidR="00453E53" w:rsidRPr="00453E53">
      <w:rPr>
        <w:b/>
        <w:color w:val="3399FF"/>
      </w:rPr>
      <w:t>_UC1</w:t>
    </w:r>
    <w:r w:rsidR="002334C4">
      <w:rPr>
        <w:b/>
        <w:color w:val="3399FF"/>
      </w:rPr>
      <w:t>1</w:t>
    </w:r>
    <w:ins w:id="94" w:author="Shah Ashay" w:date="2018-04-16T14:43:00Z">
      <w:r w:rsidR="0073242B">
        <w:rPr>
          <w:b/>
          <w:color w:val="3399FF"/>
        </w:rPr>
        <w:t>_2</w:t>
      </w:r>
    </w:ins>
    <w:r w:rsidR="00453E53" w:rsidRPr="00453E53">
      <w:rPr>
        <w:b/>
        <w:color w:val="3399FF"/>
      </w:rPr>
      <w:t xml:space="preserve"> – Enter Daily </w:t>
    </w:r>
    <w:r w:rsidR="002334C4">
      <w:rPr>
        <w:b/>
        <w:color w:val="3399FF"/>
      </w:rPr>
      <w:t>Water</w:t>
    </w:r>
    <w:r w:rsidR="00453E53" w:rsidRPr="00453E53">
      <w:rPr>
        <w:b/>
        <w:color w:val="3399FF"/>
      </w:rPr>
      <w:t xml:space="preserve"> Stream Data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6CB83" w14:textId="77777777" w:rsidR="00830869" w:rsidRDefault="008308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53933"/>
    <w:multiLevelType w:val="hybridMultilevel"/>
    <w:tmpl w:val="148E1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92E9A"/>
    <w:multiLevelType w:val="hybridMultilevel"/>
    <w:tmpl w:val="03CA9B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294659D"/>
    <w:multiLevelType w:val="hybridMultilevel"/>
    <w:tmpl w:val="F0FC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635BE"/>
    <w:multiLevelType w:val="hybridMultilevel"/>
    <w:tmpl w:val="E5185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6767B7"/>
    <w:multiLevelType w:val="hybridMultilevel"/>
    <w:tmpl w:val="5DF4EBB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B096C"/>
    <w:multiLevelType w:val="hybridMultilevel"/>
    <w:tmpl w:val="267A84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E14637"/>
    <w:multiLevelType w:val="hybridMultilevel"/>
    <w:tmpl w:val="118460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9865982"/>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BF643B3"/>
    <w:multiLevelType w:val="hybridMultilevel"/>
    <w:tmpl w:val="FA2A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1147DE"/>
    <w:multiLevelType w:val="hybridMultilevel"/>
    <w:tmpl w:val="FCDC3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26041E0"/>
    <w:multiLevelType w:val="hybridMultilevel"/>
    <w:tmpl w:val="05586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08368E"/>
    <w:multiLevelType w:val="hybridMultilevel"/>
    <w:tmpl w:val="415E0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3F11EE"/>
    <w:multiLevelType w:val="hybridMultilevel"/>
    <w:tmpl w:val="98E411B2"/>
    <w:lvl w:ilvl="0" w:tplc="04090005">
      <w:start w:val="1"/>
      <w:numFmt w:val="bullet"/>
      <w:lvlText w:val=""/>
      <w:lvlJc w:val="left"/>
      <w:pPr>
        <w:tabs>
          <w:tab w:val="num" w:pos="1296"/>
        </w:tabs>
        <w:ind w:left="1296" w:hanging="360"/>
      </w:pPr>
      <w:rPr>
        <w:rFonts w:ascii="Wingdings" w:hAnsi="Wingdings" w:hint="default"/>
      </w:rPr>
    </w:lvl>
    <w:lvl w:ilvl="1" w:tplc="619ADA60">
      <w:start w:val="1"/>
      <w:numFmt w:val="decimal"/>
      <w:lvlText w:val="%2."/>
      <w:lvlJc w:val="left"/>
      <w:pPr>
        <w:tabs>
          <w:tab w:val="num" w:pos="2016"/>
        </w:tabs>
        <w:ind w:left="2016" w:hanging="360"/>
      </w:pPr>
      <w:rPr>
        <w:rFonts w:hint="default"/>
        <w:b w:val="0"/>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1"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3"/>
  </w:num>
  <w:num w:numId="2">
    <w:abstractNumId w:val="10"/>
  </w:num>
  <w:num w:numId="3">
    <w:abstractNumId w:val="12"/>
  </w:num>
  <w:num w:numId="4">
    <w:abstractNumId w:val="13"/>
  </w:num>
  <w:num w:numId="5">
    <w:abstractNumId w:val="19"/>
  </w:num>
  <w:num w:numId="6">
    <w:abstractNumId w:val="0"/>
  </w:num>
  <w:num w:numId="7">
    <w:abstractNumId w:val="21"/>
  </w:num>
  <w:num w:numId="8">
    <w:abstractNumId w:val="22"/>
  </w:num>
  <w:num w:numId="9">
    <w:abstractNumId w:val="11"/>
  </w:num>
  <w:num w:numId="10">
    <w:abstractNumId w:val="3"/>
  </w:num>
  <w:num w:numId="11">
    <w:abstractNumId w:val="14"/>
  </w:num>
  <w:num w:numId="12">
    <w:abstractNumId w:val="8"/>
  </w:num>
  <w:num w:numId="13">
    <w:abstractNumId w:val="1"/>
  </w:num>
  <w:num w:numId="14">
    <w:abstractNumId w:val="20"/>
  </w:num>
  <w:num w:numId="15">
    <w:abstractNumId w:val="9"/>
  </w:num>
  <w:num w:numId="16">
    <w:abstractNumId w:val="4"/>
  </w:num>
  <w:num w:numId="17">
    <w:abstractNumId w:val="16"/>
  </w:num>
  <w:num w:numId="18">
    <w:abstractNumId w:val="18"/>
  </w:num>
  <w:num w:numId="19">
    <w:abstractNumId w:val="15"/>
  </w:num>
  <w:num w:numId="20">
    <w:abstractNumId w:val="6"/>
  </w:num>
  <w:num w:numId="21">
    <w:abstractNumId w:val="5"/>
  </w:num>
  <w:num w:numId="22">
    <w:abstractNumId w:val="17"/>
  </w:num>
  <w:num w:numId="23">
    <w:abstractNumId w:val="7"/>
  </w:num>
  <w:num w:numId="24">
    <w:abstractNumId w:val="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Shah Ashay">
    <w15:presenceInfo w15:providerId="None" w15:userId="Shah Ashay"/>
  </w15:person>
  <w15:person w15:author="Prakash Atul (Ext)">
    <w15:presenceInfo w15:providerId="AD" w15:userId="S-1-5-21-4162059163-1544859033-1701284029-50486"/>
  </w15:person>
  <w15:person w15:author="Wirasak Chomphu">
    <w15:presenceInfo w15:providerId="AD" w15:userId="S::wcld@chevron.com::ff9f8cb3-7801-46c4-8294-8ccee1c17f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5861"/>
    <w:rsid w:val="00005DD6"/>
    <w:rsid w:val="00006EC4"/>
    <w:rsid w:val="00007877"/>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4717"/>
    <w:rsid w:val="00084875"/>
    <w:rsid w:val="00085785"/>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707E"/>
    <w:rsid w:val="000C76CA"/>
    <w:rsid w:val="000D0315"/>
    <w:rsid w:val="000D0593"/>
    <w:rsid w:val="000D219F"/>
    <w:rsid w:val="000D33FC"/>
    <w:rsid w:val="000D3574"/>
    <w:rsid w:val="000D73A9"/>
    <w:rsid w:val="000E15CC"/>
    <w:rsid w:val="000E2318"/>
    <w:rsid w:val="000E32A2"/>
    <w:rsid w:val="000E3D8E"/>
    <w:rsid w:val="000E413F"/>
    <w:rsid w:val="000E69E6"/>
    <w:rsid w:val="000F3E52"/>
    <w:rsid w:val="000F6560"/>
    <w:rsid w:val="00100CEB"/>
    <w:rsid w:val="00101DA8"/>
    <w:rsid w:val="001055C7"/>
    <w:rsid w:val="001132C1"/>
    <w:rsid w:val="001138E7"/>
    <w:rsid w:val="00117CB3"/>
    <w:rsid w:val="00120981"/>
    <w:rsid w:val="001216F3"/>
    <w:rsid w:val="00122D71"/>
    <w:rsid w:val="001249B6"/>
    <w:rsid w:val="00124DE3"/>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16B9"/>
    <w:rsid w:val="00151BF5"/>
    <w:rsid w:val="0015342F"/>
    <w:rsid w:val="00154331"/>
    <w:rsid w:val="001557A9"/>
    <w:rsid w:val="00156337"/>
    <w:rsid w:val="00156920"/>
    <w:rsid w:val="00157466"/>
    <w:rsid w:val="00161D8A"/>
    <w:rsid w:val="001626DE"/>
    <w:rsid w:val="00162B5C"/>
    <w:rsid w:val="001655FA"/>
    <w:rsid w:val="00167857"/>
    <w:rsid w:val="0017076D"/>
    <w:rsid w:val="00172725"/>
    <w:rsid w:val="001750D9"/>
    <w:rsid w:val="00175246"/>
    <w:rsid w:val="00187E72"/>
    <w:rsid w:val="00191390"/>
    <w:rsid w:val="001939E7"/>
    <w:rsid w:val="00194F51"/>
    <w:rsid w:val="0019518A"/>
    <w:rsid w:val="0019633B"/>
    <w:rsid w:val="00196B95"/>
    <w:rsid w:val="00196C1A"/>
    <w:rsid w:val="001971EC"/>
    <w:rsid w:val="001A1177"/>
    <w:rsid w:val="001A325B"/>
    <w:rsid w:val="001A5809"/>
    <w:rsid w:val="001B0878"/>
    <w:rsid w:val="001B1D7C"/>
    <w:rsid w:val="001B3E59"/>
    <w:rsid w:val="001B668C"/>
    <w:rsid w:val="001B717B"/>
    <w:rsid w:val="001C2CEC"/>
    <w:rsid w:val="001C3234"/>
    <w:rsid w:val="001C5CA6"/>
    <w:rsid w:val="001D4407"/>
    <w:rsid w:val="001D705B"/>
    <w:rsid w:val="001E2C66"/>
    <w:rsid w:val="001E3D6C"/>
    <w:rsid w:val="001E52CE"/>
    <w:rsid w:val="001F39DB"/>
    <w:rsid w:val="001F4076"/>
    <w:rsid w:val="0020298E"/>
    <w:rsid w:val="00205F8C"/>
    <w:rsid w:val="00207B56"/>
    <w:rsid w:val="002127A4"/>
    <w:rsid w:val="002153C4"/>
    <w:rsid w:val="00215B02"/>
    <w:rsid w:val="0022028E"/>
    <w:rsid w:val="00226A6D"/>
    <w:rsid w:val="002277E3"/>
    <w:rsid w:val="00232E39"/>
    <w:rsid w:val="002334C4"/>
    <w:rsid w:val="002377AB"/>
    <w:rsid w:val="0024192C"/>
    <w:rsid w:val="00243945"/>
    <w:rsid w:val="0025276B"/>
    <w:rsid w:val="00253EC1"/>
    <w:rsid w:val="002541D2"/>
    <w:rsid w:val="00260010"/>
    <w:rsid w:val="00261D47"/>
    <w:rsid w:val="0026388A"/>
    <w:rsid w:val="0026754A"/>
    <w:rsid w:val="00267E2C"/>
    <w:rsid w:val="00270F0B"/>
    <w:rsid w:val="0027180E"/>
    <w:rsid w:val="00271C23"/>
    <w:rsid w:val="0027207C"/>
    <w:rsid w:val="00272623"/>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F0D"/>
    <w:rsid w:val="002A6A74"/>
    <w:rsid w:val="002B11F2"/>
    <w:rsid w:val="002B36DF"/>
    <w:rsid w:val="002B4081"/>
    <w:rsid w:val="002B5473"/>
    <w:rsid w:val="002B7DDC"/>
    <w:rsid w:val="002C366C"/>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2301"/>
    <w:rsid w:val="002F5750"/>
    <w:rsid w:val="002F66BB"/>
    <w:rsid w:val="00314CC3"/>
    <w:rsid w:val="00317A80"/>
    <w:rsid w:val="00321B32"/>
    <w:rsid w:val="00321BA0"/>
    <w:rsid w:val="0032219A"/>
    <w:rsid w:val="003226F0"/>
    <w:rsid w:val="00323ADA"/>
    <w:rsid w:val="0032596E"/>
    <w:rsid w:val="0032732F"/>
    <w:rsid w:val="003342A7"/>
    <w:rsid w:val="0033669C"/>
    <w:rsid w:val="003367BD"/>
    <w:rsid w:val="00337919"/>
    <w:rsid w:val="003420C4"/>
    <w:rsid w:val="003427A0"/>
    <w:rsid w:val="00345908"/>
    <w:rsid w:val="00346E29"/>
    <w:rsid w:val="0035641B"/>
    <w:rsid w:val="00357BFB"/>
    <w:rsid w:val="0036072C"/>
    <w:rsid w:val="00361941"/>
    <w:rsid w:val="003658C7"/>
    <w:rsid w:val="003660AE"/>
    <w:rsid w:val="00370D86"/>
    <w:rsid w:val="00371F21"/>
    <w:rsid w:val="00373B8A"/>
    <w:rsid w:val="00373CC4"/>
    <w:rsid w:val="00375AC3"/>
    <w:rsid w:val="003763EC"/>
    <w:rsid w:val="00376768"/>
    <w:rsid w:val="00380D23"/>
    <w:rsid w:val="00380DA0"/>
    <w:rsid w:val="00381205"/>
    <w:rsid w:val="0038191C"/>
    <w:rsid w:val="0038641F"/>
    <w:rsid w:val="00390637"/>
    <w:rsid w:val="0039280F"/>
    <w:rsid w:val="00393BC9"/>
    <w:rsid w:val="003A51A0"/>
    <w:rsid w:val="003A5410"/>
    <w:rsid w:val="003A79F2"/>
    <w:rsid w:val="003B211E"/>
    <w:rsid w:val="003C087F"/>
    <w:rsid w:val="003C2946"/>
    <w:rsid w:val="003C2D16"/>
    <w:rsid w:val="003C4506"/>
    <w:rsid w:val="003D1052"/>
    <w:rsid w:val="003D397C"/>
    <w:rsid w:val="003D41D8"/>
    <w:rsid w:val="003D44B5"/>
    <w:rsid w:val="003D53AB"/>
    <w:rsid w:val="003D67DB"/>
    <w:rsid w:val="003D7BD5"/>
    <w:rsid w:val="003E23CF"/>
    <w:rsid w:val="003E542E"/>
    <w:rsid w:val="003E6AB3"/>
    <w:rsid w:val="003F01E3"/>
    <w:rsid w:val="003F4F7B"/>
    <w:rsid w:val="00403523"/>
    <w:rsid w:val="00405C0C"/>
    <w:rsid w:val="00407A55"/>
    <w:rsid w:val="00412031"/>
    <w:rsid w:val="00412C60"/>
    <w:rsid w:val="004150E1"/>
    <w:rsid w:val="0041547A"/>
    <w:rsid w:val="00415AD7"/>
    <w:rsid w:val="00415F12"/>
    <w:rsid w:val="00420502"/>
    <w:rsid w:val="00424C51"/>
    <w:rsid w:val="00425F0F"/>
    <w:rsid w:val="00427461"/>
    <w:rsid w:val="00431934"/>
    <w:rsid w:val="00436FDA"/>
    <w:rsid w:val="00437370"/>
    <w:rsid w:val="00440018"/>
    <w:rsid w:val="004405E6"/>
    <w:rsid w:val="004414B3"/>
    <w:rsid w:val="00442E3A"/>
    <w:rsid w:val="004432BF"/>
    <w:rsid w:val="0044336F"/>
    <w:rsid w:val="00443DA0"/>
    <w:rsid w:val="00444FDB"/>
    <w:rsid w:val="00445701"/>
    <w:rsid w:val="00446086"/>
    <w:rsid w:val="00447470"/>
    <w:rsid w:val="00453384"/>
    <w:rsid w:val="00453E53"/>
    <w:rsid w:val="00456BA8"/>
    <w:rsid w:val="004574E1"/>
    <w:rsid w:val="00457E26"/>
    <w:rsid w:val="00461ABC"/>
    <w:rsid w:val="00464E48"/>
    <w:rsid w:val="00465392"/>
    <w:rsid w:val="00466C92"/>
    <w:rsid w:val="00467D9C"/>
    <w:rsid w:val="004712AA"/>
    <w:rsid w:val="00473EF3"/>
    <w:rsid w:val="00474606"/>
    <w:rsid w:val="00476DA4"/>
    <w:rsid w:val="00477499"/>
    <w:rsid w:val="004828E2"/>
    <w:rsid w:val="00482A32"/>
    <w:rsid w:val="00483DFC"/>
    <w:rsid w:val="0048437B"/>
    <w:rsid w:val="00484AE9"/>
    <w:rsid w:val="00484D5F"/>
    <w:rsid w:val="00490E48"/>
    <w:rsid w:val="004930B1"/>
    <w:rsid w:val="004963F3"/>
    <w:rsid w:val="0049647C"/>
    <w:rsid w:val="004A1B2A"/>
    <w:rsid w:val="004A5FBD"/>
    <w:rsid w:val="004A6570"/>
    <w:rsid w:val="004B16C6"/>
    <w:rsid w:val="004B2324"/>
    <w:rsid w:val="004B6593"/>
    <w:rsid w:val="004C0E10"/>
    <w:rsid w:val="004C36C6"/>
    <w:rsid w:val="004C665F"/>
    <w:rsid w:val="004C711C"/>
    <w:rsid w:val="004D002A"/>
    <w:rsid w:val="004D0597"/>
    <w:rsid w:val="004D18DA"/>
    <w:rsid w:val="004D1B65"/>
    <w:rsid w:val="004D2C18"/>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3AEA"/>
    <w:rsid w:val="005354E9"/>
    <w:rsid w:val="00535B70"/>
    <w:rsid w:val="005429E9"/>
    <w:rsid w:val="00543D6E"/>
    <w:rsid w:val="00545DA6"/>
    <w:rsid w:val="005460CE"/>
    <w:rsid w:val="00547544"/>
    <w:rsid w:val="00551048"/>
    <w:rsid w:val="005526F6"/>
    <w:rsid w:val="005539EF"/>
    <w:rsid w:val="00553C7A"/>
    <w:rsid w:val="0055734A"/>
    <w:rsid w:val="005602BF"/>
    <w:rsid w:val="00560974"/>
    <w:rsid w:val="00563401"/>
    <w:rsid w:val="00570D43"/>
    <w:rsid w:val="00573B7C"/>
    <w:rsid w:val="00573E1D"/>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F1D"/>
    <w:rsid w:val="005A7E32"/>
    <w:rsid w:val="005B04D3"/>
    <w:rsid w:val="005B2627"/>
    <w:rsid w:val="005B5A0D"/>
    <w:rsid w:val="005C2746"/>
    <w:rsid w:val="005C3416"/>
    <w:rsid w:val="005C3E20"/>
    <w:rsid w:val="005C4449"/>
    <w:rsid w:val="005C6F46"/>
    <w:rsid w:val="005C7D08"/>
    <w:rsid w:val="005D1274"/>
    <w:rsid w:val="005D1403"/>
    <w:rsid w:val="005D6B17"/>
    <w:rsid w:val="005D7FC7"/>
    <w:rsid w:val="005E64D7"/>
    <w:rsid w:val="005E685F"/>
    <w:rsid w:val="005F15A0"/>
    <w:rsid w:val="005F4704"/>
    <w:rsid w:val="005F74A6"/>
    <w:rsid w:val="00600618"/>
    <w:rsid w:val="00600EC8"/>
    <w:rsid w:val="00601C0A"/>
    <w:rsid w:val="006039E2"/>
    <w:rsid w:val="006045A9"/>
    <w:rsid w:val="0060543B"/>
    <w:rsid w:val="006066E6"/>
    <w:rsid w:val="00606E63"/>
    <w:rsid w:val="00607238"/>
    <w:rsid w:val="00614FC6"/>
    <w:rsid w:val="00620B4D"/>
    <w:rsid w:val="006211C4"/>
    <w:rsid w:val="006249BA"/>
    <w:rsid w:val="00624BFD"/>
    <w:rsid w:val="00631DFD"/>
    <w:rsid w:val="00641D71"/>
    <w:rsid w:val="00641DD6"/>
    <w:rsid w:val="006423F9"/>
    <w:rsid w:val="006427A8"/>
    <w:rsid w:val="0064458C"/>
    <w:rsid w:val="00645A2F"/>
    <w:rsid w:val="00646698"/>
    <w:rsid w:val="006467F6"/>
    <w:rsid w:val="00646A05"/>
    <w:rsid w:val="006470A5"/>
    <w:rsid w:val="006519D2"/>
    <w:rsid w:val="00653624"/>
    <w:rsid w:val="00654F9D"/>
    <w:rsid w:val="006558D6"/>
    <w:rsid w:val="00655F3C"/>
    <w:rsid w:val="00660428"/>
    <w:rsid w:val="00661A13"/>
    <w:rsid w:val="00662009"/>
    <w:rsid w:val="00662028"/>
    <w:rsid w:val="00662CCE"/>
    <w:rsid w:val="00665974"/>
    <w:rsid w:val="00674C1C"/>
    <w:rsid w:val="0067692D"/>
    <w:rsid w:val="0068089C"/>
    <w:rsid w:val="00681BF7"/>
    <w:rsid w:val="00683E37"/>
    <w:rsid w:val="006843E5"/>
    <w:rsid w:val="00687409"/>
    <w:rsid w:val="00691FF1"/>
    <w:rsid w:val="006A797A"/>
    <w:rsid w:val="006A7B3F"/>
    <w:rsid w:val="006B13B4"/>
    <w:rsid w:val="006B18DE"/>
    <w:rsid w:val="006B32F6"/>
    <w:rsid w:val="006B36A8"/>
    <w:rsid w:val="006B3B53"/>
    <w:rsid w:val="006B6837"/>
    <w:rsid w:val="006B7B9D"/>
    <w:rsid w:val="006B7F9A"/>
    <w:rsid w:val="006C0088"/>
    <w:rsid w:val="006C0E25"/>
    <w:rsid w:val="006C143A"/>
    <w:rsid w:val="006C18C0"/>
    <w:rsid w:val="006C1C26"/>
    <w:rsid w:val="006C4791"/>
    <w:rsid w:val="006D0858"/>
    <w:rsid w:val="006D15A5"/>
    <w:rsid w:val="006D3C31"/>
    <w:rsid w:val="006D3F63"/>
    <w:rsid w:val="006D62C5"/>
    <w:rsid w:val="006D6B36"/>
    <w:rsid w:val="006E1EC5"/>
    <w:rsid w:val="006E2D9C"/>
    <w:rsid w:val="006F2C73"/>
    <w:rsid w:val="006F4CFE"/>
    <w:rsid w:val="0070012D"/>
    <w:rsid w:val="00701F91"/>
    <w:rsid w:val="00702974"/>
    <w:rsid w:val="00702A88"/>
    <w:rsid w:val="00702C11"/>
    <w:rsid w:val="0070337A"/>
    <w:rsid w:val="00703AC3"/>
    <w:rsid w:val="00705571"/>
    <w:rsid w:val="00706DDE"/>
    <w:rsid w:val="00710F47"/>
    <w:rsid w:val="00712224"/>
    <w:rsid w:val="00713630"/>
    <w:rsid w:val="007136EB"/>
    <w:rsid w:val="007143AE"/>
    <w:rsid w:val="007170C9"/>
    <w:rsid w:val="007203C4"/>
    <w:rsid w:val="00720C28"/>
    <w:rsid w:val="0072699D"/>
    <w:rsid w:val="00726BBA"/>
    <w:rsid w:val="007270F5"/>
    <w:rsid w:val="00730760"/>
    <w:rsid w:val="007319E6"/>
    <w:rsid w:val="0073242B"/>
    <w:rsid w:val="00736289"/>
    <w:rsid w:val="00737BBD"/>
    <w:rsid w:val="0074548D"/>
    <w:rsid w:val="0074647B"/>
    <w:rsid w:val="00747414"/>
    <w:rsid w:val="00751DB3"/>
    <w:rsid w:val="00752035"/>
    <w:rsid w:val="00752EFA"/>
    <w:rsid w:val="0075507C"/>
    <w:rsid w:val="007613F6"/>
    <w:rsid w:val="0076296A"/>
    <w:rsid w:val="007649BE"/>
    <w:rsid w:val="00767D53"/>
    <w:rsid w:val="007712F2"/>
    <w:rsid w:val="007718A9"/>
    <w:rsid w:val="00771A7F"/>
    <w:rsid w:val="007746B9"/>
    <w:rsid w:val="007768D5"/>
    <w:rsid w:val="00777603"/>
    <w:rsid w:val="00777671"/>
    <w:rsid w:val="00780FEE"/>
    <w:rsid w:val="007813DA"/>
    <w:rsid w:val="0078629E"/>
    <w:rsid w:val="00786D91"/>
    <w:rsid w:val="007879E8"/>
    <w:rsid w:val="00787C0D"/>
    <w:rsid w:val="00791CB2"/>
    <w:rsid w:val="00793CC8"/>
    <w:rsid w:val="00794516"/>
    <w:rsid w:val="00797F13"/>
    <w:rsid w:val="007A077C"/>
    <w:rsid w:val="007A08BE"/>
    <w:rsid w:val="007A0DD9"/>
    <w:rsid w:val="007A292C"/>
    <w:rsid w:val="007A2C6F"/>
    <w:rsid w:val="007A3AAA"/>
    <w:rsid w:val="007A4119"/>
    <w:rsid w:val="007A41C5"/>
    <w:rsid w:val="007B00F9"/>
    <w:rsid w:val="007B33A6"/>
    <w:rsid w:val="007B38EE"/>
    <w:rsid w:val="007C0F5B"/>
    <w:rsid w:val="007C32E2"/>
    <w:rsid w:val="007C43C8"/>
    <w:rsid w:val="007C47EF"/>
    <w:rsid w:val="007C669D"/>
    <w:rsid w:val="007C6AEB"/>
    <w:rsid w:val="007D0F5C"/>
    <w:rsid w:val="007D4CAC"/>
    <w:rsid w:val="007D5BBA"/>
    <w:rsid w:val="007D73C0"/>
    <w:rsid w:val="007D74E4"/>
    <w:rsid w:val="007E036B"/>
    <w:rsid w:val="007E0CF9"/>
    <w:rsid w:val="007F6141"/>
    <w:rsid w:val="007F76A3"/>
    <w:rsid w:val="008015B3"/>
    <w:rsid w:val="008018AC"/>
    <w:rsid w:val="00802F3B"/>
    <w:rsid w:val="00806B74"/>
    <w:rsid w:val="0081344C"/>
    <w:rsid w:val="0082085E"/>
    <w:rsid w:val="00821C02"/>
    <w:rsid w:val="008220C4"/>
    <w:rsid w:val="00822718"/>
    <w:rsid w:val="00824BD2"/>
    <w:rsid w:val="00830869"/>
    <w:rsid w:val="0083094B"/>
    <w:rsid w:val="00832358"/>
    <w:rsid w:val="00832688"/>
    <w:rsid w:val="0083343F"/>
    <w:rsid w:val="0083596B"/>
    <w:rsid w:val="008410C1"/>
    <w:rsid w:val="0084568B"/>
    <w:rsid w:val="00845B55"/>
    <w:rsid w:val="0084602F"/>
    <w:rsid w:val="00846885"/>
    <w:rsid w:val="00851BA3"/>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279A"/>
    <w:rsid w:val="008A4C3D"/>
    <w:rsid w:val="008B0312"/>
    <w:rsid w:val="008B2B3F"/>
    <w:rsid w:val="008B4001"/>
    <w:rsid w:val="008B6A0C"/>
    <w:rsid w:val="008C0055"/>
    <w:rsid w:val="008C068B"/>
    <w:rsid w:val="008C167B"/>
    <w:rsid w:val="008C1871"/>
    <w:rsid w:val="008C2CB3"/>
    <w:rsid w:val="008C3758"/>
    <w:rsid w:val="008C6A52"/>
    <w:rsid w:val="008D0255"/>
    <w:rsid w:val="008D0614"/>
    <w:rsid w:val="008D0ECB"/>
    <w:rsid w:val="008D4462"/>
    <w:rsid w:val="008D4F9B"/>
    <w:rsid w:val="008D6A22"/>
    <w:rsid w:val="008D7D74"/>
    <w:rsid w:val="008E4853"/>
    <w:rsid w:val="008E63C3"/>
    <w:rsid w:val="008F498E"/>
    <w:rsid w:val="0090066B"/>
    <w:rsid w:val="00901F83"/>
    <w:rsid w:val="009030F3"/>
    <w:rsid w:val="00910980"/>
    <w:rsid w:val="00911773"/>
    <w:rsid w:val="009126AF"/>
    <w:rsid w:val="00913C04"/>
    <w:rsid w:val="00922CA6"/>
    <w:rsid w:val="00923D63"/>
    <w:rsid w:val="00924487"/>
    <w:rsid w:val="009268B4"/>
    <w:rsid w:val="009323AD"/>
    <w:rsid w:val="0093258C"/>
    <w:rsid w:val="0093260D"/>
    <w:rsid w:val="00934A42"/>
    <w:rsid w:val="0093731D"/>
    <w:rsid w:val="00937D81"/>
    <w:rsid w:val="009420E0"/>
    <w:rsid w:val="00943AE5"/>
    <w:rsid w:val="00944993"/>
    <w:rsid w:val="00946448"/>
    <w:rsid w:val="0095039A"/>
    <w:rsid w:val="00950923"/>
    <w:rsid w:val="00952CA5"/>
    <w:rsid w:val="00953165"/>
    <w:rsid w:val="009534B0"/>
    <w:rsid w:val="00955216"/>
    <w:rsid w:val="009555EF"/>
    <w:rsid w:val="009601B2"/>
    <w:rsid w:val="00962991"/>
    <w:rsid w:val="00963D78"/>
    <w:rsid w:val="00972CC3"/>
    <w:rsid w:val="009746E4"/>
    <w:rsid w:val="00974D4F"/>
    <w:rsid w:val="00975F5A"/>
    <w:rsid w:val="0097797D"/>
    <w:rsid w:val="00982D61"/>
    <w:rsid w:val="00986279"/>
    <w:rsid w:val="009876DF"/>
    <w:rsid w:val="00987FBB"/>
    <w:rsid w:val="00990EB0"/>
    <w:rsid w:val="00991377"/>
    <w:rsid w:val="00992AE2"/>
    <w:rsid w:val="0099324B"/>
    <w:rsid w:val="00996334"/>
    <w:rsid w:val="009A4918"/>
    <w:rsid w:val="009A5A0D"/>
    <w:rsid w:val="009A6744"/>
    <w:rsid w:val="009A6F35"/>
    <w:rsid w:val="009A7F0B"/>
    <w:rsid w:val="009B4779"/>
    <w:rsid w:val="009B7627"/>
    <w:rsid w:val="009B7F8F"/>
    <w:rsid w:val="009C07BB"/>
    <w:rsid w:val="009C1E1F"/>
    <w:rsid w:val="009C6037"/>
    <w:rsid w:val="009C6763"/>
    <w:rsid w:val="009C68FF"/>
    <w:rsid w:val="009D0F14"/>
    <w:rsid w:val="009D157E"/>
    <w:rsid w:val="009D2E53"/>
    <w:rsid w:val="009D643A"/>
    <w:rsid w:val="009D657D"/>
    <w:rsid w:val="009D6FDD"/>
    <w:rsid w:val="009D7887"/>
    <w:rsid w:val="009E04D1"/>
    <w:rsid w:val="009E29B7"/>
    <w:rsid w:val="009E5A8E"/>
    <w:rsid w:val="009E7280"/>
    <w:rsid w:val="009F212D"/>
    <w:rsid w:val="009F2DC3"/>
    <w:rsid w:val="009F362E"/>
    <w:rsid w:val="009F778A"/>
    <w:rsid w:val="009F7EC6"/>
    <w:rsid w:val="00A0372C"/>
    <w:rsid w:val="00A05814"/>
    <w:rsid w:val="00A05DA3"/>
    <w:rsid w:val="00A073EA"/>
    <w:rsid w:val="00A15B2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FB0"/>
    <w:rsid w:val="00A6467A"/>
    <w:rsid w:val="00A646C5"/>
    <w:rsid w:val="00A64F4C"/>
    <w:rsid w:val="00A678F9"/>
    <w:rsid w:val="00A71B7A"/>
    <w:rsid w:val="00A736C7"/>
    <w:rsid w:val="00A73BA4"/>
    <w:rsid w:val="00A74025"/>
    <w:rsid w:val="00A76055"/>
    <w:rsid w:val="00A77D6E"/>
    <w:rsid w:val="00A81107"/>
    <w:rsid w:val="00A82979"/>
    <w:rsid w:val="00A8459B"/>
    <w:rsid w:val="00A8498C"/>
    <w:rsid w:val="00A87505"/>
    <w:rsid w:val="00A877EA"/>
    <w:rsid w:val="00A902A5"/>
    <w:rsid w:val="00A91870"/>
    <w:rsid w:val="00A92FF2"/>
    <w:rsid w:val="00A93A96"/>
    <w:rsid w:val="00A956A8"/>
    <w:rsid w:val="00AA2283"/>
    <w:rsid w:val="00AA2654"/>
    <w:rsid w:val="00AA2D97"/>
    <w:rsid w:val="00AA5610"/>
    <w:rsid w:val="00AA6340"/>
    <w:rsid w:val="00AA6B33"/>
    <w:rsid w:val="00AB19C4"/>
    <w:rsid w:val="00AB281C"/>
    <w:rsid w:val="00AB2E16"/>
    <w:rsid w:val="00AB4770"/>
    <w:rsid w:val="00AB62EC"/>
    <w:rsid w:val="00AC034C"/>
    <w:rsid w:val="00AC03E8"/>
    <w:rsid w:val="00AC16E0"/>
    <w:rsid w:val="00AC30FD"/>
    <w:rsid w:val="00AC5686"/>
    <w:rsid w:val="00AD190F"/>
    <w:rsid w:val="00AD20E6"/>
    <w:rsid w:val="00AD22E9"/>
    <w:rsid w:val="00AD5566"/>
    <w:rsid w:val="00AD74A5"/>
    <w:rsid w:val="00AD7C99"/>
    <w:rsid w:val="00AE04CC"/>
    <w:rsid w:val="00AF18F6"/>
    <w:rsid w:val="00AF45BD"/>
    <w:rsid w:val="00B01900"/>
    <w:rsid w:val="00B0474B"/>
    <w:rsid w:val="00B07A31"/>
    <w:rsid w:val="00B107D1"/>
    <w:rsid w:val="00B10D68"/>
    <w:rsid w:val="00B120E0"/>
    <w:rsid w:val="00B17CD1"/>
    <w:rsid w:val="00B20C39"/>
    <w:rsid w:val="00B210A0"/>
    <w:rsid w:val="00B210AD"/>
    <w:rsid w:val="00B217C5"/>
    <w:rsid w:val="00B21B66"/>
    <w:rsid w:val="00B2237A"/>
    <w:rsid w:val="00B235F4"/>
    <w:rsid w:val="00B312B4"/>
    <w:rsid w:val="00B317C9"/>
    <w:rsid w:val="00B34A65"/>
    <w:rsid w:val="00B364A9"/>
    <w:rsid w:val="00B44414"/>
    <w:rsid w:val="00B478D7"/>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45BC"/>
    <w:rsid w:val="00B74D70"/>
    <w:rsid w:val="00B76DB0"/>
    <w:rsid w:val="00B84A5E"/>
    <w:rsid w:val="00B85D06"/>
    <w:rsid w:val="00B9111B"/>
    <w:rsid w:val="00B92436"/>
    <w:rsid w:val="00B92789"/>
    <w:rsid w:val="00B943B2"/>
    <w:rsid w:val="00B94638"/>
    <w:rsid w:val="00B94FAF"/>
    <w:rsid w:val="00B95528"/>
    <w:rsid w:val="00B97194"/>
    <w:rsid w:val="00BA00EB"/>
    <w:rsid w:val="00BA0B01"/>
    <w:rsid w:val="00BA106D"/>
    <w:rsid w:val="00BA1D65"/>
    <w:rsid w:val="00BA24F0"/>
    <w:rsid w:val="00BA4C57"/>
    <w:rsid w:val="00BA57F5"/>
    <w:rsid w:val="00BA5801"/>
    <w:rsid w:val="00BA74FF"/>
    <w:rsid w:val="00BB1B57"/>
    <w:rsid w:val="00BB2BC8"/>
    <w:rsid w:val="00BB443F"/>
    <w:rsid w:val="00BB48EF"/>
    <w:rsid w:val="00BB654D"/>
    <w:rsid w:val="00BB6F32"/>
    <w:rsid w:val="00BC09B4"/>
    <w:rsid w:val="00BC1179"/>
    <w:rsid w:val="00BC1C03"/>
    <w:rsid w:val="00BD605A"/>
    <w:rsid w:val="00BD6B3C"/>
    <w:rsid w:val="00BD7987"/>
    <w:rsid w:val="00BE1F1E"/>
    <w:rsid w:val="00BE78DF"/>
    <w:rsid w:val="00BF273B"/>
    <w:rsid w:val="00BF2F96"/>
    <w:rsid w:val="00C002FE"/>
    <w:rsid w:val="00C00446"/>
    <w:rsid w:val="00C0332E"/>
    <w:rsid w:val="00C053FB"/>
    <w:rsid w:val="00C106B0"/>
    <w:rsid w:val="00C1318A"/>
    <w:rsid w:val="00C13B91"/>
    <w:rsid w:val="00C17943"/>
    <w:rsid w:val="00C20B8B"/>
    <w:rsid w:val="00C21389"/>
    <w:rsid w:val="00C219B1"/>
    <w:rsid w:val="00C23626"/>
    <w:rsid w:val="00C26EF7"/>
    <w:rsid w:val="00C30619"/>
    <w:rsid w:val="00C31134"/>
    <w:rsid w:val="00C31456"/>
    <w:rsid w:val="00C3185D"/>
    <w:rsid w:val="00C33012"/>
    <w:rsid w:val="00C36EFD"/>
    <w:rsid w:val="00C37617"/>
    <w:rsid w:val="00C40764"/>
    <w:rsid w:val="00C4135F"/>
    <w:rsid w:val="00C4182E"/>
    <w:rsid w:val="00C428DE"/>
    <w:rsid w:val="00C46342"/>
    <w:rsid w:val="00C5177E"/>
    <w:rsid w:val="00C540E2"/>
    <w:rsid w:val="00C54432"/>
    <w:rsid w:val="00C55FA5"/>
    <w:rsid w:val="00C65A24"/>
    <w:rsid w:val="00C67034"/>
    <w:rsid w:val="00C67D1E"/>
    <w:rsid w:val="00C71E1F"/>
    <w:rsid w:val="00C8028D"/>
    <w:rsid w:val="00C8324A"/>
    <w:rsid w:val="00C84A1C"/>
    <w:rsid w:val="00C865FE"/>
    <w:rsid w:val="00C96A28"/>
    <w:rsid w:val="00CA2B98"/>
    <w:rsid w:val="00CB045B"/>
    <w:rsid w:val="00CB1209"/>
    <w:rsid w:val="00CB1BFA"/>
    <w:rsid w:val="00CB40AE"/>
    <w:rsid w:val="00CB4BE8"/>
    <w:rsid w:val="00CB4C9A"/>
    <w:rsid w:val="00CB50F7"/>
    <w:rsid w:val="00CB5914"/>
    <w:rsid w:val="00CB6F9F"/>
    <w:rsid w:val="00CC4087"/>
    <w:rsid w:val="00CC49A2"/>
    <w:rsid w:val="00CC7038"/>
    <w:rsid w:val="00CC7991"/>
    <w:rsid w:val="00CD25C5"/>
    <w:rsid w:val="00CD6D2D"/>
    <w:rsid w:val="00CE0106"/>
    <w:rsid w:val="00CE07B5"/>
    <w:rsid w:val="00CE2DDA"/>
    <w:rsid w:val="00CE4812"/>
    <w:rsid w:val="00CE5400"/>
    <w:rsid w:val="00CE64C6"/>
    <w:rsid w:val="00CE7074"/>
    <w:rsid w:val="00CF0C84"/>
    <w:rsid w:val="00CF0DF4"/>
    <w:rsid w:val="00CF1324"/>
    <w:rsid w:val="00CF2E21"/>
    <w:rsid w:val="00CF3EA5"/>
    <w:rsid w:val="00CF5E42"/>
    <w:rsid w:val="00CF7480"/>
    <w:rsid w:val="00D031E8"/>
    <w:rsid w:val="00D10347"/>
    <w:rsid w:val="00D119D8"/>
    <w:rsid w:val="00D12E33"/>
    <w:rsid w:val="00D15662"/>
    <w:rsid w:val="00D17537"/>
    <w:rsid w:val="00D1764C"/>
    <w:rsid w:val="00D203D3"/>
    <w:rsid w:val="00D236B7"/>
    <w:rsid w:val="00D26A8E"/>
    <w:rsid w:val="00D321CA"/>
    <w:rsid w:val="00D32A99"/>
    <w:rsid w:val="00D34D90"/>
    <w:rsid w:val="00D37C94"/>
    <w:rsid w:val="00D41042"/>
    <w:rsid w:val="00D433EB"/>
    <w:rsid w:val="00D4728F"/>
    <w:rsid w:val="00D53EC4"/>
    <w:rsid w:val="00D62C62"/>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A287A"/>
    <w:rsid w:val="00DA3673"/>
    <w:rsid w:val="00DA5D28"/>
    <w:rsid w:val="00DB1E48"/>
    <w:rsid w:val="00DB5AD7"/>
    <w:rsid w:val="00DB5CF2"/>
    <w:rsid w:val="00DB62AB"/>
    <w:rsid w:val="00DC01F4"/>
    <w:rsid w:val="00DC48C1"/>
    <w:rsid w:val="00DC545A"/>
    <w:rsid w:val="00DC65C5"/>
    <w:rsid w:val="00DD041B"/>
    <w:rsid w:val="00DD3234"/>
    <w:rsid w:val="00DD35BF"/>
    <w:rsid w:val="00DD4402"/>
    <w:rsid w:val="00DD528C"/>
    <w:rsid w:val="00DF4320"/>
    <w:rsid w:val="00E0262A"/>
    <w:rsid w:val="00E0345F"/>
    <w:rsid w:val="00E03ACE"/>
    <w:rsid w:val="00E041D9"/>
    <w:rsid w:val="00E05298"/>
    <w:rsid w:val="00E05B93"/>
    <w:rsid w:val="00E067BA"/>
    <w:rsid w:val="00E07FC0"/>
    <w:rsid w:val="00E13213"/>
    <w:rsid w:val="00E14F0F"/>
    <w:rsid w:val="00E16003"/>
    <w:rsid w:val="00E21D91"/>
    <w:rsid w:val="00E25E3A"/>
    <w:rsid w:val="00E2781E"/>
    <w:rsid w:val="00E31F59"/>
    <w:rsid w:val="00E33BBB"/>
    <w:rsid w:val="00E33F40"/>
    <w:rsid w:val="00E356A4"/>
    <w:rsid w:val="00E359E4"/>
    <w:rsid w:val="00E41DB9"/>
    <w:rsid w:val="00E42F54"/>
    <w:rsid w:val="00E507ED"/>
    <w:rsid w:val="00E57878"/>
    <w:rsid w:val="00E621CB"/>
    <w:rsid w:val="00E62DF2"/>
    <w:rsid w:val="00E647CC"/>
    <w:rsid w:val="00E66188"/>
    <w:rsid w:val="00E71304"/>
    <w:rsid w:val="00E71BA7"/>
    <w:rsid w:val="00E77205"/>
    <w:rsid w:val="00E82144"/>
    <w:rsid w:val="00E82B4B"/>
    <w:rsid w:val="00E84673"/>
    <w:rsid w:val="00E87851"/>
    <w:rsid w:val="00E95DEB"/>
    <w:rsid w:val="00E962B2"/>
    <w:rsid w:val="00EA53BB"/>
    <w:rsid w:val="00EB17E2"/>
    <w:rsid w:val="00EB3A11"/>
    <w:rsid w:val="00EB49E1"/>
    <w:rsid w:val="00EB4F9D"/>
    <w:rsid w:val="00EC0688"/>
    <w:rsid w:val="00ED01EC"/>
    <w:rsid w:val="00ED22C4"/>
    <w:rsid w:val="00ED2C0A"/>
    <w:rsid w:val="00ED2DE9"/>
    <w:rsid w:val="00ED4E88"/>
    <w:rsid w:val="00ED6CD3"/>
    <w:rsid w:val="00ED6D99"/>
    <w:rsid w:val="00ED7981"/>
    <w:rsid w:val="00EE1F15"/>
    <w:rsid w:val="00EE2A9E"/>
    <w:rsid w:val="00EE3FFD"/>
    <w:rsid w:val="00EF2688"/>
    <w:rsid w:val="00EF399F"/>
    <w:rsid w:val="00EF4239"/>
    <w:rsid w:val="00EF5112"/>
    <w:rsid w:val="00EF674F"/>
    <w:rsid w:val="00EF7BB7"/>
    <w:rsid w:val="00F015AF"/>
    <w:rsid w:val="00F05BEF"/>
    <w:rsid w:val="00F07E6B"/>
    <w:rsid w:val="00F1392D"/>
    <w:rsid w:val="00F144A9"/>
    <w:rsid w:val="00F150B9"/>
    <w:rsid w:val="00F200A3"/>
    <w:rsid w:val="00F2242B"/>
    <w:rsid w:val="00F309B0"/>
    <w:rsid w:val="00F31E60"/>
    <w:rsid w:val="00F34D95"/>
    <w:rsid w:val="00F362F5"/>
    <w:rsid w:val="00F36D02"/>
    <w:rsid w:val="00F37483"/>
    <w:rsid w:val="00F412A6"/>
    <w:rsid w:val="00F43629"/>
    <w:rsid w:val="00F443D5"/>
    <w:rsid w:val="00F467C1"/>
    <w:rsid w:val="00F51118"/>
    <w:rsid w:val="00F529DC"/>
    <w:rsid w:val="00F52A4D"/>
    <w:rsid w:val="00F537D9"/>
    <w:rsid w:val="00F53B11"/>
    <w:rsid w:val="00F53B81"/>
    <w:rsid w:val="00F53EF6"/>
    <w:rsid w:val="00F54205"/>
    <w:rsid w:val="00F55B30"/>
    <w:rsid w:val="00F55B7F"/>
    <w:rsid w:val="00F62284"/>
    <w:rsid w:val="00F62DE0"/>
    <w:rsid w:val="00F73B62"/>
    <w:rsid w:val="00F7428F"/>
    <w:rsid w:val="00F759E8"/>
    <w:rsid w:val="00F77C31"/>
    <w:rsid w:val="00F823AA"/>
    <w:rsid w:val="00F831D9"/>
    <w:rsid w:val="00F836EE"/>
    <w:rsid w:val="00F8412B"/>
    <w:rsid w:val="00F85CE2"/>
    <w:rsid w:val="00F94927"/>
    <w:rsid w:val="00F9669C"/>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E3E"/>
    <w:rsid w:val="00FD4094"/>
    <w:rsid w:val="00FD5498"/>
    <w:rsid w:val="00FD549D"/>
    <w:rsid w:val="00FD648B"/>
    <w:rsid w:val="00FE0D88"/>
    <w:rsid w:val="00FE331E"/>
    <w:rsid w:val="00FE668C"/>
    <w:rsid w:val="00FE7503"/>
    <w:rsid w:val="00FE7AF8"/>
    <w:rsid w:val="00FE7DC3"/>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261BBA75-84C8-4661-B46F-82453EA4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qFormat/>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F529DC"/>
    <w:pPr>
      <w:tabs>
        <w:tab w:val="left" w:pos="720"/>
        <w:tab w:val="right" w:leader="dot" w:pos="9350"/>
      </w:tabs>
      <w:ind w:left="270"/>
    </w:pPr>
    <w:rPr>
      <w:rFonts w:asciiTheme="minorHAnsi" w:hAnsiTheme="minorHAnsi" w:cstheme="minorHAnsi"/>
      <w:noProof/>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link w:val="CommentTextChar"/>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character" w:customStyle="1" w:styleId="CommentTextChar">
    <w:name w:val="Comment Text Char"/>
    <w:basedOn w:val="DefaultParagraphFont"/>
    <w:link w:val="CommentText"/>
    <w:semiHidden/>
    <w:rsid w:val="006E1EC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0" Type="http://schemas.openxmlformats.org/officeDocument/2006/relationships/footer" Target="footer4.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6784BF63535DFF48B636F4889412D494" ma:contentTypeVersion="3" ma:contentTypeDescription="Create a new document." ma:contentTypeScope="" ma:versionID="e67789bee16fb1f18a280b96f75c10c2">
  <xsd:schema xmlns:xsd="http://www.w3.org/2001/XMLSchema" xmlns:xs="http://www.w3.org/2001/XMLSchema" xmlns:p="http://schemas.microsoft.com/office/2006/metadata/properties" xmlns:ns1="http://schemas.microsoft.com/sharepoint/v3" xmlns:ns3="b9f1db13-37d0-4e45-944c-b878e8992007" xmlns:ns4="e6bb6fa4-9c23-4df5-9c72-0315fa8fef6d" xmlns:ns5="fae423db-7aea-40a7-8e81-2a365c617d65" targetNamespace="http://schemas.microsoft.com/office/2006/metadata/properties" ma:root="true" ma:fieldsID="ca20cbcfe32317bec97366608ebbb821" ns1:_="" ns3:_="" ns4:_="" ns5:_="">
    <xsd:import namespace="http://schemas.microsoft.com/sharepoint/v3"/>
    <xsd:import namespace="b9f1db13-37d0-4e45-944c-b878e8992007"/>
    <xsd:import namespace="e6bb6fa4-9c23-4df5-9c72-0315fa8fef6d"/>
    <xsd:import namespace="fae423db-7aea-40a7-8e81-2a365c617d65"/>
    <xsd:element name="properties">
      <xsd:complexType>
        <xsd:sequence>
          <xsd:element name="documentManagement">
            <xsd:complexType>
              <xsd:all>
                <xsd:element ref="ns4:IP_x0020_Classification"/>
                <xsd:element ref="ns4:Preservation_x0020_Order_x0020_Numbers" minOccurs="0"/>
                <xsd:element ref="ns3:Retention_x0020_Start_x0020_Date" minOccurs="0"/>
                <xsd:element ref="ns3:Retain_x0020_Until_x0020_Date" minOccurs="0"/>
                <xsd:element ref="ns3:TaxCatchAllLabel" minOccurs="0"/>
                <xsd:element ref="ns5:p01231d88c934046812dbe39cf15431a" minOccurs="0"/>
                <xsd:element ref="ns5:p01231d88c934046812dbe39cf15430a" minOccurs="0"/>
                <xsd:element ref="ns3:TaxCatchAll" minOccurs="0"/>
                <xsd:element ref="ns1:ExtractedContributor" minOccurs="0"/>
                <xsd:element ref="ns3:Inactive_x0020_Record" minOccurs="0"/>
                <xsd:element ref="ns3:f1f5acf37a9e4df8843432af9802a72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7"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8" nillable="true" ma:displayName="Retain Until Date" ma:description="The start date for retention period calculation." ma:format="DateOnly" ma:internalName="Retain_x0020_Until_x0020_Date">
      <xsd:simpleType>
        <xsd:restriction base="dms:DateTime"/>
      </xsd:simpleType>
    </xsd:element>
    <xsd:element name="TaxCatchAllLabel" ma:index="9" nillable="true" ma:displayName="Taxonomy Catch All Column1" ma:hidden="true" ma:list="{c2c43fdb-1e3a-4f17-a99c-276aaa74d6a8}" ma:internalName="TaxCatchAllLabel" ma:readOnly="true" ma:showField="CatchAllDataLabel"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TaxCatchAll" ma:index="17" nillable="true" ma:displayName="Taxonomy Catch All Column" ma:hidden="true" ma:list="{c2c43fdb-1e3a-4f17-a99c-276aaa74d6a8}" ma:internalName="TaxCatchAll" ma:showField="CatchAllData"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4" ma:displayName="IP Classification" ma:default="Company Confidential" ma:description="Sensitivity of the information" ma:format="Dropdown" ma:internalName="IP_x0020_Classification">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5"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3" ma:taxonomy="true" ma:internalName="p01231d88c934046812dbe39cf15431a" ma:taxonomyFieldName="Retention_x0020_Category" ma:displayName="Retention Category" ma:readOnly="false"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6" ma:taxonomy="true" ma:internalName="p01231d88c934046812dbe39cf15430a" ma:taxonomyFieldName="Chevron_x0020_Organization" ma:displayName="Owner Organization" ma:default=""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 ma:displayName="Author"/>
        <xsd:element ref="dcterms:created" minOccurs="0" maxOccurs="1"/>
        <xsd:element ref="dc:identifier" minOccurs="0" maxOccurs="1"/>
        <xsd:element name="contentType" minOccurs="0" maxOccurs="1" type="xsd:string" ma:index="1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2.xml><?xml version="1.0" encoding="utf-8"?>
<ds:datastoreItem xmlns:ds="http://schemas.openxmlformats.org/officeDocument/2006/customXml" ds:itemID="{EAD56BA3-FAEC-448D-AB45-F9F8F6BA7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1db13-37d0-4e45-944c-b878e8992007"/>
    <ds:schemaRef ds:uri="e6bb6fa4-9c23-4df5-9c72-0315fa8fef6d"/>
    <ds:schemaRef ds:uri="fae423db-7aea-40a7-8e81-2a365c617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87835E-D952-49C9-8511-26D5EC605BCE}"/>
</file>

<file path=customXml/itemProps4.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s>
</ds:datastoreItem>
</file>

<file path=customXml/itemProps5.xml><?xml version="1.0" encoding="utf-8"?>
<ds:datastoreItem xmlns:ds="http://schemas.openxmlformats.org/officeDocument/2006/customXml" ds:itemID="{37FFABBC-0941-4F36-B69E-6D4C0FF95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1</TotalTime>
  <Pages>1</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Daily Water Stream Data</vt:lpstr>
    </vt:vector>
  </TitlesOfParts>
  <Company>Chevron</Company>
  <LinksUpToDate>false</LinksUpToDate>
  <CharactersWithSpaces>6351</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Water Stream Data</dc:title>
  <dc:creator>Wirasak Chomphu</dc:creator>
  <cp:lastModifiedBy>Wirasak Chomphu</cp:lastModifiedBy>
  <cp:revision>11</cp:revision>
  <cp:lastPrinted>2005-03-03T19:34:00Z</cp:lastPrinted>
  <dcterms:created xsi:type="dcterms:W3CDTF">2018-03-27T15:18:00Z</dcterms:created>
  <dcterms:modified xsi:type="dcterms:W3CDTF">2020-07-02T09:06:00Z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Tester">
    <vt:lpwstr/>
  </property>
  <property fmtid="{D5CDD505-2E9C-101B-9397-08002B2CF9AE}" pid="18" name="EC Module">
    <vt:lpwstr>Production</vt:lpwstr>
  </property>
  <property fmtid="{D5CDD505-2E9C-101B-9397-08002B2CF9AE}" pid="19" name="Instance">
    <vt:lpwstr>CUK</vt:lpwstr>
  </property>
  <property fmtid="{D5CDD505-2E9C-101B-9397-08002B2CF9AE}" pid="20" name="EC Version">
    <vt:lpwstr>9.3</vt:lpwstr>
  </property>
  <property fmtid="{D5CDD505-2E9C-101B-9397-08002B2CF9AE}" pid="21" name="Chevron Discipline">
    <vt:lpwstr/>
  </property>
  <property fmtid="{D5CDD505-2E9C-101B-9397-08002B2CF9AE}" pid="22" name="Retention Category">
    <vt:lpwstr>4;#Reference Document|b32bd135-7ebe-49d0-bfcc-ca766c5e9989</vt:lpwstr>
  </property>
  <property fmtid="{D5CDD505-2E9C-101B-9397-08002B2CF9AE}" pid="23" name="xd_Signature">
    <vt:bool>false</vt:bool>
  </property>
  <property fmtid="{D5CDD505-2E9C-101B-9397-08002B2CF9AE}" pid="24" name="xd_ProgID">
    <vt:lpwstr/>
  </property>
  <property fmtid="{D5CDD505-2E9C-101B-9397-08002B2CF9AE}" pid="25" name="_SourceUrl">
    <vt:lpwstr/>
  </property>
  <property fmtid="{D5CDD505-2E9C-101B-9397-08002B2CF9AE}" pid="26" name="_SharedFileIndex">
    <vt:lpwstr/>
  </property>
  <property fmtid="{D5CDD505-2E9C-101B-9397-08002B2CF9AE}" pid="27" name="ComplianceAssetId">
    <vt:lpwstr/>
  </property>
  <property fmtid="{D5CDD505-2E9C-101B-9397-08002B2CF9AE}" pid="28" name="TemplateUrl">
    <vt:lpwstr/>
  </property>
</Properties>
</file>