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372E" w14:textId="797E6720" w:rsidR="004D61A0" w:rsidRPr="00F640F9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07:00Z">
            <w:rPr>
              <w:rFonts w:asciiTheme="minorHAnsi" w:hAnsiTheme="minorHAnsi"/>
            </w:rPr>
          </w:rPrChange>
        </w:rPr>
      </w:pPr>
      <w:r>
        <w:rPr>
          <w:noProof/>
        </w:rPr>
        <w:drawing>
          <wp:inline distT="0" distB="0" distL="0" distR="0" wp14:anchorId="01471F27" wp14:editId="05C58421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F640F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07:00Z">
            <w:rPr>
              <w:rFonts w:asciiTheme="minorHAnsi" w:hAnsiTheme="minorHAnsi"/>
            </w:rPr>
          </w:rPrChange>
        </w:rPr>
      </w:pPr>
    </w:p>
    <w:p w14:paraId="0BAA3730" w14:textId="77777777" w:rsidR="004D61A0" w:rsidRPr="00F640F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07:00Z">
            <w:rPr>
              <w:rFonts w:asciiTheme="minorHAnsi" w:hAnsiTheme="minorHAnsi"/>
            </w:rPr>
          </w:rPrChange>
        </w:rPr>
      </w:pPr>
    </w:p>
    <w:p w14:paraId="0BAA3731" w14:textId="77777777" w:rsidR="004D61A0" w:rsidRPr="00F640F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07:00Z">
            <w:rPr>
              <w:rFonts w:asciiTheme="minorHAnsi" w:hAnsiTheme="minorHAnsi"/>
            </w:rPr>
          </w:rPrChange>
        </w:rPr>
      </w:pPr>
    </w:p>
    <w:p w14:paraId="0BAA3732" w14:textId="77777777" w:rsidR="004D61A0" w:rsidRPr="00F640F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07:00Z">
            <w:rPr>
              <w:rFonts w:asciiTheme="minorHAnsi" w:hAnsiTheme="minorHAnsi"/>
            </w:rPr>
          </w:rPrChange>
        </w:rPr>
      </w:pPr>
    </w:p>
    <w:p w14:paraId="0BAA3733" w14:textId="77777777" w:rsidR="004D61A0" w:rsidRPr="00F640F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07:00Z">
            <w:rPr>
              <w:rFonts w:asciiTheme="minorHAnsi" w:hAnsiTheme="minorHAnsi"/>
            </w:rPr>
          </w:rPrChange>
        </w:rPr>
      </w:pPr>
    </w:p>
    <w:p w14:paraId="0BAA3734" w14:textId="77777777" w:rsidR="004D61A0" w:rsidRPr="00F640F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07:00Z">
            <w:rPr>
              <w:rFonts w:asciiTheme="minorHAnsi" w:hAnsiTheme="minorHAnsi"/>
            </w:rPr>
          </w:rPrChange>
        </w:rPr>
      </w:pPr>
    </w:p>
    <w:p w14:paraId="0BAA3735" w14:textId="77777777" w:rsidR="004D61A0" w:rsidRPr="00F640F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07:00Z">
            <w:rPr>
              <w:rFonts w:asciiTheme="minorHAnsi" w:hAnsiTheme="minorHAnsi"/>
            </w:rPr>
          </w:rPrChange>
        </w:rPr>
      </w:pPr>
    </w:p>
    <w:p w14:paraId="0BAA3736" w14:textId="77777777" w:rsidR="004D61A0" w:rsidRPr="00F640F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07:00Z">
            <w:rPr>
              <w:rFonts w:asciiTheme="minorHAnsi" w:hAnsiTheme="minorHAnsi"/>
            </w:rPr>
          </w:rPrChange>
        </w:rPr>
      </w:pPr>
    </w:p>
    <w:p w14:paraId="0BAA3737" w14:textId="77777777" w:rsidR="004D61A0" w:rsidRPr="00F640F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07:00Z">
            <w:rPr>
              <w:rFonts w:asciiTheme="minorHAnsi" w:hAnsiTheme="minorHAnsi"/>
            </w:rPr>
          </w:rPrChange>
        </w:rPr>
      </w:pPr>
    </w:p>
    <w:p w14:paraId="0BAA3738" w14:textId="77777777" w:rsidR="004D61A0" w:rsidRPr="00F640F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07:00Z">
            <w:rPr>
              <w:rFonts w:asciiTheme="minorHAnsi" w:hAnsiTheme="minorHAnsi"/>
            </w:rPr>
          </w:rPrChange>
        </w:rPr>
      </w:pPr>
    </w:p>
    <w:p w14:paraId="0BAA3739" w14:textId="77777777" w:rsidR="004D61A0" w:rsidRPr="00F640F9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4952FC97" w:rsidR="004D61A0" w:rsidRPr="00F640F9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F640F9">
        <w:rPr>
          <w:rFonts w:cs="Arial"/>
          <w:color w:val="3399FF"/>
          <w:sz w:val="52"/>
          <w:szCs w:val="52"/>
        </w:rPr>
        <w:t xml:space="preserve">EC Upgrade </w:t>
      </w:r>
      <w:r w:rsidR="00814AEB" w:rsidRPr="00F640F9">
        <w:rPr>
          <w:rFonts w:cs="Arial"/>
          <w:color w:val="3399FF"/>
          <w:sz w:val="52"/>
          <w:szCs w:val="52"/>
        </w:rPr>
        <w:t>BKK</w:t>
      </w:r>
      <w:r w:rsidRPr="00F640F9">
        <w:rPr>
          <w:rFonts w:cs="Arial"/>
          <w:color w:val="3399FF"/>
          <w:sz w:val="52"/>
          <w:szCs w:val="52"/>
        </w:rPr>
        <w:t xml:space="preserve"> </w:t>
      </w:r>
      <w:r w:rsidR="004D61A0" w:rsidRPr="00F640F9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F640F9" w:rsidRDefault="004D61A0">
      <w:pPr>
        <w:jc w:val="center"/>
        <w:rPr>
          <w:rFonts w:cs="Arial"/>
        </w:rPr>
      </w:pPr>
    </w:p>
    <w:p w14:paraId="0BAA373C" w14:textId="77777777" w:rsidR="007C0F5B" w:rsidRPr="00F640F9" w:rsidRDefault="007C0F5B">
      <w:pPr>
        <w:jc w:val="center"/>
        <w:rPr>
          <w:rFonts w:cs="Arial"/>
        </w:rPr>
      </w:pPr>
    </w:p>
    <w:p w14:paraId="0BAA373D" w14:textId="77777777" w:rsidR="007C0F5B" w:rsidRPr="00F640F9" w:rsidRDefault="007C0F5B">
      <w:pPr>
        <w:jc w:val="center"/>
        <w:rPr>
          <w:rFonts w:cs="Arial"/>
        </w:rPr>
      </w:pPr>
    </w:p>
    <w:p w14:paraId="0BAA373E" w14:textId="77777777" w:rsidR="007C0F5B" w:rsidRPr="00F640F9" w:rsidRDefault="004D61A0">
      <w:pPr>
        <w:pStyle w:val="BodyText"/>
        <w:rPr>
          <w:rFonts w:cs="Arial"/>
          <w:color w:val="3399FF"/>
        </w:rPr>
      </w:pPr>
      <w:r w:rsidRPr="00F640F9">
        <w:rPr>
          <w:rFonts w:cs="Arial"/>
          <w:b/>
          <w:color w:val="3399FF"/>
        </w:rPr>
        <w:t>Project Name</w:t>
      </w:r>
    </w:p>
    <w:p w14:paraId="0BAA373F" w14:textId="4B933B8B" w:rsidR="00EF4239" w:rsidRPr="00F640F9" w:rsidRDefault="00814AEB">
      <w:pPr>
        <w:pStyle w:val="BodyText"/>
        <w:rPr>
          <w:rFonts w:cs="Arial"/>
          <w:color w:val="3399FF"/>
        </w:rPr>
      </w:pPr>
      <w:r w:rsidRPr="00F640F9">
        <w:rPr>
          <w:rFonts w:cs="Arial"/>
          <w:color w:val="3399FF"/>
        </w:rPr>
        <w:t>BKK</w:t>
      </w:r>
      <w:r w:rsidR="00FA58CA" w:rsidRPr="00F640F9">
        <w:rPr>
          <w:rFonts w:cs="Arial"/>
          <w:color w:val="3399FF"/>
        </w:rPr>
        <w:t xml:space="preserve"> Project</w:t>
      </w:r>
      <w:r w:rsidR="000A438C" w:rsidRPr="00F640F9">
        <w:rPr>
          <w:rFonts w:cs="Arial"/>
          <w:color w:val="3399FF"/>
        </w:rPr>
        <w:t xml:space="preserve"> </w:t>
      </w:r>
      <w:r w:rsidR="002A6A74" w:rsidRPr="00F640F9">
        <w:rPr>
          <w:rFonts w:cs="Arial"/>
          <w:color w:val="3399FF"/>
        </w:rPr>
        <w:t>Energy Components</w:t>
      </w:r>
    </w:p>
    <w:p w14:paraId="0BAA3740" w14:textId="77777777" w:rsidR="004D61A0" w:rsidRPr="00F640F9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F640F9" w:rsidRDefault="004D61A0">
      <w:pPr>
        <w:jc w:val="center"/>
        <w:rPr>
          <w:rFonts w:cs="Arial"/>
          <w:color w:val="3399FF"/>
        </w:rPr>
      </w:pPr>
      <w:r w:rsidRPr="00F640F9">
        <w:rPr>
          <w:rFonts w:cs="Arial"/>
          <w:b/>
          <w:color w:val="3399FF"/>
        </w:rPr>
        <w:t>Use-Case Name</w:t>
      </w:r>
    </w:p>
    <w:p w14:paraId="0BAA3742" w14:textId="3EF04A53" w:rsidR="004D61A0" w:rsidRPr="00F640F9" w:rsidRDefault="0076600B">
      <w:pPr>
        <w:jc w:val="center"/>
        <w:rPr>
          <w:rFonts w:cs="Arial"/>
          <w:color w:val="3399FF"/>
        </w:rPr>
      </w:pPr>
      <w:r w:rsidRPr="00F640F9">
        <w:rPr>
          <w:rFonts w:cs="Arial"/>
          <w:color w:val="3399FF"/>
        </w:rPr>
        <w:t>EC_</w:t>
      </w:r>
      <w:del w:id="12" w:author="Batra Yogesh (EXT)" w:date="2018-04-13T16:27:00Z">
        <w:r w:rsidRPr="00F640F9" w:rsidDel="00E42E38">
          <w:rPr>
            <w:rFonts w:cs="Arial"/>
            <w:color w:val="3399FF"/>
          </w:rPr>
          <w:delText>09_3</w:delText>
        </w:r>
      </w:del>
      <w:ins w:id="13" w:author="Batra Yogesh (EXT)" w:date="2018-04-13T16:27:00Z">
        <w:r w:rsidR="00E42E38">
          <w:rPr>
            <w:rFonts w:cs="Arial"/>
            <w:color w:val="3399FF"/>
          </w:rPr>
          <w:t>11_2</w:t>
        </w:r>
      </w:ins>
      <w:r w:rsidRPr="00F640F9">
        <w:rPr>
          <w:rFonts w:cs="Arial"/>
          <w:color w:val="3399FF"/>
        </w:rPr>
        <w:t>_BKK_UC0</w:t>
      </w:r>
      <w:r w:rsidR="00087A68" w:rsidRPr="00F640F9">
        <w:rPr>
          <w:rFonts w:cs="Arial"/>
          <w:color w:val="3399FF"/>
        </w:rPr>
        <w:t>3</w:t>
      </w:r>
      <w:r w:rsidRPr="00F640F9">
        <w:rPr>
          <w:rFonts w:cs="Arial"/>
          <w:color w:val="3399FF"/>
        </w:rPr>
        <w:t>_Production Well Daily data 1</w:t>
      </w:r>
      <w:r w:rsidR="004D61A0" w:rsidRPr="00F640F9">
        <w:rPr>
          <w:rFonts w:cs="Arial"/>
          <w:color w:val="3399FF"/>
        </w:rPr>
        <w:br/>
      </w:r>
    </w:p>
    <w:p w14:paraId="0BAA3743" w14:textId="77777777" w:rsidR="007C0F5B" w:rsidRPr="00F640F9" w:rsidRDefault="004D61A0" w:rsidP="00B107D1">
      <w:pPr>
        <w:jc w:val="center"/>
        <w:rPr>
          <w:rFonts w:cs="Arial"/>
          <w:color w:val="3399FF"/>
        </w:rPr>
      </w:pPr>
      <w:r w:rsidRPr="00F640F9">
        <w:rPr>
          <w:rFonts w:cs="Arial"/>
          <w:b/>
          <w:color w:val="3399FF"/>
        </w:rPr>
        <w:t>Origination Date</w:t>
      </w:r>
    </w:p>
    <w:p w14:paraId="0BAA3744" w14:textId="670855D3" w:rsidR="004D61A0" w:rsidRPr="00F640F9" w:rsidRDefault="00814AEB" w:rsidP="00B107D1">
      <w:pPr>
        <w:jc w:val="center"/>
        <w:rPr>
          <w:rFonts w:cs="Arial"/>
          <w:color w:val="3399FF"/>
        </w:rPr>
      </w:pPr>
      <w:r w:rsidRPr="00F640F9">
        <w:rPr>
          <w:rFonts w:cs="Arial"/>
          <w:color w:val="3399FF"/>
        </w:rPr>
        <w:t>10</w:t>
      </w:r>
      <w:r w:rsidR="0047772D" w:rsidRPr="00F640F9">
        <w:rPr>
          <w:rFonts w:cs="Arial"/>
          <w:color w:val="3399FF"/>
        </w:rPr>
        <w:t>-</w:t>
      </w:r>
      <w:r w:rsidRPr="00F640F9">
        <w:rPr>
          <w:rFonts w:cs="Arial"/>
          <w:color w:val="3399FF"/>
        </w:rPr>
        <w:t>Oct</w:t>
      </w:r>
      <w:r w:rsidR="00A8498C" w:rsidRPr="00F640F9">
        <w:rPr>
          <w:rFonts w:cs="Arial"/>
          <w:color w:val="3399FF"/>
        </w:rPr>
        <w:t>-</w:t>
      </w:r>
      <w:r w:rsidR="0047772D" w:rsidRPr="00F640F9">
        <w:rPr>
          <w:rFonts w:cs="Arial"/>
          <w:color w:val="3399FF"/>
        </w:rPr>
        <w:t>2017</w:t>
      </w:r>
    </w:p>
    <w:p w14:paraId="0BAA3745" w14:textId="77777777" w:rsidR="004D61A0" w:rsidRPr="00F640F9" w:rsidRDefault="004D61A0">
      <w:pPr>
        <w:rPr>
          <w:rFonts w:cs="Arial"/>
        </w:rPr>
      </w:pPr>
    </w:p>
    <w:p w14:paraId="0BAA3746" w14:textId="77777777" w:rsidR="004D61A0" w:rsidRPr="00F640F9" w:rsidRDefault="004D61A0">
      <w:pPr>
        <w:rPr>
          <w:rFonts w:cs="Arial"/>
        </w:rPr>
      </w:pPr>
    </w:p>
    <w:p w14:paraId="0BAA3747" w14:textId="77777777" w:rsidR="004D61A0" w:rsidRPr="00F640F9" w:rsidRDefault="004D61A0">
      <w:pPr>
        <w:rPr>
          <w:rFonts w:cs="Arial"/>
        </w:rPr>
      </w:pPr>
    </w:p>
    <w:p w14:paraId="0BAA3748" w14:textId="77777777" w:rsidR="004D61A0" w:rsidRPr="00F640F9" w:rsidRDefault="004D61A0">
      <w:pPr>
        <w:rPr>
          <w:rFonts w:cs="Arial"/>
        </w:rPr>
      </w:pPr>
    </w:p>
    <w:p w14:paraId="0BAA3749" w14:textId="77777777" w:rsidR="004D61A0" w:rsidRPr="00F640F9" w:rsidRDefault="004D61A0">
      <w:pPr>
        <w:rPr>
          <w:rFonts w:cs="Arial"/>
        </w:rPr>
      </w:pPr>
    </w:p>
    <w:p w14:paraId="0BAA374A" w14:textId="77777777" w:rsidR="004D61A0" w:rsidRPr="00F640F9" w:rsidRDefault="004D61A0">
      <w:pPr>
        <w:rPr>
          <w:rFonts w:cs="Arial"/>
        </w:rPr>
      </w:pPr>
    </w:p>
    <w:p w14:paraId="0BAA374B" w14:textId="77777777" w:rsidR="004D61A0" w:rsidRPr="00F640F9" w:rsidRDefault="004D61A0">
      <w:pPr>
        <w:rPr>
          <w:rFonts w:cs="Arial"/>
        </w:rPr>
      </w:pPr>
    </w:p>
    <w:p w14:paraId="0BAA374C" w14:textId="77777777" w:rsidR="004D61A0" w:rsidRPr="00F640F9" w:rsidRDefault="004D61A0">
      <w:pPr>
        <w:rPr>
          <w:rFonts w:cs="Arial"/>
        </w:rPr>
      </w:pPr>
    </w:p>
    <w:p w14:paraId="0BAA374D" w14:textId="77777777" w:rsidR="004D61A0" w:rsidRPr="00F640F9" w:rsidRDefault="004D61A0">
      <w:pPr>
        <w:rPr>
          <w:rFonts w:cs="Arial"/>
        </w:rPr>
      </w:pPr>
    </w:p>
    <w:p w14:paraId="0BAA374E" w14:textId="77777777" w:rsidR="004D61A0" w:rsidRPr="00F640F9" w:rsidRDefault="004D61A0">
      <w:pPr>
        <w:rPr>
          <w:rFonts w:cs="Arial"/>
        </w:rPr>
      </w:pPr>
    </w:p>
    <w:p w14:paraId="0BAA374F" w14:textId="77777777" w:rsidR="007C0F5B" w:rsidRPr="00F640F9" w:rsidRDefault="007C0F5B">
      <w:pPr>
        <w:rPr>
          <w:rFonts w:cs="Arial"/>
        </w:rPr>
      </w:pPr>
    </w:p>
    <w:p w14:paraId="0BAA3750" w14:textId="77777777" w:rsidR="004D61A0" w:rsidRPr="00F640F9" w:rsidRDefault="004D61A0" w:rsidP="00447470">
      <w:pPr>
        <w:rPr>
          <w:rFonts w:cs="Arial"/>
        </w:rPr>
      </w:pPr>
      <w:r w:rsidRPr="00F640F9">
        <w:rPr>
          <w:rFonts w:cs="Arial"/>
        </w:rPr>
        <w:t>Revision History</w:t>
      </w:r>
    </w:p>
    <w:p w14:paraId="0BAA3751" w14:textId="77777777" w:rsidR="004D61A0" w:rsidRPr="00F640F9" w:rsidRDefault="004D61A0">
      <w:pPr>
        <w:rPr>
          <w:rFonts w:cs="Arial"/>
        </w:rPr>
      </w:pP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5"/>
        <w:gridCol w:w="1710"/>
        <w:gridCol w:w="2970"/>
        <w:gridCol w:w="1170"/>
        <w:gridCol w:w="1170"/>
        <w:gridCol w:w="1350"/>
      </w:tblGrid>
      <w:tr w:rsidR="005F74A6" w:rsidRPr="00F640F9" w14:paraId="0BAA3756" w14:textId="5ED8BD66" w:rsidTr="54340358">
        <w:trPr>
          <w:cantSplit/>
          <w:tblHeader/>
        </w:trPr>
        <w:tc>
          <w:tcPr>
            <w:tcW w:w="1165" w:type="dxa"/>
            <w:shd w:val="clear" w:color="auto" w:fill="3399FF"/>
          </w:tcPr>
          <w:p w14:paraId="0BAA3752" w14:textId="7C5064CA" w:rsidR="005F74A6" w:rsidRPr="00F640F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F640F9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1710" w:type="dxa"/>
            <w:shd w:val="clear" w:color="auto" w:fill="3399FF"/>
          </w:tcPr>
          <w:p w14:paraId="0BAA3753" w14:textId="706486C2" w:rsidR="005F74A6" w:rsidRPr="00F640F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F640F9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2970" w:type="dxa"/>
            <w:shd w:val="clear" w:color="auto" w:fill="3399FF"/>
          </w:tcPr>
          <w:p w14:paraId="0BAA3754" w14:textId="77777777" w:rsidR="005F74A6" w:rsidRPr="00F640F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F640F9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1170" w:type="dxa"/>
            <w:shd w:val="clear" w:color="auto" w:fill="3399FF"/>
          </w:tcPr>
          <w:p w14:paraId="3FA9A84F" w14:textId="77777777" w:rsidR="005F74A6" w:rsidRPr="00F640F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F640F9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F640F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F640F9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1170" w:type="dxa"/>
            <w:shd w:val="clear" w:color="auto" w:fill="3399FF"/>
          </w:tcPr>
          <w:p w14:paraId="2279381B" w14:textId="77777777" w:rsidR="005F74A6" w:rsidRPr="00F640F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F640F9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F640F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F640F9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1350" w:type="dxa"/>
            <w:shd w:val="clear" w:color="auto" w:fill="3399FF"/>
          </w:tcPr>
          <w:p w14:paraId="69284D3A" w14:textId="3EEBDEA0" w:rsidR="005F74A6" w:rsidRPr="00F640F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F640F9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F640F9" w14:paraId="0BAA375B" w14:textId="2375FBD8" w:rsidTr="54340358">
        <w:trPr>
          <w:cantSplit/>
        </w:trPr>
        <w:tc>
          <w:tcPr>
            <w:tcW w:w="1165" w:type="dxa"/>
          </w:tcPr>
          <w:p w14:paraId="0BAA3757" w14:textId="225044F2" w:rsidR="005F74A6" w:rsidRPr="00F640F9" w:rsidRDefault="005F74A6" w:rsidP="005F74A6">
            <w:pPr>
              <w:jc w:val="center"/>
              <w:rPr>
                <w:rFonts w:cs="Arial"/>
                <w:sz w:val="20"/>
              </w:rPr>
            </w:pPr>
            <w:r w:rsidRPr="00F640F9">
              <w:rPr>
                <w:rFonts w:cs="Arial"/>
                <w:sz w:val="20"/>
              </w:rPr>
              <w:t>1</w:t>
            </w:r>
            <w:r w:rsidR="004B1ADC" w:rsidRPr="00F640F9">
              <w:rPr>
                <w:rFonts w:cs="Arial"/>
                <w:sz w:val="20"/>
              </w:rPr>
              <w:t>.0</w:t>
            </w:r>
          </w:p>
        </w:tc>
        <w:tc>
          <w:tcPr>
            <w:tcW w:w="1710" w:type="dxa"/>
          </w:tcPr>
          <w:p w14:paraId="0BAA3758" w14:textId="7B504517" w:rsidR="005F74A6" w:rsidRPr="00F640F9" w:rsidRDefault="00814AEB">
            <w:pPr>
              <w:jc w:val="center"/>
              <w:rPr>
                <w:rFonts w:cs="Arial"/>
                <w:sz w:val="20"/>
              </w:rPr>
            </w:pPr>
            <w:r w:rsidRPr="00F640F9">
              <w:rPr>
                <w:rFonts w:cs="Arial"/>
                <w:sz w:val="20"/>
              </w:rPr>
              <w:t>10-Oct-2017</w:t>
            </w:r>
          </w:p>
        </w:tc>
        <w:tc>
          <w:tcPr>
            <w:tcW w:w="2970" w:type="dxa"/>
          </w:tcPr>
          <w:p w14:paraId="0BAA3759" w14:textId="712DCDC5" w:rsidR="005F74A6" w:rsidRPr="00F640F9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F640F9">
              <w:rPr>
                <w:rFonts w:cs="Arial"/>
                <w:sz w:val="20"/>
              </w:rPr>
              <w:t xml:space="preserve">Draft of Use Case </w:t>
            </w:r>
            <w:r w:rsidR="00507689" w:rsidRPr="00F640F9">
              <w:rPr>
                <w:rFonts w:cs="Arial"/>
                <w:sz w:val="20"/>
              </w:rPr>
              <w:t>“</w:t>
            </w:r>
            <w:r w:rsidR="008541D4" w:rsidRPr="00F640F9">
              <w:rPr>
                <w:rFonts w:cs="Arial"/>
                <w:sz w:val="20"/>
              </w:rPr>
              <w:t>Production Well Daily data</w:t>
            </w:r>
            <w:r w:rsidR="00A9701B" w:rsidRPr="00F640F9">
              <w:rPr>
                <w:rFonts w:cs="Arial"/>
                <w:sz w:val="20"/>
              </w:rPr>
              <w:t xml:space="preserve"> 1</w:t>
            </w:r>
            <w:r w:rsidR="00507689" w:rsidRPr="00F640F9">
              <w:rPr>
                <w:rFonts w:cs="Arial"/>
                <w:sz w:val="20"/>
              </w:rPr>
              <w:t>”</w:t>
            </w:r>
          </w:p>
        </w:tc>
        <w:tc>
          <w:tcPr>
            <w:tcW w:w="1170" w:type="dxa"/>
          </w:tcPr>
          <w:p w14:paraId="0BAA375A" w14:textId="7FE89BB0" w:rsidR="004B1ADC" w:rsidRPr="00F640F9" w:rsidRDefault="00814AEB" w:rsidP="004B1ADC">
            <w:pPr>
              <w:jc w:val="center"/>
              <w:rPr>
                <w:rFonts w:cs="Arial"/>
                <w:sz w:val="20"/>
              </w:rPr>
            </w:pPr>
            <w:r w:rsidRPr="00F640F9">
              <w:rPr>
                <w:rFonts w:cs="Arial"/>
                <w:sz w:val="20"/>
              </w:rPr>
              <w:t>Wirasak C.</w:t>
            </w:r>
          </w:p>
        </w:tc>
        <w:tc>
          <w:tcPr>
            <w:tcW w:w="1170" w:type="dxa"/>
          </w:tcPr>
          <w:p w14:paraId="29DF2C40" w14:textId="77777777" w:rsidR="005F74A6" w:rsidRPr="00F640F9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6A1BC662" w14:textId="1DDFB2E8" w:rsidR="005F74A6" w:rsidRPr="00F640F9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F640F9" w14:paraId="0BAA3760" w14:textId="645D3AAF" w:rsidTr="54340358">
        <w:trPr>
          <w:cantSplit/>
        </w:trPr>
        <w:tc>
          <w:tcPr>
            <w:tcW w:w="1165" w:type="dxa"/>
          </w:tcPr>
          <w:p w14:paraId="0BAA375C" w14:textId="2152E4F6" w:rsidR="005F74A6" w:rsidRPr="00F640F9" w:rsidRDefault="000675E9">
            <w:pPr>
              <w:jc w:val="center"/>
              <w:rPr>
                <w:rFonts w:cs="Arial"/>
                <w:sz w:val="20"/>
              </w:rPr>
            </w:pPr>
            <w:ins w:id="14" w:author="Wirasak Chomphu" w:date="2017-11-26T16:35:00Z">
              <w:r w:rsidRPr="00F640F9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1710" w:type="dxa"/>
          </w:tcPr>
          <w:p w14:paraId="0BAA375D" w14:textId="63FA4FA9" w:rsidR="005F74A6" w:rsidRPr="00F640F9" w:rsidRDefault="000675E9">
            <w:pPr>
              <w:jc w:val="center"/>
              <w:rPr>
                <w:rFonts w:cs="Arial"/>
                <w:sz w:val="20"/>
              </w:rPr>
            </w:pPr>
            <w:ins w:id="15" w:author="Wirasak Chomphu" w:date="2017-11-26T16:36:00Z">
              <w:r w:rsidRPr="00F640F9">
                <w:rPr>
                  <w:rFonts w:cs="Arial"/>
                  <w:sz w:val="20"/>
                </w:rPr>
                <w:t>26-Nov-2017</w:t>
              </w:r>
            </w:ins>
          </w:p>
        </w:tc>
        <w:tc>
          <w:tcPr>
            <w:tcW w:w="2970" w:type="dxa"/>
          </w:tcPr>
          <w:p w14:paraId="0BAA375E" w14:textId="6E8688B0" w:rsidR="005F74A6" w:rsidRPr="00F640F9" w:rsidRDefault="000675E9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16" w:author="Wirasak Chomphu" w:date="2017-11-26T16:36:00Z">
              <w:r w:rsidRPr="00F640F9">
                <w:rPr>
                  <w:rFonts w:cs="Arial"/>
                  <w:sz w:val="20"/>
                </w:rPr>
                <w:t>Revised this Use Case from ITC comments</w:t>
              </w:r>
            </w:ins>
          </w:p>
        </w:tc>
        <w:tc>
          <w:tcPr>
            <w:tcW w:w="1170" w:type="dxa"/>
          </w:tcPr>
          <w:p w14:paraId="0BAA375F" w14:textId="21B638C9" w:rsidR="005F74A6" w:rsidRPr="00F640F9" w:rsidRDefault="000675E9" w:rsidP="000675E9">
            <w:pPr>
              <w:jc w:val="center"/>
              <w:rPr>
                <w:rFonts w:cs="Arial"/>
                <w:sz w:val="20"/>
              </w:rPr>
            </w:pPr>
            <w:ins w:id="17" w:author="Wirasak Chomphu" w:date="2017-11-26T16:36:00Z">
              <w:r w:rsidRPr="00F640F9"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1170" w:type="dxa"/>
          </w:tcPr>
          <w:p w14:paraId="3A3230E3" w14:textId="77777777" w:rsidR="005F74A6" w:rsidRPr="00F640F9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16DB2B6E" w14:textId="71B14F0A" w:rsidR="005F74A6" w:rsidRPr="00F640F9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F640F9" w14:paraId="0BAA3765" w14:textId="2FD9C8E4" w:rsidTr="54340358">
        <w:trPr>
          <w:cantSplit/>
        </w:trPr>
        <w:tc>
          <w:tcPr>
            <w:tcW w:w="1165" w:type="dxa"/>
          </w:tcPr>
          <w:p w14:paraId="0BAA3761" w14:textId="3A3772B2" w:rsidR="005F74A6" w:rsidRPr="00F640F9" w:rsidRDefault="00242746">
            <w:pPr>
              <w:jc w:val="center"/>
              <w:rPr>
                <w:rFonts w:cs="Arial"/>
                <w:sz w:val="20"/>
              </w:rPr>
            </w:pPr>
            <w:ins w:id="18" w:author="Prakash Atul (Ext)" w:date="2018-03-26T18:58:00Z">
              <w:r w:rsidRPr="00F640F9">
                <w:rPr>
                  <w:rFonts w:cs="Arial"/>
                  <w:sz w:val="20"/>
                </w:rPr>
                <w:t>1.2</w:t>
              </w:r>
            </w:ins>
          </w:p>
        </w:tc>
        <w:tc>
          <w:tcPr>
            <w:tcW w:w="1710" w:type="dxa"/>
          </w:tcPr>
          <w:p w14:paraId="0BAA3762" w14:textId="1C49F016" w:rsidR="005F74A6" w:rsidRPr="00F640F9" w:rsidRDefault="00242746">
            <w:pPr>
              <w:jc w:val="center"/>
              <w:rPr>
                <w:rFonts w:cs="Arial"/>
                <w:sz w:val="20"/>
              </w:rPr>
            </w:pPr>
            <w:ins w:id="19" w:author="Prakash Atul (Ext)" w:date="2018-03-26T18:59:00Z">
              <w:r w:rsidRPr="00F640F9">
                <w:rPr>
                  <w:rFonts w:cs="Arial"/>
                  <w:sz w:val="20"/>
                </w:rPr>
                <w:t>2</w:t>
              </w:r>
            </w:ins>
            <w:ins w:id="20" w:author="Prakash Atul (Ext)" w:date="2018-03-27T10:44:00Z">
              <w:r w:rsidR="00070696" w:rsidRPr="00F640F9">
                <w:rPr>
                  <w:rFonts w:cs="Arial"/>
                  <w:sz w:val="20"/>
                </w:rPr>
                <w:t>7</w:t>
              </w:r>
            </w:ins>
            <w:ins w:id="21" w:author="Prakash Atul (Ext)" w:date="2018-03-26T18:59:00Z">
              <w:r w:rsidRPr="00F640F9">
                <w:rPr>
                  <w:rFonts w:cs="Arial"/>
                  <w:sz w:val="20"/>
                </w:rPr>
                <w:t>-Mar-2018</w:t>
              </w:r>
            </w:ins>
          </w:p>
        </w:tc>
        <w:tc>
          <w:tcPr>
            <w:tcW w:w="2970" w:type="dxa"/>
          </w:tcPr>
          <w:p w14:paraId="0BAA3763" w14:textId="2610038E" w:rsidR="005F74A6" w:rsidRPr="00F640F9" w:rsidRDefault="00242746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22" w:author="Prakash Atul (Ext)" w:date="2018-03-26T18:59:00Z">
              <w:r w:rsidRPr="00F640F9">
                <w:rPr>
                  <w:rFonts w:cs="Arial"/>
                  <w:sz w:val="20"/>
                </w:rPr>
                <w:t>Updated as Per EC 11.2</w:t>
              </w:r>
            </w:ins>
          </w:p>
        </w:tc>
        <w:tc>
          <w:tcPr>
            <w:tcW w:w="1170" w:type="dxa"/>
          </w:tcPr>
          <w:p w14:paraId="0BAA3764" w14:textId="01275442" w:rsidR="005F74A6" w:rsidRPr="00F640F9" w:rsidRDefault="00242746">
            <w:pPr>
              <w:jc w:val="center"/>
              <w:rPr>
                <w:rFonts w:cs="Arial"/>
                <w:sz w:val="20"/>
              </w:rPr>
            </w:pPr>
            <w:ins w:id="23" w:author="Prakash Atul (Ext)" w:date="2018-03-26T18:59:00Z">
              <w:r w:rsidRPr="00F640F9">
                <w:rPr>
                  <w:rFonts w:cs="Arial"/>
                  <w:sz w:val="20"/>
                </w:rPr>
                <w:t>Tieto</w:t>
              </w:r>
            </w:ins>
          </w:p>
        </w:tc>
        <w:tc>
          <w:tcPr>
            <w:tcW w:w="1170" w:type="dxa"/>
          </w:tcPr>
          <w:p w14:paraId="7F4C939B" w14:textId="77777777" w:rsidR="005F74A6" w:rsidRPr="00F640F9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2220525C" w14:textId="328A50DA" w:rsidR="005F74A6" w:rsidRPr="00F640F9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F35E7B" w:rsidRPr="00F640F9" w14:paraId="056078C1" w14:textId="77777777" w:rsidTr="54340358">
        <w:trPr>
          <w:cantSplit/>
          <w:ins w:id="24" w:author="Wirasak Chomphu [2]" w:date="2020-07-02T15:48:00Z"/>
        </w:trPr>
        <w:tc>
          <w:tcPr>
            <w:tcW w:w="1165" w:type="dxa"/>
          </w:tcPr>
          <w:p w14:paraId="069327D6" w14:textId="390DE6E5" w:rsidR="00F35E7B" w:rsidRPr="00F640F9" w:rsidRDefault="00F35E7B" w:rsidP="00F35E7B">
            <w:pPr>
              <w:jc w:val="center"/>
              <w:rPr>
                <w:ins w:id="25" w:author="Wirasak Chomphu [2]" w:date="2020-07-02T15:48:00Z"/>
                <w:rFonts w:cs="Arial"/>
                <w:sz w:val="20"/>
              </w:rPr>
            </w:pPr>
            <w:ins w:id="26" w:author="Wirasak Chomphu [2]" w:date="2020-07-02T15:48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1710" w:type="dxa"/>
          </w:tcPr>
          <w:p w14:paraId="566BEF65" w14:textId="655FA1E0" w:rsidR="00F35E7B" w:rsidRPr="00F640F9" w:rsidRDefault="00F35E7B" w:rsidP="00F35E7B">
            <w:pPr>
              <w:jc w:val="center"/>
              <w:rPr>
                <w:ins w:id="27" w:author="Wirasak Chomphu [2]" w:date="2020-07-02T15:48:00Z"/>
                <w:rFonts w:cs="Arial"/>
                <w:sz w:val="20"/>
              </w:rPr>
            </w:pPr>
            <w:ins w:id="28" w:author="Wirasak Chomphu [2]" w:date="2020-07-02T15:48:00Z">
              <w:r>
                <w:rPr>
                  <w:rFonts w:cs="Arial"/>
                  <w:sz w:val="20"/>
                </w:rPr>
                <w:t>2</w:t>
              </w:r>
              <w:r w:rsidRPr="00A31382">
                <w:rPr>
                  <w:rFonts w:cs="Arial"/>
                  <w:sz w:val="20"/>
                  <w:vertAlign w:val="superscript"/>
                </w:rPr>
                <w:t>nd</w:t>
              </w:r>
              <w:r>
                <w:rPr>
                  <w:rFonts w:cs="Arial"/>
                  <w:sz w:val="20"/>
                </w:rPr>
                <w:t>-July-2020</w:t>
              </w:r>
            </w:ins>
          </w:p>
        </w:tc>
        <w:tc>
          <w:tcPr>
            <w:tcW w:w="2970" w:type="dxa"/>
          </w:tcPr>
          <w:p w14:paraId="05CBC771" w14:textId="20D2018B" w:rsidR="00F35E7B" w:rsidRPr="00F640F9" w:rsidRDefault="00F35E7B" w:rsidP="00F35E7B">
            <w:pPr>
              <w:pStyle w:val="Header"/>
              <w:tabs>
                <w:tab w:val="clear" w:pos="4320"/>
                <w:tab w:val="clear" w:pos="8640"/>
              </w:tabs>
              <w:rPr>
                <w:ins w:id="29" w:author="Wirasak Chomphu [2]" w:date="2020-07-02T15:48:00Z"/>
                <w:rFonts w:cs="Arial"/>
                <w:sz w:val="20"/>
              </w:rPr>
            </w:pPr>
            <w:ins w:id="30" w:author="Wirasak Chomphu [2]" w:date="2020-07-02T15:48:00Z">
              <w:r>
                <w:rPr>
                  <w:rFonts w:cs="Arial"/>
                  <w:sz w:val="20"/>
                </w:rPr>
                <w:t>Update for Thailand ECaaS Project</w:t>
              </w:r>
            </w:ins>
          </w:p>
        </w:tc>
        <w:tc>
          <w:tcPr>
            <w:tcW w:w="1170" w:type="dxa"/>
          </w:tcPr>
          <w:p w14:paraId="75AEF40B" w14:textId="3391EBF1" w:rsidR="00F35E7B" w:rsidRPr="00F640F9" w:rsidRDefault="00F35E7B" w:rsidP="00F35E7B">
            <w:pPr>
              <w:jc w:val="center"/>
              <w:rPr>
                <w:ins w:id="31" w:author="Wirasak Chomphu [2]" w:date="2020-07-02T15:48:00Z"/>
                <w:rFonts w:cs="Arial"/>
                <w:sz w:val="20"/>
              </w:rPr>
            </w:pPr>
            <w:ins w:id="32" w:author="Wirasak Chomphu [2]" w:date="2020-07-02T15:48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1170" w:type="dxa"/>
          </w:tcPr>
          <w:p w14:paraId="53D53A76" w14:textId="77777777" w:rsidR="00F35E7B" w:rsidRPr="00F640F9" w:rsidRDefault="00F35E7B" w:rsidP="00F35E7B">
            <w:pPr>
              <w:jc w:val="center"/>
              <w:rPr>
                <w:ins w:id="33" w:author="Wirasak Chomphu [2]" w:date="2020-07-02T15:48:00Z"/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3630B36F" w14:textId="77777777" w:rsidR="00F35E7B" w:rsidRPr="00F640F9" w:rsidRDefault="00F35E7B" w:rsidP="00F35E7B">
            <w:pPr>
              <w:jc w:val="center"/>
              <w:rPr>
                <w:ins w:id="34" w:author="Wirasak Chomphu [2]" w:date="2020-07-02T15:48:00Z"/>
                <w:rFonts w:cs="Arial"/>
                <w:sz w:val="20"/>
              </w:rPr>
            </w:pPr>
          </w:p>
        </w:tc>
      </w:tr>
      <w:tr w:rsidR="00F35E7B" w:rsidRPr="00F640F9" w:rsidDel="00DE45B3" w14:paraId="0BAA376A" w14:textId="354B697A" w:rsidTr="54340358">
        <w:trPr>
          <w:cantSplit/>
          <w:del w:id="35" w:author="Shah Ashay" w:date="2018-04-16T15:53:00Z"/>
        </w:trPr>
        <w:tc>
          <w:tcPr>
            <w:tcW w:w="1165" w:type="dxa"/>
          </w:tcPr>
          <w:p w14:paraId="0BAA3766" w14:textId="512C4741" w:rsidR="00F35E7B" w:rsidRPr="00F640F9" w:rsidDel="00DE45B3" w:rsidRDefault="6CAB6512" w:rsidP="67EC30F3">
            <w:pPr>
              <w:jc w:val="center"/>
              <w:rPr>
                <w:del w:id="36" w:author="Shah Ashay" w:date="2018-04-16T15:53:00Z"/>
                <w:rFonts w:cs="Arial"/>
                <w:sz w:val="20"/>
                <w:szCs w:val="20"/>
              </w:rPr>
            </w:pPr>
            <w:ins w:id="37" w:author="Kiran Madasu" w:date="2021-07-01T14:27:00Z">
              <w:r w:rsidRPr="54340358">
                <w:rPr>
                  <w:rFonts w:cs="Arial"/>
                  <w:sz w:val="20"/>
                  <w:szCs w:val="20"/>
                </w:rPr>
                <w:t>2</w:t>
              </w:r>
            </w:ins>
            <w:ins w:id="38" w:author="Kiran Madasu" w:date="2021-07-01T14:56:00Z">
              <w:r w:rsidR="3922A292" w:rsidRPr="54340358">
                <w:rPr>
                  <w:rFonts w:cs="Arial"/>
                  <w:sz w:val="20"/>
                  <w:szCs w:val="20"/>
                </w:rPr>
                <w:t>.1</w:t>
              </w:r>
            </w:ins>
          </w:p>
        </w:tc>
        <w:tc>
          <w:tcPr>
            <w:tcW w:w="1710" w:type="dxa"/>
          </w:tcPr>
          <w:p w14:paraId="0BAA3767" w14:textId="0EAB5E4E" w:rsidR="00F35E7B" w:rsidRPr="00F640F9" w:rsidDel="00DE45B3" w:rsidRDefault="6CAB6512" w:rsidP="67EC30F3">
            <w:pPr>
              <w:jc w:val="center"/>
              <w:rPr>
                <w:del w:id="39" w:author="Shah Ashay" w:date="2018-04-16T15:53:00Z"/>
                <w:rFonts w:cs="Arial"/>
                <w:sz w:val="20"/>
                <w:szCs w:val="20"/>
              </w:rPr>
            </w:pPr>
            <w:ins w:id="40" w:author="Kiran Madasu" w:date="2021-07-01T14:27:00Z">
              <w:r w:rsidRPr="67EC30F3">
                <w:rPr>
                  <w:rFonts w:cs="Arial"/>
                  <w:sz w:val="20"/>
                  <w:szCs w:val="20"/>
                </w:rPr>
                <w:t>20_june_2021</w:t>
              </w:r>
            </w:ins>
          </w:p>
        </w:tc>
        <w:tc>
          <w:tcPr>
            <w:tcW w:w="2970" w:type="dxa"/>
          </w:tcPr>
          <w:p w14:paraId="0BAA3768" w14:textId="55CEC381" w:rsidR="00F35E7B" w:rsidRPr="00F640F9" w:rsidDel="00DE45B3" w:rsidRDefault="29A94191" w:rsidP="67EC30F3">
            <w:pPr>
              <w:pStyle w:val="Header"/>
              <w:tabs>
                <w:tab w:val="clear" w:pos="4320"/>
                <w:tab w:val="clear" w:pos="8640"/>
              </w:tabs>
              <w:rPr>
                <w:del w:id="41" w:author="Shah Ashay" w:date="2018-04-16T15:53:00Z"/>
                <w:rFonts w:cs="Arial"/>
                <w:sz w:val="20"/>
                <w:szCs w:val="20"/>
              </w:rPr>
            </w:pPr>
            <w:ins w:id="42" w:author="Kiran Madasu" w:date="2021-07-01T14:55:00Z">
              <w:r w:rsidRPr="54340358">
                <w:rPr>
                  <w:rFonts w:cs="Arial"/>
                  <w:sz w:val="20"/>
                  <w:szCs w:val="20"/>
                </w:rPr>
                <w:t>Updated as per EC12.2</w:t>
              </w:r>
            </w:ins>
          </w:p>
        </w:tc>
        <w:tc>
          <w:tcPr>
            <w:tcW w:w="1170" w:type="dxa"/>
          </w:tcPr>
          <w:p w14:paraId="0BAA3769" w14:textId="584373C8" w:rsidR="00F35E7B" w:rsidRPr="00F640F9" w:rsidDel="00DE45B3" w:rsidRDefault="29A94191">
            <w:pPr>
              <w:spacing w:line="259" w:lineRule="auto"/>
              <w:jc w:val="center"/>
              <w:rPr>
                <w:del w:id="43" w:author="Shah Ashay" w:date="2018-04-16T15:53:00Z"/>
                <w:szCs w:val="22"/>
              </w:rPr>
              <w:pPrChange w:id="44" w:author="Kiran Madasu" w:date="2021-07-01T14:55:00Z">
                <w:pPr/>
              </w:pPrChange>
            </w:pPr>
            <w:ins w:id="45" w:author="Kiran Madasu" w:date="2021-07-01T14:55:00Z">
              <w:r w:rsidRPr="54340358">
                <w:rPr>
                  <w:rFonts w:cs="Arial"/>
                  <w:sz w:val="20"/>
                  <w:szCs w:val="20"/>
                </w:rPr>
                <w:t>Tieto</w:t>
              </w:r>
            </w:ins>
          </w:p>
        </w:tc>
        <w:tc>
          <w:tcPr>
            <w:tcW w:w="1170" w:type="dxa"/>
          </w:tcPr>
          <w:p w14:paraId="027A5A19" w14:textId="134CA87C" w:rsidR="00F35E7B" w:rsidRPr="00F640F9" w:rsidDel="00DE45B3" w:rsidRDefault="00F35E7B" w:rsidP="00F35E7B">
            <w:pPr>
              <w:jc w:val="center"/>
              <w:rPr>
                <w:del w:id="46" w:author="Shah Ashay" w:date="2018-04-16T15:53:00Z"/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38883292" w14:textId="7EE86A85" w:rsidR="00F35E7B" w:rsidRPr="00F640F9" w:rsidDel="00DE45B3" w:rsidRDefault="00F35E7B" w:rsidP="00F35E7B">
            <w:pPr>
              <w:jc w:val="center"/>
              <w:rPr>
                <w:del w:id="47" w:author="Shah Ashay" w:date="2018-04-16T15:53:00Z"/>
                <w:rFonts w:cs="Arial"/>
                <w:sz w:val="20"/>
              </w:rPr>
            </w:pPr>
          </w:p>
        </w:tc>
      </w:tr>
      <w:tr w:rsidR="00F35E7B" w:rsidRPr="00F640F9" w:rsidDel="00DE45B3" w14:paraId="0BAA376F" w14:textId="026B7D34" w:rsidTr="54340358">
        <w:trPr>
          <w:cantSplit/>
          <w:del w:id="48" w:author="Shah Ashay" w:date="2018-04-16T15:53:00Z"/>
        </w:trPr>
        <w:tc>
          <w:tcPr>
            <w:tcW w:w="1165" w:type="dxa"/>
          </w:tcPr>
          <w:p w14:paraId="0BAA376B" w14:textId="291A3C39" w:rsidR="00F35E7B" w:rsidRPr="00F640F9" w:rsidDel="00DE45B3" w:rsidRDefault="00F35E7B" w:rsidP="00F35E7B">
            <w:pPr>
              <w:jc w:val="center"/>
              <w:rPr>
                <w:del w:id="49" w:author="Shah Ashay" w:date="2018-04-16T15:53:00Z"/>
                <w:rFonts w:cs="Arial"/>
                <w:sz w:val="20"/>
              </w:rPr>
            </w:pPr>
          </w:p>
        </w:tc>
        <w:tc>
          <w:tcPr>
            <w:tcW w:w="1710" w:type="dxa"/>
          </w:tcPr>
          <w:p w14:paraId="0BAA376C" w14:textId="6E851472" w:rsidR="00F35E7B" w:rsidRPr="00F640F9" w:rsidDel="00DE45B3" w:rsidRDefault="00F35E7B" w:rsidP="00F35E7B">
            <w:pPr>
              <w:jc w:val="center"/>
              <w:rPr>
                <w:del w:id="50" w:author="Shah Ashay" w:date="2018-04-16T15:53:00Z"/>
                <w:rFonts w:cs="Arial"/>
                <w:sz w:val="20"/>
              </w:rPr>
            </w:pPr>
          </w:p>
        </w:tc>
        <w:tc>
          <w:tcPr>
            <w:tcW w:w="2970" w:type="dxa"/>
          </w:tcPr>
          <w:p w14:paraId="0BAA376D" w14:textId="026E4D08" w:rsidR="00F35E7B" w:rsidRPr="00F640F9" w:rsidDel="00DE45B3" w:rsidRDefault="00F35E7B" w:rsidP="00F35E7B">
            <w:pPr>
              <w:pStyle w:val="Header"/>
              <w:tabs>
                <w:tab w:val="clear" w:pos="4320"/>
                <w:tab w:val="clear" w:pos="8640"/>
              </w:tabs>
              <w:rPr>
                <w:del w:id="51" w:author="Shah Ashay" w:date="2018-04-16T15:53:00Z"/>
                <w:rFonts w:cs="Arial"/>
                <w:sz w:val="20"/>
              </w:rPr>
            </w:pPr>
          </w:p>
        </w:tc>
        <w:tc>
          <w:tcPr>
            <w:tcW w:w="1170" w:type="dxa"/>
          </w:tcPr>
          <w:p w14:paraId="0BAA376E" w14:textId="5C8DE9DF" w:rsidR="00F35E7B" w:rsidRPr="00F640F9" w:rsidDel="00DE45B3" w:rsidRDefault="00F35E7B" w:rsidP="00F35E7B">
            <w:pPr>
              <w:jc w:val="center"/>
              <w:rPr>
                <w:del w:id="52" w:author="Shah Ashay" w:date="2018-04-16T15:53:00Z"/>
                <w:rFonts w:cs="Arial"/>
                <w:sz w:val="20"/>
              </w:rPr>
            </w:pPr>
          </w:p>
        </w:tc>
        <w:tc>
          <w:tcPr>
            <w:tcW w:w="1170" w:type="dxa"/>
          </w:tcPr>
          <w:p w14:paraId="4BC707ED" w14:textId="4B51F22B" w:rsidR="00F35E7B" w:rsidRPr="00F640F9" w:rsidDel="00DE45B3" w:rsidRDefault="00F35E7B" w:rsidP="00F35E7B">
            <w:pPr>
              <w:jc w:val="center"/>
              <w:rPr>
                <w:del w:id="53" w:author="Shah Ashay" w:date="2018-04-16T15:53:00Z"/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5CF39564" w14:textId="21C44A84" w:rsidR="00F35E7B" w:rsidRPr="00F640F9" w:rsidDel="00DE45B3" w:rsidRDefault="00F35E7B" w:rsidP="00F35E7B">
            <w:pPr>
              <w:jc w:val="center"/>
              <w:rPr>
                <w:del w:id="54" w:author="Shah Ashay" w:date="2018-04-16T15:53:00Z"/>
                <w:rFonts w:cs="Arial"/>
                <w:sz w:val="20"/>
              </w:rPr>
            </w:pPr>
          </w:p>
        </w:tc>
      </w:tr>
    </w:tbl>
    <w:p w14:paraId="0BAA3770" w14:textId="77777777" w:rsidR="00AD190F" w:rsidRPr="00F640F9" w:rsidRDefault="00AD190F">
      <w:pPr>
        <w:rPr>
          <w:rFonts w:cs="Arial"/>
        </w:rPr>
        <w:sectPr w:rsidR="00AD190F" w:rsidRPr="00F640F9">
          <w:headerReference w:type="default" r:id="rId12"/>
          <w:footerReference w:type="default" r:id="rId13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F640F9" w:rsidRDefault="004D61A0">
      <w:pPr>
        <w:jc w:val="center"/>
        <w:rPr>
          <w:rFonts w:cs="Arial"/>
          <w:b/>
          <w:color w:val="3399FF"/>
          <w:sz w:val="28"/>
        </w:rPr>
      </w:pPr>
      <w:r w:rsidRPr="00F640F9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F640F9" w:rsidRDefault="004D61A0">
      <w:pPr>
        <w:rPr>
          <w:rFonts w:cs="Arial"/>
        </w:rPr>
      </w:pPr>
    </w:p>
    <w:p w14:paraId="4B31C9DF" w14:textId="283625D6" w:rsidR="006910E4" w:rsidRPr="001F20CA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E42E38">
        <w:rPr>
          <w:rFonts w:ascii="Arial" w:hAnsi="Arial" w:cs="Arial"/>
        </w:rPr>
        <w:fldChar w:fldCharType="begin"/>
      </w:r>
      <w:r w:rsidR="004D61A0" w:rsidRPr="00F640F9">
        <w:rPr>
          <w:rFonts w:ascii="Arial" w:hAnsi="Arial" w:cs="Arial"/>
        </w:rPr>
        <w:instrText xml:space="preserve"> TOC \o "1-2" \h \z </w:instrText>
      </w:r>
      <w:r w:rsidRPr="00E42E38">
        <w:rPr>
          <w:rFonts w:ascii="Arial" w:hAnsi="Arial" w:cs="Arial"/>
        </w:rPr>
        <w:fldChar w:fldCharType="separate"/>
      </w:r>
      <w:r w:rsidR="006910E4" w:rsidRPr="001F20CA">
        <w:rPr>
          <w:rStyle w:val="Hyperlink"/>
          <w:rFonts w:ascii="Arial" w:hAnsi="Arial" w:cs="Arial"/>
          <w:noProof/>
          <w:rPrChange w:id="60" w:author="Shah Ashay" w:date="2018-04-16T13:34:00Z">
            <w:rPr>
              <w:rStyle w:val="Hyperlink"/>
              <w:noProof/>
            </w:rPr>
          </w:rPrChange>
        </w:rPr>
        <w:t>1.</w:t>
      </w:r>
      <w:r w:rsidR="006910E4" w:rsidRPr="001F20CA">
        <w:rPr>
          <w:rFonts w:ascii="Arial" w:hAnsi="Arial" w:cs="Arial"/>
          <w:noProof/>
          <w:szCs w:val="28"/>
          <w:lang w:bidi="th-TH"/>
          <w:rPrChange w:id="61" w:author="Shah Ashay" w:date="2018-04-16T13:34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6910E4" w:rsidRPr="001F20CA">
        <w:rPr>
          <w:rStyle w:val="Hyperlink"/>
          <w:rFonts w:ascii="Arial" w:hAnsi="Arial" w:cs="Arial"/>
          <w:noProof/>
          <w:rPrChange w:id="62" w:author="Shah Ashay" w:date="2018-04-16T13:34:00Z">
            <w:rPr>
              <w:rStyle w:val="Hyperlink"/>
              <w:noProof/>
            </w:rPr>
          </w:rPrChange>
        </w:rPr>
        <w:t>Use Case Information</w:t>
      </w:r>
      <w:r w:rsidR="006910E4" w:rsidRPr="001F20CA">
        <w:rPr>
          <w:noProof/>
          <w:webHidden/>
        </w:rPr>
        <w:tab/>
        <w:t>3</w:t>
      </w:r>
    </w:p>
    <w:p w14:paraId="501A44FB" w14:textId="20469EB0" w:rsidR="006910E4" w:rsidRPr="001F20CA" w:rsidRDefault="006910E4">
      <w:pPr>
        <w:pStyle w:val="TOC1"/>
        <w:rPr>
          <w:rFonts w:cstheme="minorBidi"/>
          <w:noProof/>
          <w:szCs w:val="28"/>
          <w:lang w:bidi="th-TH"/>
        </w:rPr>
      </w:pPr>
      <w:r w:rsidRPr="001F20CA">
        <w:rPr>
          <w:rStyle w:val="Hyperlink"/>
          <w:rFonts w:ascii="Arial" w:hAnsi="Arial" w:cs="Arial"/>
          <w:noProof/>
          <w:rPrChange w:id="63" w:author="Shah Ashay" w:date="2018-04-16T13:34:00Z">
            <w:rPr>
              <w:rStyle w:val="Hyperlink"/>
              <w:noProof/>
            </w:rPr>
          </w:rPrChange>
        </w:rPr>
        <w:t>2.</w:t>
      </w:r>
      <w:r w:rsidRPr="001F20CA">
        <w:rPr>
          <w:rFonts w:ascii="Arial" w:hAnsi="Arial" w:cs="Arial"/>
          <w:noProof/>
          <w:szCs w:val="28"/>
          <w:lang w:bidi="th-TH"/>
          <w:rPrChange w:id="64" w:author="Shah Ashay" w:date="2018-04-16T13:34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Pr="001F20CA">
        <w:rPr>
          <w:rStyle w:val="Hyperlink"/>
          <w:rFonts w:ascii="Arial" w:hAnsi="Arial" w:cs="Arial"/>
          <w:noProof/>
          <w:rPrChange w:id="65" w:author="Shah Ashay" w:date="2018-04-16T13:34:00Z">
            <w:rPr>
              <w:rStyle w:val="Hyperlink"/>
              <w:noProof/>
            </w:rPr>
          </w:rPrChange>
        </w:rPr>
        <w:t>Primary Flow: EC_</w:t>
      </w:r>
      <w:del w:id="66" w:author="Shah Ashay" w:date="2018-04-16T15:53:00Z">
        <w:r w:rsidRPr="001F20CA" w:rsidDel="00DE45B3">
          <w:rPr>
            <w:rStyle w:val="Hyperlink"/>
            <w:rFonts w:ascii="Arial" w:hAnsi="Arial" w:cs="Arial"/>
            <w:noProof/>
            <w:rPrChange w:id="67" w:author="Shah Ashay" w:date="2018-04-16T13:34:00Z">
              <w:rPr>
                <w:rStyle w:val="Hyperlink"/>
                <w:noProof/>
              </w:rPr>
            </w:rPrChange>
          </w:rPr>
          <w:delText>09_3</w:delText>
        </w:r>
      </w:del>
      <w:ins w:id="68" w:author="Shah Ashay" w:date="2018-04-16T15:53:00Z">
        <w:r w:rsidR="00DE45B3">
          <w:rPr>
            <w:rStyle w:val="Hyperlink"/>
            <w:rFonts w:ascii="Arial" w:hAnsi="Arial" w:cs="Arial"/>
            <w:noProof/>
          </w:rPr>
          <w:t>11_2</w:t>
        </w:r>
      </w:ins>
      <w:r w:rsidRPr="001F20CA">
        <w:rPr>
          <w:rStyle w:val="Hyperlink"/>
          <w:rFonts w:ascii="Arial" w:hAnsi="Arial" w:cs="Arial"/>
          <w:noProof/>
          <w:rPrChange w:id="69" w:author="Shah Ashay" w:date="2018-04-16T13:34:00Z">
            <w:rPr>
              <w:rStyle w:val="Hyperlink"/>
              <w:noProof/>
            </w:rPr>
          </w:rPrChange>
        </w:rPr>
        <w:t>_BKK_UC02_Production Well Daily data 1  Trigger:  User needs to enter daily production well data</w:t>
      </w:r>
      <w:r w:rsidRPr="001F20CA">
        <w:rPr>
          <w:noProof/>
          <w:webHidden/>
        </w:rPr>
        <w:tab/>
        <w:t>4</w:t>
      </w:r>
    </w:p>
    <w:p w14:paraId="1AD52A47" w14:textId="43AE3D8B" w:rsidR="006910E4" w:rsidRPr="001F20CA" w:rsidRDefault="006910E4">
      <w:pPr>
        <w:pStyle w:val="TOC1"/>
        <w:rPr>
          <w:rFonts w:cstheme="minorBidi"/>
          <w:noProof/>
          <w:szCs w:val="28"/>
          <w:lang w:bidi="th-TH"/>
        </w:rPr>
      </w:pPr>
      <w:r w:rsidRPr="001F20CA">
        <w:rPr>
          <w:rStyle w:val="Hyperlink"/>
          <w:rFonts w:ascii="Arial" w:hAnsi="Arial" w:cs="Arial"/>
          <w:noProof/>
          <w:rPrChange w:id="70" w:author="Shah Ashay" w:date="2018-04-16T13:34:00Z">
            <w:rPr>
              <w:rStyle w:val="Hyperlink"/>
              <w:noProof/>
            </w:rPr>
          </w:rPrChange>
        </w:rPr>
        <w:t>3.</w:t>
      </w:r>
      <w:r w:rsidRPr="001F20CA">
        <w:rPr>
          <w:rFonts w:ascii="Arial" w:hAnsi="Arial" w:cs="Arial"/>
          <w:noProof/>
          <w:szCs w:val="28"/>
          <w:lang w:bidi="th-TH"/>
          <w:rPrChange w:id="71" w:author="Shah Ashay" w:date="2018-04-16T13:34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Pr="001F20CA">
        <w:rPr>
          <w:rStyle w:val="Hyperlink"/>
          <w:rFonts w:ascii="Arial" w:hAnsi="Arial" w:cs="Arial"/>
          <w:noProof/>
          <w:rPrChange w:id="72" w:author="Shah Ashay" w:date="2018-04-16T13:34:00Z">
            <w:rPr>
              <w:rStyle w:val="Hyperlink"/>
              <w:noProof/>
            </w:rPr>
          </w:rPrChange>
        </w:rPr>
        <w:t>Alternatives</w:t>
      </w:r>
      <w:r w:rsidRPr="001F20CA">
        <w:rPr>
          <w:noProof/>
          <w:webHidden/>
        </w:rPr>
        <w:tab/>
        <w:t>5</w:t>
      </w:r>
    </w:p>
    <w:p w14:paraId="7EC39824" w14:textId="1846FEB4" w:rsidR="006910E4" w:rsidRPr="001F20CA" w:rsidRDefault="006910E4" w:rsidP="002E26CB">
      <w:pPr>
        <w:pStyle w:val="TOC2"/>
        <w:rPr>
          <w:rFonts w:eastAsiaTheme="minorEastAsia" w:cstheme="minorBidi"/>
          <w:szCs w:val="28"/>
          <w:lang w:bidi="th-TH"/>
        </w:rPr>
      </w:pPr>
      <w:r w:rsidRPr="001F20CA">
        <w:rPr>
          <w:rStyle w:val="Hyperlink"/>
          <w:rFonts w:ascii="Arial" w:hAnsi="Arial" w:cs="Arial"/>
          <w:rPrChange w:id="73" w:author="Shah Ashay" w:date="2018-04-16T13:34:00Z">
            <w:rPr>
              <w:rStyle w:val="Hyperlink"/>
            </w:rPr>
          </w:rPrChange>
        </w:rPr>
        <w:t>3.1</w:t>
      </w:r>
      <w:r w:rsidRPr="001F20CA">
        <w:rPr>
          <w:rFonts w:ascii="Arial" w:eastAsiaTheme="minorEastAsia" w:hAnsi="Arial" w:cs="Arial"/>
          <w:szCs w:val="28"/>
          <w:lang w:bidi="th-TH"/>
          <w:rPrChange w:id="74" w:author="Shah Ashay" w:date="2018-04-16T13:34:00Z">
            <w:rPr>
              <w:rFonts w:eastAsiaTheme="minorEastAsia"/>
              <w:szCs w:val="28"/>
              <w:lang w:bidi="th-TH"/>
            </w:rPr>
          </w:rPrChange>
        </w:rPr>
        <w:tab/>
      </w:r>
      <w:r w:rsidRPr="001F20CA">
        <w:rPr>
          <w:rStyle w:val="Hyperlink"/>
          <w:rFonts w:ascii="Arial" w:hAnsi="Arial" w:cs="Arial"/>
          <w:rPrChange w:id="75" w:author="Shah Ashay" w:date="2018-04-16T13:34:00Z">
            <w:rPr>
              <w:rStyle w:val="Hyperlink"/>
            </w:rPr>
          </w:rPrChange>
        </w:rPr>
        <w:t>Alternate Flow A1: Modify Production Well Daily data</w:t>
      </w:r>
      <w:r w:rsidRPr="001F20CA">
        <w:rPr>
          <w:webHidden/>
        </w:rPr>
        <w:tab/>
        <w:t>5</w:t>
      </w:r>
    </w:p>
    <w:p w14:paraId="30B09FAE" w14:textId="02A410C7" w:rsidR="006910E4" w:rsidRPr="001F20CA" w:rsidRDefault="006910E4">
      <w:pPr>
        <w:pStyle w:val="TOC1"/>
        <w:rPr>
          <w:rFonts w:cstheme="minorBidi"/>
          <w:noProof/>
          <w:szCs w:val="28"/>
          <w:lang w:bidi="th-TH"/>
        </w:rPr>
      </w:pPr>
      <w:r w:rsidRPr="001F20CA">
        <w:rPr>
          <w:rStyle w:val="Hyperlink"/>
          <w:rFonts w:ascii="Arial" w:hAnsi="Arial" w:cs="Arial"/>
          <w:noProof/>
          <w:rPrChange w:id="76" w:author="Shah Ashay" w:date="2018-04-16T13:34:00Z">
            <w:rPr>
              <w:rStyle w:val="Hyperlink"/>
              <w:noProof/>
            </w:rPr>
          </w:rPrChange>
        </w:rPr>
        <w:t>4.</w:t>
      </w:r>
      <w:r w:rsidRPr="001F20CA">
        <w:rPr>
          <w:rFonts w:ascii="Arial" w:hAnsi="Arial" w:cs="Arial"/>
          <w:noProof/>
          <w:szCs w:val="28"/>
          <w:lang w:bidi="th-TH"/>
          <w:rPrChange w:id="77" w:author="Shah Ashay" w:date="2018-04-16T13:34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Pr="001F20CA">
        <w:rPr>
          <w:rStyle w:val="Hyperlink"/>
          <w:rFonts w:ascii="Arial" w:hAnsi="Arial" w:cs="Arial"/>
          <w:noProof/>
          <w:rPrChange w:id="78" w:author="Shah Ashay" w:date="2018-04-16T13:34:00Z">
            <w:rPr>
              <w:rStyle w:val="Hyperlink"/>
              <w:noProof/>
            </w:rPr>
          </w:rPrChange>
        </w:rPr>
        <w:t>Business Rules</w:t>
      </w:r>
      <w:r w:rsidRPr="001F20CA">
        <w:rPr>
          <w:noProof/>
          <w:webHidden/>
        </w:rPr>
        <w:tab/>
        <w:t>7</w:t>
      </w:r>
    </w:p>
    <w:p w14:paraId="02EAA0C5" w14:textId="28729B34" w:rsidR="006910E4" w:rsidRPr="001F20CA" w:rsidRDefault="006910E4">
      <w:pPr>
        <w:pStyle w:val="TOC1"/>
        <w:rPr>
          <w:rFonts w:cstheme="minorBidi"/>
          <w:noProof/>
          <w:szCs w:val="28"/>
          <w:lang w:bidi="th-TH"/>
        </w:rPr>
      </w:pPr>
      <w:r w:rsidRPr="001F20CA">
        <w:rPr>
          <w:rStyle w:val="Hyperlink"/>
          <w:rFonts w:ascii="Arial" w:hAnsi="Arial" w:cs="Arial"/>
          <w:noProof/>
          <w:rPrChange w:id="79" w:author="Shah Ashay" w:date="2018-04-16T13:34:00Z">
            <w:rPr>
              <w:rStyle w:val="Hyperlink"/>
              <w:noProof/>
            </w:rPr>
          </w:rPrChange>
        </w:rPr>
        <w:t>5.</w:t>
      </w:r>
      <w:r w:rsidRPr="001F20CA">
        <w:rPr>
          <w:rFonts w:ascii="Arial" w:hAnsi="Arial" w:cs="Arial"/>
          <w:noProof/>
          <w:szCs w:val="28"/>
          <w:lang w:bidi="th-TH"/>
          <w:rPrChange w:id="80" w:author="Shah Ashay" w:date="2018-04-16T13:34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Pr="001F20CA">
        <w:rPr>
          <w:rStyle w:val="Hyperlink"/>
          <w:rFonts w:ascii="Arial" w:hAnsi="Arial" w:cs="Arial"/>
          <w:noProof/>
          <w:rPrChange w:id="81" w:author="Shah Ashay" w:date="2018-04-16T13:34:00Z">
            <w:rPr>
              <w:rStyle w:val="Hyperlink"/>
              <w:noProof/>
            </w:rPr>
          </w:rPrChange>
        </w:rPr>
        <w:t>Exceptions</w:t>
      </w:r>
      <w:r w:rsidRPr="001F20CA">
        <w:rPr>
          <w:noProof/>
          <w:webHidden/>
        </w:rPr>
        <w:tab/>
        <w:t>8</w:t>
      </w:r>
    </w:p>
    <w:p w14:paraId="7E264EC6" w14:textId="29E65459" w:rsidR="006910E4" w:rsidRPr="001F20CA" w:rsidRDefault="006910E4" w:rsidP="002E26CB">
      <w:pPr>
        <w:pStyle w:val="TOC2"/>
        <w:rPr>
          <w:rFonts w:eastAsiaTheme="minorEastAsia" w:cstheme="minorBidi"/>
          <w:szCs w:val="28"/>
          <w:lang w:bidi="th-TH"/>
        </w:rPr>
      </w:pPr>
      <w:r w:rsidRPr="001F20CA">
        <w:rPr>
          <w:rStyle w:val="Hyperlink"/>
          <w:rFonts w:ascii="Arial" w:hAnsi="Arial" w:cs="Arial"/>
          <w:rPrChange w:id="82" w:author="Shah Ashay" w:date="2018-04-16T13:34:00Z">
            <w:rPr>
              <w:rStyle w:val="Hyperlink"/>
            </w:rPr>
          </w:rPrChange>
        </w:rPr>
        <w:t>5.1</w:t>
      </w:r>
      <w:r w:rsidRPr="001F20CA">
        <w:rPr>
          <w:rFonts w:ascii="Arial" w:eastAsiaTheme="minorEastAsia" w:hAnsi="Arial" w:cs="Arial"/>
          <w:szCs w:val="28"/>
          <w:lang w:bidi="th-TH"/>
          <w:rPrChange w:id="83" w:author="Shah Ashay" w:date="2018-04-16T13:34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Pr="001F20CA">
        <w:rPr>
          <w:rStyle w:val="Hyperlink"/>
          <w:rFonts w:ascii="Arial" w:hAnsi="Arial" w:cs="Arial"/>
          <w:rPrChange w:id="84" w:author="Shah Ashay" w:date="2018-04-16T13:34:00Z">
            <w:rPr>
              <w:rStyle w:val="Hyperlink"/>
            </w:rPr>
          </w:rPrChange>
        </w:rPr>
        <w:t>List of Common Issues/Errors</w:t>
      </w:r>
      <w:r w:rsidRPr="001F20CA">
        <w:rPr>
          <w:webHidden/>
        </w:rPr>
        <w:tab/>
        <w:t>8</w:t>
      </w:r>
    </w:p>
    <w:p w14:paraId="0BAA3779" w14:textId="10CE08BC" w:rsidR="004D61A0" w:rsidRPr="00F640F9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F640F9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E42E38">
        <w:rPr>
          <w:rFonts w:ascii="Arial" w:hAnsi="Arial" w:cs="Arial"/>
        </w:rPr>
        <w:fldChar w:fldCharType="end"/>
      </w:r>
    </w:p>
    <w:p w14:paraId="0BAA377A" w14:textId="77777777" w:rsidR="00447470" w:rsidRPr="00F640F9" w:rsidRDefault="00447470" w:rsidP="00447470">
      <w:pPr>
        <w:pStyle w:val="Heading1"/>
      </w:pPr>
      <w:bookmarkStart w:id="85" w:name="_Toc511384182"/>
      <w:r w:rsidRPr="00F640F9">
        <w:lastRenderedPageBreak/>
        <w:t>Use Case Information</w:t>
      </w:r>
      <w:bookmarkEnd w:id="85"/>
    </w:p>
    <w:p w14:paraId="0BAA377B" w14:textId="77777777" w:rsidR="00447470" w:rsidRPr="00F640F9" w:rsidRDefault="00447470" w:rsidP="0044747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86" w:author="Shah Ashay" w:date="2018-04-16T13:35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194"/>
        <w:gridCol w:w="7156"/>
        <w:tblGridChange w:id="87">
          <w:tblGrid>
            <w:gridCol w:w="115"/>
            <w:gridCol w:w="2079"/>
            <w:gridCol w:w="801"/>
            <w:gridCol w:w="6355"/>
            <w:gridCol w:w="125"/>
          </w:tblGrid>
        </w:tblGridChange>
      </w:tblGrid>
      <w:tr w:rsidR="00447470" w:rsidRPr="00F640F9" w14:paraId="0BAA377E" w14:textId="77777777" w:rsidTr="001F20CA">
        <w:trPr>
          <w:cantSplit/>
          <w:trPrChange w:id="88" w:author="Shah Ashay" w:date="2018-04-16T13:35:00Z">
            <w:trPr>
              <w:gridBefore w:val="1"/>
              <w:cantSplit/>
            </w:trPr>
          </w:trPrChange>
        </w:trPr>
        <w:tc>
          <w:tcPr>
            <w:tcW w:w="1173" w:type="pct"/>
            <w:shd w:val="clear" w:color="auto" w:fill="C6D9F1" w:themeFill="text2" w:themeFillTint="33"/>
            <w:vAlign w:val="center"/>
            <w:tcPrChange w:id="89" w:author="Shah Ashay" w:date="2018-04-16T13:35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7C" w14:textId="77777777" w:rsidR="00447470" w:rsidRPr="00F640F9" w:rsidRDefault="00447470" w:rsidP="001F20CA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F640F9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3827" w:type="pct"/>
            <w:tcPrChange w:id="90" w:author="Shah Ashay" w:date="2018-04-16T13:35:00Z">
              <w:tcPr>
                <w:tcW w:w="6480" w:type="dxa"/>
                <w:gridSpan w:val="2"/>
              </w:tcPr>
            </w:tcPrChange>
          </w:tcPr>
          <w:p w14:paraId="0BAA377D" w14:textId="13462EF9" w:rsidR="00447470" w:rsidRPr="00F640F9" w:rsidRDefault="00087A68" w:rsidP="00A8498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EC</w:t>
            </w:r>
            <w:ins w:id="91" w:author="Kiran Madasu" w:date="2021-06-08T09:58:00Z">
              <w:r w:rsidR="0091691F">
                <w:rPr>
                  <w:rFonts w:cs="Arial"/>
                  <w:color w:val="000000" w:themeColor="text1"/>
                  <w:sz w:val="20"/>
                  <w:szCs w:val="20"/>
                </w:rPr>
                <w:t>12_2</w:t>
              </w:r>
            </w:ins>
            <w:del w:id="92" w:author="Kiran Madasu" w:date="2021-06-08T09:58:00Z">
              <w:r w:rsidRPr="00F640F9" w:rsidDel="0091691F">
                <w:rPr>
                  <w:rFonts w:cs="Arial"/>
                  <w:color w:val="000000" w:themeColor="text1"/>
                  <w:sz w:val="20"/>
                  <w:szCs w:val="20"/>
                </w:rPr>
                <w:delText>_</w:delText>
              </w:r>
            </w:del>
            <w:del w:id="93" w:author="Batra Yogesh (EXT)" w:date="2018-04-13T16:27:00Z">
              <w:r w:rsidRPr="00F640F9" w:rsidDel="00E42E38">
                <w:rPr>
                  <w:rFonts w:cs="Arial"/>
                  <w:color w:val="000000" w:themeColor="text1"/>
                  <w:sz w:val="20"/>
                  <w:szCs w:val="20"/>
                </w:rPr>
                <w:delText>09_3</w:delText>
              </w:r>
            </w:del>
            <w:ins w:id="94" w:author="Batra Yogesh (EXT)" w:date="2018-04-13T16:27:00Z">
              <w:del w:id="95" w:author="Kiran Madasu" w:date="2021-06-08T09:58:00Z">
                <w:r w:rsidR="00E42E38" w:rsidDel="0091691F">
                  <w:rPr>
                    <w:rFonts w:cs="Arial"/>
                    <w:color w:val="000000" w:themeColor="text1"/>
                    <w:sz w:val="20"/>
                    <w:szCs w:val="20"/>
                  </w:rPr>
                  <w:delText>11_2</w:delText>
                </w:r>
              </w:del>
            </w:ins>
            <w:del w:id="96" w:author="Kiran Madasu" w:date="2021-06-08T09:58:00Z">
              <w:r w:rsidRPr="00F640F9" w:rsidDel="0091691F">
                <w:rPr>
                  <w:rFonts w:cs="Arial"/>
                  <w:color w:val="000000" w:themeColor="text1"/>
                  <w:sz w:val="20"/>
                  <w:szCs w:val="20"/>
                </w:rPr>
                <w:delText>_</w:delText>
              </w:r>
            </w:del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BKK_UC03</w:t>
            </w:r>
            <w:r w:rsidR="0076600B" w:rsidRPr="00F640F9">
              <w:rPr>
                <w:rFonts w:cs="Arial"/>
                <w:color w:val="000000" w:themeColor="text1"/>
                <w:sz w:val="20"/>
                <w:szCs w:val="20"/>
              </w:rPr>
              <w:t>_Production Well Daily data 1</w:t>
            </w:r>
          </w:p>
        </w:tc>
      </w:tr>
      <w:tr w:rsidR="00447470" w:rsidRPr="00F640F9" w14:paraId="0BAA3781" w14:textId="77777777" w:rsidTr="001F20CA">
        <w:trPr>
          <w:cantSplit/>
          <w:trPrChange w:id="97" w:author="Shah Ashay" w:date="2018-04-16T13:35:00Z">
            <w:trPr>
              <w:gridBefore w:val="1"/>
              <w:cantSplit/>
            </w:trPr>
          </w:trPrChange>
        </w:trPr>
        <w:tc>
          <w:tcPr>
            <w:tcW w:w="1173" w:type="pct"/>
            <w:shd w:val="clear" w:color="auto" w:fill="C6D9F1" w:themeFill="text2" w:themeFillTint="33"/>
            <w:vAlign w:val="center"/>
            <w:tcPrChange w:id="98" w:author="Shah Ashay" w:date="2018-04-16T13:35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7F" w14:textId="77777777" w:rsidR="00447470" w:rsidRPr="00F640F9" w:rsidRDefault="00447470" w:rsidP="001F20CA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F640F9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3827" w:type="pct"/>
            <w:tcPrChange w:id="99" w:author="Shah Ashay" w:date="2018-04-16T13:35:00Z">
              <w:tcPr>
                <w:tcW w:w="6480" w:type="dxa"/>
                <w:gridSpan w:val="2"/>
              </w:tcPr>
            </w:tcPrChange>
          </w:tcPr>
          <w:p w14:paraId="372DF6F3" w14:textId="77777777" w:rsidR="00A9701B" w:rsidRPr="00F640F9" w:rsidRDefault="008541D4" w:rsidP="008541D4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  <w:rPrChange w:id="100" w:author="Batra Yogesh (EXT)" w:date="2018-04-13T12:07:00Z">
                  <w:rPr>
                    <w:rFonts w:cs="Arial"/>
                    <w:sz w:val="19"/>
                    <w:szCs w:val="19"/>
                  </w:rPr>
                </w:rPrChange>
              </w:rPr>
            </w:pPr>
            <w:r w:rsidRPr="00F640F9">
              <w:rPr>
                <w:rFonts w:cs="Arial"/>
                <w:sz w:val="20"/>
                <w:szCs w:val="20"/>
                <w:rPrChange w:id="101" w:author="Batra Yogesh (EXT)" w:date="2018-04-13T12:07:00Z">
                  <w:rPr>
                    <w:rFonts w:cs="Arial"/>
                    <w:sz w:val="19"/>
                    <w:szCs w:val="19"/>
                  </w:rPr>
                </w:rPrChange>
              </w:rPr>
              <w:t>This BF is used when daily production well data are available per production well and the well is directly connected to a facility, without any intermediate flowline / pipeline systems</w:t>
            </w:r>
          </w:p>
          <w:p w14:paraId="0BAA3780" w14:textId="697135E8" w:rsidR="00A9701B" w:rsidRPr="00F640F9" w:rsidRDefault="00A9701B" w:rsidP="008541D4">
            <w:pPr>
              <w:autoSpaceDE w:val="0"/>
              <w:autoSpaceDN w:val="0"/>
              <w:adjustRightInd w:val="0"/>
              <w:rPr>
                <w:rFonts w:cs="Arial"/>
                <w:sz w:val="19"/>
                <w:szCs w:val="19"/>
              </w:rPr>
            </w:pPr>
          </w:p>
        </w:tc>
      </w:tr>
      <w:tr w:rsidR="00447470" w:rsidRPr="00F640F9" w14:paraId="0BAA3785" w14:textId="77777777" w:rsidTr="001F20CA">
        <w:trPr>
          <w:cantSplit/>
          <w:trHeight w:val="881"/>
          <w:trPrChange w:id="102" w:author="Shah Ashay" w:date="2018-04-16T13:35:00Z">
            <w:trPr>
              <w:gridBefore w:val="1"/>
              <w:cantSplit/>
              <w:trHeight w:val="881"/>
            </w:trPr>
          </w:trPrChange>
        </w:trPr>
        <w:tc>
          <w:tcPr>
            <w:tcW w:w="1173" w:type="pct"/>
            <w:shd w:val="clear" w:color="auto" w:fill="C6D9F1" w:themeFill="text2" w:themeFillTint="33"/>
            <w:vAlign w:val="center"/>
            <w:tcPrChange w:id="103" w:author="Shah Ashay" w:date="2018-04-16T13:35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82" w14:textId="77777777" w:rsidR="00447470" w:rsidRPr="00F640F9" w:rsidRDefault="00447470" w:rsidP="001F20CA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F640F9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3827" w:type="pct"/>
            <w:tcPrChange w:id="104" w:author="Shah Ashay" w:date="2018-04-16T13:35:00Z">
              <w:tcPr>
                <w:tcW w:w="6480" w:type="dxa"/>
                <w:gridSpan w:val="2"/>
              </w:tcPr>
            </w:tcPrChange>
          </w:tcPr>
          <w:p w14:paraId="3DDBE99A" w14:textId="1CAE095D" w:rsidR="00814AEB" w:rsidRPr="00F640F9" w:rsidRDefault="00814AEB" w:rsidP="00814AE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Well Test - Single </w:t>
            </w:r>
          </w:p>
          <w:p w14:paraId="0A9FBA96" w14:textId="1A44AEA9" w:rsidR="00507689" w:rsidRPr="00F640F9" w:rsidRDefault="00507689" w:rsidP="00814AE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Well Downtime</w:t>
            </w:r>
          </w:p>
          <w:p w14:paraId="0A368C3C" w14:textId="33320B08" w:rsidR="00507689" w:rsidRPr="00F640F9" w:rsidRDefault="00507689" w:rsidP="0050768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Production Well Status</w:t>
            </w:r>
          </w:p>
          <w:p w14:paraId="10D149AF" w14:textId="209582AD" w:rsidR="00507689" w:rsidRPr="00F640F9" w:rsidRDefault="00814AEB" w:rsidP="0050768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Maintain Well</w:t>
            </w:r>
          </w:p>
          <w:p w14:paraId="22C2F48D" w14:textId="59343CAE" w:rsidR="00814AEB" w:rsidRPr="00F640F9" w:rsidRDefault="00814AEB" w:rsidP="0050768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EC Codes</w:t>
            </w:r>
          </w:p>
          <w:p w14:paraId="0BAA3784" w14:textId="2A5B462B" w:rsidR="00507689" w:rsidRPr="00F640F9" w:rsidRDefault="00507689" w:rsidP="00507689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726BBA" w:rsidRPr="00F640F9" w14:paraId="786CE4E0" w14:textId="77777777" w:rsidTr="001F20CA">
        <w:trPr>
          <w:cantSplit/>
          <w:trHeight w:val="881"/>
          <w:trPrChange w:id="105" w:author="Shah Ashay" w:date="2018-04-16T13:35:00Z">
            <w:trPr>
              <w:gridBefore w:val="1"/>
              <w:cantSplit/>
              <w:trHeight w:val="881"/>
            </w:trPr>
          </w:trPrChange>
        </w:trPr>
        <w:tc>
          <w:tcPr>
            <w:tcW w:w="1173" w:type="pct"/>
            <w:shd w:val="clear" w:color="auto" w:fill="C6D9F1" w:themeFill="text2" w:themeFillTint="33"/>
            <w:vAlign w:val="center"/>
            <w:tcPrChange w:id="106" w:author="Shah Ashay" w:date="2018-04-16T13:35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44594FF9" w14:textId="0C92EA69" w:rsidR="00726BBA" w:rsidRPr="00F640F9" w:rsidRDefault="00726BBA" w:rsidP="001F20CA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F640F9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3827" w:type="pct"/>
            <w:tcPrChange w:id="107" w:author="Shah Ashay" w:date="2018-04-16T13:35:00Z">
              <w:tcPr>
                <w:tcW w:w="6480" w:type="dxa"/>
                <w:gridSpan w:val="2"/>
              </w:tcPr>
            </w:tcPrChange>
          </w:tcPr>
          <w:p w14:paraId="315DD97A" w14:textId="68359B0F" w:rsidR="00726BBA" w:rsidRPr="00F640F9" w:rsidRDefault="008541D4" w:rsidP="008541D4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BF – DAILY PRODUCTION WELL STATUS 1 (WR.0001)</w:t>
            </w:r>
          </w:p>
        </w:tc>
      </w:tr>
      <w:tr w:rsidR="001879DE" w:rsidRPr="00F640F9" w14:paraId="0D7F434D" w14:textId="77777777" w:rsidTr="001F20CA">
        <w:trPr>
          <w:cantSplit/>
          <w:trHeight w:val="881"/>
          <w:ins w:id="108" w:author="Lopez, Jennifer" w:date="2017-11-09T11:17:00Z"/>
          <w:trPrChange w:id="109" w:author="Shah Ashay" w:date="2018-04-16T13:35:00Z">
            <w:trPr>
              <w:gridBefore w:val="1"/>
              <w:cantSplit/>
              <w:trHeight w:val="881"/>
            </w:trPr>
          </w:trPrChange>
        </w:trPr>
        <w:tc>
          <w:tcPr>
            <w:tcW w:w="1173" w:type="pct"/>
            <w:shd w:val="clear" w:color="auto" w:fill="C6D9F1" w:themeFill="text2" w:themeFillTint="33"/>
            <w:vAlign w:val="center"/>
            <w:tcPrChange w:id="110" w:author="Shah Ashay" w:date="2018-04-16T13:35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4CFD2637" w14:textId="77777777" w:rsidR="001879DE" w:rsidRPr="00F640F9" w:rsidRDefault="001879DE" w:rsidP="001F20CA">
            <w:pPr>
              <w:pStyle w:val="TableText"/>
              <w:keepNext/>
              <w:keepLines/>
              <w:rPr>
                <w:ins w:id="111" w:author="Lopez, Jennifer" w:date="2017-11-09T11:17:00Z"/>
                <w:rFonts w:cs="Arial"/>
                <w:b/>
                <w:sz w:val="20"/>
                <w:szCs w:val="20"/>
              </w:rPr>
            </w:pPr>
            <w:ins w:id="112" w:author="Lopez, Jennifer" w:date="2017-11-09T11:17:00Z">
              <w:r w:rsidRPr="00F640F9">
                <w:rPr>
                  <w:rFonts w:cs="Arial"/>
                  <w:b/>
                  <w:sz w:val="20"/>
                  <w:szCs w:val="20"/>
                </w:rPr>
                <w:t>EC Roles</w:t>
              </w:r>
            </w:ins>
          </w:p>
          <w:p w14:paraId="67E1F80C" w14:textId="7A461A63" w:rsidR="001879DE" w:rsidRPr="00F640F9" w:rsidRDefault="001879DE">
            <w:pPr>
              <w:pStyle w:val="TableText"/>
              <w:keepNext/>
              <w:keepLines/>
              <w:rPr>
                <w:ins w:id="113" w:author="Lopez, Jennifer" w:date="2017-11-09T11:17:00Z"/>
                <w:rFonts w:cs="Arial"/>
                <w:sz w:val="20"/>
                <w:szCs w:val="20"/>
                <w:rPrChange w:id="114" w:author="Batra Yogesh (EXT)" w:date="2018-04-13T12:07:00Z">
                  <w:rPr>
                    <w:ins w:id="115" w:author="Lopez, Jennifer" w:date="2017-11-09T11:17:00Z"/>
                    <w:rFonts w:cs="Arial"/>
                    <w:b/>
                    <w:sz w:val="20"/>
                    <w:szCs w:val="20"/>
                  </w:rPr>
                </w:rPrChange>
              </w:rPr>
            </w:pPr>
            <w:ins w:id="116" w:author="Lopez, Jennifer" w:date="2017-11-09T11:17:00Z">
              <w:r w:rsidRPr="00F640F9">
                <w:rPr>
                  <w:rFonts w:cs="Arial"/>
                  <w:sz w:val="20"/>
                  <w:szCs w:val="20"/>
                </w:rPr>
                <w:t>(list EC roles that may execute Use Case)</w:t>
              </w:r>
            </w:ins>
          </w:p>
        </w:tc>
        <w:tc>
          <w:tcPr>
            <w:tcW w:w="3827" w:type="pct"/>
            <w:tcPrChange w:id="117" w:author="Shah Ashay" w:date="2018-04-16T13:35:00Z">
              <w:tcPr>
                <w:tcW w:w="6480" w:type="dxa"/>
                <w:gridSpan w:val="2"/>
              </w:tcPr>
            </w:tcPrChange>
          </w:tcPr>
          <w:p w14:paraId="3063976D" w14:textId="77777777" w:rsidR="00C95988" w:rsidRPr="00F640F9" w:rsidRDefault="00C95988" w:rsidP="00C95988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ins w:id="118" w:author="Wirasak Chomphu" w:date="2017-11-26T16:28:00Z"/>
                <w:rFonts w:cs="Arial"/>
                <w:color w:val="000000" w:themeColor="text1"/>
                <w:sz w:val="20"/>
                <w:szCs w:val="20"/>
              </w:rPr>
            </w:pPr>
            <w:ins w:id="119" w:author="Wirasak Chomphu" w:date="2017-11-26T16:28:00Z">
              <w:r w:rsidRPr="00F640F9">
                <w:rPr>
                  <w:rFonts w:cs="Arial"/>
                  <w:color w:val="000000" w:themeColor="text1"/>
                  <w:sz w:val="20"/>
                  <w:szCs w:val="20"/>
                </w:rPr>
                <w:t>Roles can be able to execute this use case are as follows:</w:t>
              </w:r>
            </w:ins>
          </w:p>
          <w:p w14:paraId="62F5DF2A" w14:textId="77B502F1" w:rsidR="001879DE" w:rsidRPr="00F640F9" w:rsidRDefault="00C95988" w:rsidP="00C95988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ins w:id="120" w:author="Lopez, Jennifer" w:date="2017-11-09T11:17:00Z"/>
                <w:rFonts w:cs="Arial"/>
                <w:color w:val="000000" w:themeColor="text1"/>
                <w:sz w:val="20"/>
                <w:szCs w:val="20"/>
              </w:rPr>
            </w:pPr>
            <w:ins w:id="121" w:author="Wirasak Chomphu" w:date="2017-11-26T16:28:00Z">
              <w:r w:rsidRPr="00F640F9">
                <w:rPr>
                  <w:rFonts w:cs="Arial"/>
                  <w:color w:val="000000" w:themeColor="text1"/>
                  <w:sz w:val="20"/>
                  <w:szCs w:val="20"/>
                </w:rPr>
                <w:t>Erawan Administrator, Erawan Prod.Operator</w:t>
              </w:r>
            </w:ins>
          </w:p>
        </w:tc>
      </w:tr>
      <w:tr w:rsidR="00D17537" w:rsidRPr="00F640F9" w14:paraId="0BAA378E" w14:textId="77777777" w:rsidTr="001F20CA">
        <w:trPr>
          <w:cantSplit/>
          <w:trPrChange w:id="122" w:author="Shah Ashay" w:date="2018-04-16T13:35:00Z">
            <w:trPr>
              <w:gridBefore w:val="1"/>
              <w:cantSplit/>
            </w:trPr>
          </w:trPrChange>
        </w:trPr>
        <w:tc>
          <w:tcPr>
            <w:tcW w:w="1173" w:type="pct"/>
            <w:shd w:val="clear" w:color="auto" w:fill="C6D9F1" w:themeFill="text2" w:themeFillTint="33"/>
            <w:vAlign w:val="center"/>
            <w:tcPrChange w:id="123" w:author="Shah Ashay" w:date="2018-04-16T13:35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8A" w14:textId="77777777" w:rsidR="00D17537" w:rsidRPr="00F640F9" w:rsidRDefault="00D17537" w:rsidP="001F20CA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F640F9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3827" w:type="pct"/>
            <w:tcPrChange w:id="124" w:author="Shah Ashay" w:date="2018-04-16T13:35:00Z">
              <w:tcPr>
                <w:tcW w:w="6480" w:type="dxa"/>
                <w:gridSpan w:val="2"/>
              </w:tcPr>
            </w:tcPrChange>
          </w:tcPr>
          <w:p w14:paraId="422C1B1D" w14:textId="3D4E6811" w:rsidR="007977EB" w:rsidRPr="00F640F9" w:rsidRDefault="007977EB" w:rsidP="007977EB">
            <w:pPr>
              <w:pStyle w:val="ListParagraph"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Instantiation process create new record for a new production day every day</w:t>
            </w:r>
          </w:p>
          <w:p w14:paraId="03FB3284" w14:textId="2201C682" w:rsidR="00FA00E7" w:rsidRPr="00F640F9" w:rsidRDefault="008541D4" w:rsidP="007977EB">
            <w:pPr>
              <w:pStyle w:val="ListParagraph"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Well records is set for this screen</w:t>
            </w:r>
          </w:p>
          <w:p w14:paraId="0BAA378D" w14:textId="3CCEDF23" w:rsidR="00BF2F96" w:rsidRPr="00F640F9" w:rsidRDefault="00BF2F96" w:rsidP="00FA00E7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47470" w:rsidRPr="00F640F9" w14:paraId="0BAA3791" w14:textId="77777777" w:rsidTr="001F20CA">
        <w:trPr>
          <w:cantSplit/>
          <w:trPrChange w:id="125" w:author="Shah Ashay" w:date="2018-04-16T13:35:00Z">
            <w:trPr>
              <w:gridBefore w:val="1"/>
              <w:cantSplit/>
            </w:trPr>
          </w:trPrChange>
        </w:trPr>
        <w:tc>
          <w:tcPr>
            <w:tcW w:w="1173" w:type="pct"/>
            <w:shd w:val="clear" w:color="auto" w:fill="C6D9F1" w:themeFill="text2" w:themeFillTint="33"/>
            <w:vAlign w:val="center"/>
            <w:tcPrChange w:id="126" w:author="Shah Ashay" w:date="2018-04-16T13:35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8F" w14:textId="77777777" w:rsidR="00447470" w:rsidRPr="00F640F9" w:rsidRDefault="00447470" w:rsidP="001F20CA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F640F9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3827" w:type="pct"/>
            <w:tcPrChange w:id="127" w:author="Shah Ashay" w:date="2018-04-16T13:35:00Z">
              <w:tcPr>
                <w:tcW w:w="6480" w:type="dxa"/>
                <w:gridSpan w:val="2"/>
              </w:tcPr>
            </w:tcPrChange>
          </w:tcPr>
          <w:p w14:paraId="0BAA3790" w14:textId="77777777" w:rsidR="00447470" w:rsidRPr="00F640F9" w:rsidRDefault="00447470" w:rsidP="00070696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F640F9" w:rsidRDefault="00447470" w:rsidP="00447470">
      <w:pPr>
        <w:rPr>
          <w:rFonts w:cs="Arial"/>
        </w:rPr>
      </w:pPr>
    </w:p>
    <w:p w14:paraId="0BAA3793" w14:textId="2934A404" w:rsidR="00D17537" w:rsidRPr="00F640F9" w:rsidDel="00CB5B2D" w:rsidRDefault="00D17537">
      <w:pPr>
        <w:rPr>
          <w:ins w:id="128" w:author="Prakash Atul (Ext)" w:date="2018-03-26T19:00:00Z"/>
          <w:del w:id="129" w:author="Batra Yogesh (EXT)" w:date="2018-04-02T17:17:00Z"/>
          <w:rFonts w:cs="Arial"/>
          <w:b/>
          <w:bCs/>
          <w:sz w:val="24"/>
          <w:szCs w:val="32"/>
        </w:rPr>
      </w:pPr>
      <w:bookmarkStart w:id="130" w:name="_Toc536253722"/>
      <w:bookmarkStart w:id="131" w:name="_Toc536258288"/>
    </w:p>
    <w:p w14:paraId="6D5A8E75" w14:textId="6384FEAC" w:rsidR="00242746" w:rsidRPr="00F640F9" w:rsidDel="00CB5B2D" w:rsidRDefault="00242746">
      <w:pPr>
        <w:rPr>
          <w:ins w:id="132" w:author="Prakash Atul (Ext)" w:date="2018-03-26T19:00:00Z"/>
          <w:del w:id="133" w:author="Batra Yogesh (EXT)" w:date="2018-04-02T17:17:00Z"/>
          <w:rFonts w:cs="Arial"/>
          <w:b/>
          <w:bCs/>
          <w:sz w:val="24"/>
          <w:szCs w:val="32"/>
        </w:rPr>
      </w:pPr>
    </w:p>
    <w:p w14:paraId="65094B89" w14:textId="002B08CB" w:rsidR="00242746" w:rsidRPr="00F640F9" w:rsidDel="00CB5B2D" w:rsidRDefault="00242746">
      <w:pPr>
        <w:rPr>
          <w:ins w:id="134" w:author="Prakash Atul (Ext)" w:date="2018-03-26T19:00:00Z"/>
          <w:del w:id="135" w:author="Batra Yogesh (EXT)" w:date="2018-04-02T17:17:00Z"/>
          <w:rFonts w:cs="Arial"/>
          <w:b/>
          <w:bCs/>
          <w:sz w:val="24"/>
          <w:szCs w:val="32"/>
        </w:rPr>
      </w:pPr>
    </w:p>
    <w:p w14:paraId="38C26A78" w14:textId="54F72E96" w:rsidR="00242746" w:rsidRPr="00F640F9" w:rsidRDefault="00242746">
      <w:pPr>
        <w:rPr>
          <w:ins w:id="136" w:author="Prakash Atul (Ext)" w:date="2018-03-26T19:00:00Z"/>
          <w:rFonts w:cs="Arial"/>
          <w:b/>
          <w:bCs/>
          <w:sz w:val="24"/>
          <w:szCs w:val="32"/>
        </w:rPr>
      </w:pPr>
    </w:p>
    <w:p w14:paraId="29C32455" w14:textId="0EC0BA19" w:rsidR="00242746" w:rsidRPr="00F640F9" w:rsidRDefault="00242746">
      <w:pPr>
        <w:rPr>
          <w:ins w:id="137" w:author="Prakash Atul (Ext)" w:date="2018-03-26T19:00:00Z"/>
          <w:rFonts w:cs="Arial"/>
          <w:b/>
          <w:bCs/>
          <w:sz w:val="24"/>
          <w:szCs w:val="32"/>
        </w:rPr>
      </w:pPr>
    </w:p>
    <w:p w14:paraId="5CEF071D" w14:textId="2E5D22E7" w:rsidR="00242746" w:rsidRPr="00F640F9" w:rsidRDefault="00242746" w:rsidP="00242746">
      <w:pPr>
        <w:rPr>
          <w:ins w:id="138" w:author="Prakash Atul (Ext)" w:date="2018-03-26T19:00:00Z"/>
          <w:rFonts w:cs="Arial"/>
          <w:b/>
          <w:bCs/>
          <w:sz w:val="20"/>
          <w:szCs w:val="20"/>
          <w:rPrChange w:id="139" w:author="Batra Yogesh (EXT)" w:date="2018-04-13T12:07:00Z">
            <w:rPr>
              <w:ins w:id="140" w:author="Prakash Atul (Ext)" w:date="2018-03-26T19:00:00Z"/>
              <w:rFonts w:cs="Arial"/>
              <w:b/>
              <w:bCs/>
              <w:sz w:val="24"/>
              <w:szCs w:val="32"/>
            </w:rPr>
          </w:rPrChange>
        </w:rPr>
      </w:pPr>
      <w:ins w:id="141" w:author="Prakash Atul (Ext)" w:date="2018-03-26T19:00:00Z">
        <w:r w:rsidRPr="00F640F9">
          <w:rPr>
            <w:rFonts w:cs="Arial"/>
            <w:bCs/>
            <w:color w:val="000000"/>
            <w:sz w:val="20"/>
            <w:szCs w:val="20"/>
            <w:rPrChange w:id="142" w:author="Batra Yogesh (EXT)" w:date="2018-04-13T12:07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>Note: the toolbar on EC11</w:t>
        </w:r>
      </w:ins>
      <w:ins w:id="143" w:author="Batra Yogesh (EXT)" w:date="2018-04-13T12:02:00Z">
        <w:r w:rsidR="00F640F9" w:rsidRPr="00F640F9">
          <w:rPr>
            <w:rFonts w:cs="Arial"/>
            <w:bCs/>
            <w:color w:val="000000"/>
            <w:sz w:val="20"/>
            <w:szCs w:val="20"/>
            <w:rPrChange w:id="144" w:author="Batra Yogesh (EXT)" w:date="2018-04-13T12:07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>.2</w:t>
        </w:r>
      </w:ins>
      <w:ins w:id="145" w:author="Prakash Atul (Ext)" w:date="2018-03-26T19:00:00Z">
        <w:r w:rsidRPr="00F640F9">
          <w:rPr>
            <w:rFonts w:cs="Arial"/>
            <w:bCs/>
            <w:color w:val="000000"/>
            <w:sz w:val="20"/>
            <w:szCs w:val="20"/>
            <w:rPrChange w:id="146" w:author="Batra Yogesh (EXT)" w:date="2018-04-13T12:07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 xml:space="preserve"> has changed. Refer to the image below for different buttons</w:t>
        </w:r>
      </w:ins>
    </w:p>
    <w:p w14:paraId="58F0D473" w14:textId="77777777" w:rsidR="00242746" w:rsidRPr="00F640F9" w:rsidRDefault="00242746" w:rsidP="00242746">
      <w:pPr>
        <w:rPr>
          <w:ins w:id="147" w:author="Prakash Atul (Ext)" w:date="2018-03-26T19:00:00Z"/>
          <w:rFonts w:cs="Arial"/>
          <w:b/>
          <w:bCs/>
          <w:sz w:val="24"/>
          <w:szCs w:val="32"/>
        </w:rPr>
      </w:pPr>
    </w:p>
    <w:p w14:paraId="2A1335B7" w14:textId="77777777" w:rsidR="00242746" w:rsidRPr="00F640F9" w:rsidRDefault="00242746" w:rsidP="00242746">
      <w:pPr>
        <w:rPr>
          <w:ins w:id="148" w:author="Prakash Atul (Ext)" w:date="2018-03-26T19:00:00Z"/>
          <w:rFonts w:cs="Arial"/>
          <w:b/>
          <w:bCs/>
          <w:sz w:val="24"/>
          <w:szCs w:val="32"/>
        </w:rPr>
      </w:pPr>
      <w:ins w:id="149" w:author="Prakash Atul (Ext)" w:date="2018-03-26T19:00:00Z">
        <w:r>
          <w:rPr>
            <w:noProof/>
          </w:rPr>
          <w:drawing>
            <wp:inline distT="0" distB="0" distL="0" distR="0" wp14:anchorId="21EE7C37" wp14:editId="3D4C7D07">
              <wp:extent cx="5105050" cy="1144752"/>
              <wp:effectExtent l="19050" t="19050" r="19685" b="17780"/>
              <wp:docPr id="2" name="Picture 2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5050" cy="11447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E008393" w14:textId="77777777" w:rsidR="00242746" w:rsidRPr="00F640F9" w:rsidRDefault="00242746" w:rsidP="00242746">
      <w:pPr>
        <w:rPr>
          <w:ins w:id="150" w:author="Prakash Atul (Ext)" w:date="2018-03-26T19:00:00Z"/>
          <w:rFonts w:cs="Arial"/>
          <w:b/>
          <w:bCs/>
          <w:sz w:val="24"/>
          <w:szCs w:val="32"/>
        </w:rPr>
      </w:pPr>
    </w:p>
    <w:p w14:paraId="12B0089B" w14:textId="77777777" w:rsidR="00242746" w:rsidRPr="00F640F9" w:rsidRDefault="00242746">
      <w:pPr>
        <w:rPr>
          <w:rFonts w:cs="Arial"/>
          <w:b/>
          <w:bCs/>
          <w:sz w:val="24"/>
          <w:szCs w:val="32"/>
        </w:rPr>
      </w:pPr>
    </w:p>
    <w:p w14:paraId="0BAA3795" w14:textId="69D53988" w:rsidR="00EF4239" w:rsidRPr="00F640F9" w:rsidRDefault="004D61A0" w:rsidP="0076600B">
      <w:pPr>
        <w:pStyle w:val="Heading1"/>
        <w:rPr>
          <w:color w:val="000000" w:themeColor="text1"/>
          <w:sz w:val="22"/>
          <w:szCs w:val="24"/>
        </w:rPr>
      </w:pPr>
      <w:bookmarkStart w:id="151" w:name="_Toc511384183"/>
      <w:r w:rsidRPr="00F640F9">
        <w:t xml:space="preserve">Primary </w:t>
      </w:r>
      <w:bookmarkEnd w:id="130"/>
      <w:bookmarkEnd w:id="131"/>
      <w:r w:rsidR="00BF2F96" w:rsidRPr="00F640F9">
        <w:t>Flow</w:t>
      </w:r>
      <w:r w:rsidR="0033669C" w:rsidRPr="00F640F9">
        <w:t xml:space="preserve">: </w:t>
      </w:r>
      <w:r w:rsidR="0076600B" w:rsidRPr="00F640F9">
        <w:t>EC_</w:t>
      </w:r>
      <w:del w:id="152" w:author="Batra Yogesh (EXT)" w:date="2018-04-13T16:27:00Z">
        <w:r w:rsidR="0076600B" w:rsidRPr="00F640F9" w:rsidDel="00E42E38">
          <w:delText>09_3</w:delText>
        </w:r>
      </w:del>
      <w:ins w:id="153" w:author="Batra Yogesh (EXT)" w:date="2018-04-13T16:27:00Z">
        <w:r w:rsidR="00E42E38">
          <w:t>11_2</w:t>
        </w:r>
      </w:ins>
      <w:r w:rsidR="0076600B" w:rsidRPr="00F640F9">
        <w:t>_BKK_UC02_Production Well Daily data 1</w:t>
      </w:r>
      <w:r w:rsidR="00E61F6B" w:rsidRPr="00F640F9">
        <w:br/>
      </w:r>
      <w:r w:rsidR="00E61F6B" w:rsidRPr="00F640F9">
        <w:rPr>
          <w:color w:val="000000" w:themeColor="text1"/>
          <w:sz w:val="22"/>
          <w:szCs w:val="24"/>
        </w:rPr>
        <w:lastRenderedPageBreak/>
        <w:br/>
      </w:r>
      <w:r w:rsidRPr="00DA20D9">
        <w:rPr>
          <w:b w:val="0"/>
          <w:color w:val="000000" w:themeColor="text1"/>
          <w:sz w:val="22"/>
          <w:szCs w:val="22"/>
          <w:rPrChange w:id="154" w:author="Batra Yogesh (EXT)" w:date="2018-04-13T13:20:00Z">
            <w:rPr>
              <w:color w:val="000000" w:themeColor="text1"/>
              <w:sz w:val="22"/>
              <w:szCs w:val="24"/>
            </w:rPr>
          </w:rPrChange>
        </w:rPr>
        <w:t xml:space="preserve">Trigger: </w:t>
      </w:r>
      <w:r w:rsidR="00570D43" w:rsidRPr="00DA20D9">
        <w:rPr>
          <w:b w:val="0"/>
          <w:color w:val="000000" w:themeColor="text1"/>
          <w:sz w:val="22"/>
          <w:szCs w:val="22"/>
          <w:rPrChange w:id="155" w:author="Batra Yogesh (EXT)" w:date="2018-04-13T13:20:00Z">
            <w:rPr>
              <w:color w:val="000000" w:themeColor="text1"/>
              <w:sz w:val="22"/>
              <w:szCs w:val="24"/>
            </w:rPr>
          </w:rPrChange>
        </w:rPr>
        <w:t xml:space="preserve"> </w:t>
      </w:r>
      <w:r w:rsidR="00033B40" w:rsidRPr="00DA20D9">
        <w:rPr>
          <w:b w:val="0"/>
          <w:color w:val="000000" w:themeColor="text1"/>
          <w:sz w:val="22"/>
          <w:szCs w:val="22"/>
          <w:rPrChange w:id="156" w:author="Batra Yogesh (EXT)" w:date="2018-04-13T13:20:00Z">
            <w:rPr>
              <w:color w:val="000000" w:themeColor="text1"/>
              <w:sz w:val="22"/>
              <w:szCs w:val="24"/>
            </w:rPr>
          </w:rPrChange>
        </w:rPr>
        <w:t xml:space="preserve">User </w:t>
      </w:r>
      <w:r w:rsidR="00452D76" w:rsidRPr="00DA20D9">
        <w:rPr>
          <w:b w:val="0"/>
          <w:color w:val="000000" w:themeColor="text1"/>
          <w:sz w:val="22"/>
          <w:szCs w:val="22"/>
          <w:rPrChange w:id="157" w:author="Batra Yogesh (EXT)" w:date="2018-04-13T13:20:00Z">
            <w:rPr>
              <w:color w:val="000000" w:themeColor="text1"/>
              <w:sz w:val="22"/>
              <w:szCs w:val="24"/>
            </w:rPr>
          </w:rPrChange>
        </w:rPr>
        <w:t xml:space="preserve">needs to enter daily </w:t>
      </w:r>
      <w:r w:rsidR="008541D4" w:rsidRPr="00DA20D9">
        <w:rPr>
          <w:b w:val="0"/>
          <w:color w:val="000000" w:themeColor="text1"/>
          <w:sz w:val="22"/>
          <w:szCs w:val="22"/>
          <w:rPrChange w:id="158" w:author="Batra Yogesh (EXT)" w:date="2018-04-13T13:20:00Z">
            <w:rPr>
              <w:color w:val="000000" w:themeColor="text1"/>
              <w:sz w:val="22"/>
              <w:szCs w:val="24"/>
            </w:rPr>
          </w:rPrChange>
        </w:rPr>
        <w:t>production well data</w:t>
      </w:r>
      <w:bookmarkEnd w:id="1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59" w:author="Batra Yogesh (EXT)" w:date="2018-04-13T12:03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160">
          <w:tblGrid>
            <w:gridCol w:w="115"/>
            <w:gridCol w:w="575"/>
            <w:gridCol w:w="115"/>
            <w:gridCol w:w="3511"/>
            <w:gridCol w:w="119"/>
            <w:gridCol w:w="2039"/>
            <w:gridCol w:w="121"/>
            <w:gridCol w:w="2755"/>
            <w:gridCol w:w="125"/>
          </w:tblGrid>
        </w:tblGridChange>
      </w:tblGrid>
      <w:tr w:rsidR="009D7887" w:rsidRPr="00F640F9" w14:paraId="0BAA379A" w14:textId="77777777" w:rsidTr="00F640F9">
        <w:trPr>
          <w:tblHeader/>
          <w:trPrChange w:id="161" w:author="Batra Yogesh (EXT)" w:date="2018-04-13T12:03:00Z">
            <w:trPr>
              <w:gridBefore w:val="1"/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62" w:author="Batra Yogesh (EXT)" w:date="2018-04-13T12:03:00Z">
              <w:tcPr>
                <w:tcW w:w="690" w:type="dxa"/>
                <w:gridSpan w:val="2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796" w14:textId="77777777" w:rsidR="00EE1F15" w:rsidRPr="00F640F9" w:rsidRDefault="00EE1F15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t>Step</w:t>
            </w:r>
          </w:p>
        </w:tc>
        <w:tc>
          <w:tcPr>
            <w:tcW w:w="1939" w:type="pct"/>
            <w:shd w:val="clear" w:color="auto" w:fill="3399FF"/>
            <w:tcPrChange w:id="163" w:author="Batra Yogesh (EXT)" w:date="2018-04-13T12:03:00Z">
              <w:tcPr>
                <w:tcW w:w="3630" w:type="dxa"/>
                <w:gridSpan w:val="2"/>
                <w:shd w:val="clear" w:color="auto" w:fill="3399FF"/>
              </w:tcPr>
            </w:tcPrChange>
          </w:tcPr>
          <w:p w14:paraId="0BAA3797" w14:textId="77777777" w:rsidR="00EE1F15" w:rsidRPr="00F640F9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164" w:author="Batra Yogesh (EXT)" w:date="2018-04-13T12:03:00Z">
              <w:tcPr>
                <w:tcW w:w="2160" w:type="dxa"/>
                <w:gridSpan w:val="2"/>
                <w:shd w:val="clear" w:color="auto" w:fill="3399FF"/>
              </w:tcPr>
            </w:tcPrChange>
          </w:tcPr>
          <w:p w14:paraId="0BAA3798" w14:textId="77777777" w:rsidR="00EE1F15" w:rsidRPr="00F640F9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165" w:author="Batra Yogesh (EXT)" w:date="2018-04-13T12:03:00Z">
              <w:tcPr>
                <w:tcW w:w="2880" w:type="dxa"/>
                <w:gridSpan w:val="2"/>
                <w:shd w:val="clear" w:color="auto" w:fill="3399FF"/>
              </w:tcPr>
            </w:tcPrChange>
          </w:tcPr>
          <w:p w14:paraId="0BAA3799" w14:textId="079CFEA5" w:rsidR="00EE1F15" w:rsidRPr="00F640F9" w:rsidRDefault="00E71304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t>Notes</w:t>
            </w:r>
          </w:p>
        </w:tc>
      </w:tr>
      <w:tr w:rsidR="00EE1F15" w:rsidRPr="00F640F9" w14:paraId="0BAA37A2" w14:textId="77777777" w:rsidTr="00F640F9">
        <w:trPr>
          <w:trPrChange w:id="166" w:author="Batra Yogesh (EXT)" w:date="2018-04-13T12:03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167" w:author="Batra Yogesh (EXT)" w:date="2018-04-13T12:03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0BAA379B" w14:textId="77777777" w:rsidR="00EE1F15" w:rsidRPr="00DA20D9" w:rsidRDefault="00EE1F15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168" w:author="Batra Yogesh (EXT)" w:date="2018-04-13T12:03:00Z">
              <w:tcPr>
                <w:tcW w:w="3630" w:type="dxa"/>
                <w:gridSpan w:val="2"/>
              </w:tcPr>
            </w:tcPrChange>
          </w:tcPr>
          <w:p w14:paraId="0BAA379C" w14:textId="5D839D2C" w:rsidR="00CF5E42" w:rsidRPr="00F640F9" w:rsidRDefault="00276FE3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r w:rsidR="008541D4" w:rsidRPr="00F640F9">
              <w:rPr>
                <w:rFonts w:cs="Arial"/>
                <w:b/>
                <w:color w:val="000000" w:themeColor="text1"/>
                <w:sz w:val="20"/>
                <w:szCs w:val="20"/>
              </w:rPr>
              <w:t>Production Well Daily Data 1</w:t>
            </w:r>
            <w:r w:rsidR="009F362E" w:rsidRPr="00F640F9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C6253C" w:rsidRPr="00F640F9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creen</w:t>
            </w:r>
          </w:p>
          <w:p w14:paraId="0BAA379D" w14:textId="699F63D0" w:rsidR="00EE1F15" w:rsidRPr="00F640F9" w:rsidRDefault="00D34D90" w:rsidP="009F362E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EC Production</w:t>
            </w:r>
            <w:r w:rsidR="00CF5E42"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F5E42" w:rsidRPr="00F640F9">
              <w:rPr>
                <w:rFonts w:ascii="Wingdings" w:eastAsia="Wingdings" w:hAnsi="Wingdings" w:cs="Wingdings"/>
                <w:color w:val="000000" w:themeColor="text1"/>
                <w:sz w:val="20"/>
                <w:szCs w:val="20"/>
              </w:rPr>
              <w:t>à</w:t>
            </w:r>
            <w:r w:rsidR="00CF5E42"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8541D4" w:rsidRPr="00F640F9">
              <w:rPr>
                <w:rFonts w:cs="Arial"/>
                <w:color w:val="000000" w:themeColor="text1"/>
                <w:sz w:val="20"/>
                <w:szCs w:val="20"/>
              </w:rPr>
              <w:t>Well Data</w:t>
            </w:r>
            <w:r w:rsidR="00CF5E42"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F5E42" w:rsidRPr="00F640F9">
              <w:rPr>
                <w:rFonts w:ascii="Wingdings" w:eastAsia="Wingdings" w:hAnsi="Wingdings" w:cs="Wingdings"/>
                <w:color w:val="000000" w:themeColor="text1"/>
                <w:sz w:val="20"/>
                <w:szCs w:val="20"/>
              </w:rPr>
              <w:t>à</w:t>
            </w:r>
            <w:r w:rsidR="00CF5E42"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8541D4" w:rsidRPr="00F640F9">
              <w:rPr>
                <w:rFonts w:cs="Arial"/>
                <w:color w:val="000000" w:themeColor="text1"/>
                <w:sz w:val="20"/>
                <w:szCs w:val="20"/>
              </w:rPr>
              <w:t>Production Well Daily Data 1</w:t>
            </w:r>
          </w:p>
        </w:tc>
        <w:tc>
          <w:tcPr>
            <w:tcW w:w="1154" w:type="pct"/>
            <w:tcPrChange w:id="169" w:author="Batra Yogesh (EXT)" w:date="2018-04-13T12:03:00Z">
              <w:tcPr>
                <w:tcW w:w="2160" w:type="dxa"/>
                <w:gridSpan w:val="2"/>
              </w:tcPr>
            </w:tcPrChange>
          </w:tcPr>
          <w:p w14:paraId="6234444E" w14:textId="77777777" w:rsidR="00485022" w:rsidRPr="00F640F9" w:rsidRDefault="00485022" w:rsidP="0048502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0A2D53FC" w14:textId="16D543E9" w:rsidR="00485022" w:rsidRPr="00E42E38" w:rsidRDefault="00485022" w:rsidP="00485022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DA20D9">
              <w:rPr>
                <w:rFonts w:cs="Arial"/>
                <w:b/>
                <w:sz w:val="20"/>
                <w:szCs w:val="20"/>
              </w:rPr>
              <w:t>Date</w:t>
            </w:r>
            <w:r w:rsidRPr="00DA20D9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58DEF563" w14:textId="73971286" w:rsidR="00485022" w:rsidRPr="00E42E38" w:rsidRDefault="00485022" w:rsidP="00485022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E42E38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7C78C57B" w14:textId="14299746" w:rsidR="00485022" w:rsidRPr="00DE45B3" w:rsidRDefault="00485022" w:rsidP="00485022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1F20CA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73853378" w14:textId="14C7C180" w:rsidR="008541D4" w:rsidRPr="0091691F" w:rsidRDefault="008541D4" w:rsidP="008541D4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91691F">
              <w:rPr>
                <w:rFonts w:cs="Arial"/>
                <w:b/>
                <w:sz w:val="20"/>
                <w:szCs w:val="20"/>
              </w:rPr>
              <w:t>Area</w:t>
            </w:r>
          </w:p>
          <w:p w14:paraId="037A67D5" w14:textId="6D27307D" w:rsidR="008541D4" w:rsidRPr="001214EF" w:rsidDel="009D3D31" w:rsidRDefault="008541D4" w:rsidP="008541D4">
            <w:pPr>
              <w:pStyle w:val="NoSpacing"/>
              <w:numPr>
                <w:ilvl w:val="0"/>
                <w:numId w:val="3"/>
              </w:numPr>
              <w:rPr>
                <w:del w:id="170" w:author="Batra Yogesh (EXT)" w:date="2018-04-06T13:07:00Z"/>
                <w:rFonts w:cs="Arial"/>
                <w:sz w:val="20"/>
                <w:szCs w:val="20"/>
              </w:rPr>
            </w:pPr>
            <w:del w:id="171" w:author="Batra Yogesh (EXT)" w:date="2018-04-06T13:07:00Z">
              <w:r w:rsidRPr="001214EF" w:rsidDel="009D3D31">
                <w:rPr>
                  <w:rFonts w:cs="Arial"/>
                  <w:b/>
                  <w:sz w:val="20"/>
                  <w:szCs w:val="20"/>
                </w:rPr>
                <w:delText>Sub Area</w:delText>
              </w:r>
            </w:del>
          </w:p>
          <w:p w14:paraId="2F55C62A" w14:textId="192CCB34" w:rsidR="008541D4" w:rsidRPr="001214EF" w:rsidDel="009D3D31" w:rsidRDefault="008541D4" w:rsidP="008541D4">
            <w:pPr>
              <w:pStyle w:val="NoSpacing"/>
              <w:numPr>
                <w:ilvl w:val="0"/>
                <w:numId w:val="3"/>
              </w:numPr>
              <w:rPr>
                <w:del w:id="172" w:author="Batra Yogesh (EXT)" w:date="2018-04-06T13:07:00Z"/>
                <w:rFonts w:cs="Arial"/>
                <w:sz w:val="20"/>
                <w:szCs w:val="20"/>
              </w:rPr>
            </w:pPr>
            <w:del w:id="173" w:author="Batra Yogesh (EXT)" w:date="2018-04-06T13:07:00Z">
              <w:r w:rsidRPr="001214EF" w:rsidDel="009D3D31">
                <w:rPr>
                  <w:rFonts w:cs="Arial"/>
                  <w:b/>
                  <w:sz w:val="20"/>
                  <w:szCs w:val="20"/>
                </w:rPr>
                <w:delText>Facility Class 2</w:delText>
              </w:r>
            </w:del>
          </w:p>
          <w:p w14:paraId="0BAA37A0" w14:textId="667C3D4A" w:rsidR="00347FAA" w:rsidRPr="00F640F9" w:rsidRDefault="00814AEB" w:rsidP="008541D4">
            <w:pPr>
              <w:keepNext/>
              <w:keepLines/>
              <w:numPr>
                <w:ilvl w:val="0"/>
                <w:numId w:val="3"/>
              </w:numPr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del w:id="174" w:author="Batra Yogesh (EXT)" w:date="2018-04-06T13:07:00Z">
              <w:r w:rsidRPr="001214EF" w:rsidDel="009D3D31">
                <w:rPr>
                  <w:rFonts w:cs="Arial"/>
                  <w:b/>
                  <w:sz w:val="20"/>
                  <w:szCs w:val="20"/>
                </w:rPr>
                <w:delText>Facility Class 1</w:delText>
              </w:r>
            </w:del>
          </w:p>
        </w:tc>
        <w:tc>
          <w:tcPr>
            <w:tcW w:w="1538" w:type="pct"/>
            <w:tcPrChange w:id="175" w:author="Batra Yogesh (EXT)" w:date="2018-04-13T12:03:00Z">
              <w:tcPr>
                <w:tcW w:w="2880" w:type="dxa"/>
                <w:gridSpan w:val="2"/>
              </w:tcPr>
            </w:tcPrChange>
          </w:tcPr>
          <w:p w14:paraId="0BAA37A1" w14:textId="34FEF082" w:rsidR="006A484E" w:rsidRPr="00F640F9" w:rsidRDefault="00485022" w:rsidP="00B41EA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E77102" w:rsidRPr="00F640F9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 </w:t>
            </w:r>
          </w:p>
        </w:tc>
      </w:tr>
      <w:tr w:rsidR="00485022" w:rsidRPr="00F640F9" w14:paraId="0BAA37B4" w14:textId="77777777" w:rsidTr="00F640F9">
        <w:trPr>
          <w:trPrChange w:id="176" w:author="Batra Yogesh (EXT)" w:date="2018-04-13T12:03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177" w:author="Batra Yogesh (EXT)" w:date="2018-04-13T12:03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0BAA37A8" w14:textId="77777777" w:rsidR="00485022" w:rsidRPr="00DA20D9" w:rsidRDefault="00485022" w:rsidP="00485022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178" w:author="Batra Yogesh (EXT)" w:date="2018-04-13T12:03:00Z">
              <w:tcPr>
                <w:tcW w:w="3630" w:type="dxa"/>
                <w:gridSpan w:val="2"/>
              </w:tcPr>
            </w:tcPrChange>
          </w:tcPr>
          <w:p w14:paraId="0BAA37A9" w14:textId="0DD187BE" w:rsidR="00485022" w:rsidRPr="00F640F9" w:rsidRDefault="00485022" w:rsidP="00485022">
            <w:pPr>
              <w:pStyle w:val="TableText"/>
              <w:keepNext/>
              <w:keepLines/>
              <w:rPr>
                <w:ins w:id="179" w:author="Wirasak Chomphu" w:date="2017-11-26T16:28:00Z"/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</w:t>
            </w:r>
            <w:r w:rsidR="00D628DE" w:rsidRPr="00F640F9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Production Well Daily Data 1 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screen using the drop down menus and click </w:t>
            </w:r>
            <w:r w:rsidRPr="00F640F9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22953A20" w14:textId="77777777" w:rsidR="00C95988" w:rsidRPr="00F640F9" w:rsidRDefault="00C95988" w:rsidP="00C95988">
            <w:pPr>
              <w:pStyle w:val="TableText"/>
              <w:keepNext/>
              <w:keepLines/>
              <w:rPr>
                <w:ins w:id="180" w:author="Wirasak Chomphu" w:date="2017-11-26T16:28:00Z"/>
                <w:rFonts w:cs="Arial"/>
                <w:b/>
                <w:i/>
                <w:sz w:val="20"/>
                <w:szCs w:val="20"/>
                <w:rPrChange w:id="181" w:author="Batra Yogesh (EXT)" w:date="2018-04-13T12:07:00Z">
                  <w:rPr>
                    <w:ins w:id="182" w:author="Wirasak Chomphu" w:date="2017-11-26T16:28:00Z"/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ins w:id="183" w:author="Wirasak Chomphu" w:date="2017-11-26T16:28:00Z">
              <w:r w:rsidRPr="00F640F9">
                <w:rPr>
                  <w:rFonts w:cs="Arial"/>
                  <w:b/>
                  <w:i/>
                  <w:sz w:val="20"/>
                  <w:szCs w:val="20"/>
                  <w:rPrChange w:id="184" w:author="Batra Yogesh (EXT)" w:date="2018-04-13T12:07:00Z">
                    <w:rPr>
                      <w:rFonts w:ascii="Century Gothic" w:hAnsi="Century Gothic"/>
                      <w:b/>
                      <w:i/>
                      <w:sz w:val="20"/>
                      <w:szCs w:val="20"/>
                    </w:rPr>
                  </w:rPrChange>
                </w:rPr>
                <w:t>Operation Hierarchy</w:t>
              </w:r>
            </w:ins>
          </w:p>
          <w:p w14:paraId="3A51443D" w14:textId="2BE4F07A" w:rsidR="00C95988" w:rsidRPr="00F640F9" w:rsidDel="00C95988" w:rsidRDefault="00C95988" w:rsidP="00485022">
            <w:pPr>
              <w:pStyle w:val="TableText"/>
              <w:keepNext/>
              <w:keepLines/>
              <w:rPr>
                <w:del w:id="185" w:author="Wirasak Chomphu" w:date="2017-11-26T16:28:00Z"/>
                <w:rFonts w:cs="Arial"/>
                <w:color w:val="000000" w:themeColor="text1"/>
                <w:sz w:val="20"/>
                <w:szCs w:val="20"/>
              </w:rPr>
            </w:pPr>
          </w:p>
          <w:p w14:paraId="1190B49E" w14:textId="77777777" w:rsidR="00485022" w:rsidRPr="00DA20D9" w:rsidRDefault="00485022" w:rsidP="00485022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DA20D9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776DBFB3" w14:textId="77777777" w:rsidR="00485022" w:rsidRPr="00E42E38" w:rsidRDefault="00485022" w:rsidP="00485022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E42E38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48603FF8" w14:textId="77777777" w:rsidR="00485022" w:rsidRPr="00E42E38" w:rsidRDefault="00485022" w:rsidP="00485022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E42E38">
              <w:rPr>
                <w:rFonts w:cs="Arial"/>
                <w:b/>
                <w:sz w:val="20"/>
                <w:szCs w:val="20"/>
              </w:rPr>
              <w:t>Area</w:t>
            </w:r>
          </w:p>
          <w:p w14:paraId="2F82F65F" w14:textId="77777777" w:rsidR="00485022" w:rsidRPr="00F640F9" w:rsidRDefault="00485022" w:rsidP="00485022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1F20CA">
              <w:rPr>
                <w:rFonts w:cs="Arial"/>
                <w:b/>
                <w:sz w:val="20"/>
                <w:szCs w:val="20"/>
              </w:rPr>
              <w:t>Sub Area</w:t>
            </w:r>
          </w:p>
          <w:p w14:paraId="44A66BF6" w14:textId="77777777" w:rsidR="00485022" w:rsidRPr="00F640F9" w:rsidRDefault="00485022" w:rsidP="00485022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b/>
                <w:color w:val="000000" w:themeColor="text1"/>
                <w:sz w:val="20"/>
                <w:szCs w:val="20"/>
              </w:rPr>
              <w:t>Facility Class 2</w:t>
            </w:r>
          </w:p>
          <w:p w14:paraId="771B3F06" w14:textId="77777777" w:rsidR="00D628DE" w:rsidRPr="00F640F9" w:rsidRDefault="00814AEB" w:rsidP="00485022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ins w:id="186" w:author="Lopez, Jennifer" w:date="2017-11-09T11:19:00Z"/>
                <w:rFonts w:cs="Arial"/>
                <w:b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b/>
                <w:color w:val="000000" w:themeColor="text1"/>
                <w:sz w:val="20"/>
                <w:szCs w:val="20"/>
              </w:rPr>
              <w:t>Facility Class 1</w:t>
            </w:r>
          </w:p>
          <w:p w14:paraId="0BAA37AF" w14:textId="042A2398" w:rsidR="001879DE" w:rsidRPr="00F640F9" w:rsidRDefault="001879DE" w:rsidP="00485022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color w:val="000000" w:themeColor="text1"/>
                <w:sz w:val="20"/>
                <w:szCs w:val="20"/>
                <w:rPrChange w:id="187" w:author="Batra Yogesh (EXT)" w:date="2018-04-13T12:07:00Z">
                  <w:rPr>
                    <w:rFonts w:cs="Arial"/>
                    <w:b/>
                    <w:color w:val="000000" w:themeColor="text1"/>
                    <w:sz w:val="20"/>
                    <w:szCs w:val="20"/>
                  </w:rPr>
                </w:rPrChange>
              </w:rPr>
            </w:pPr>
            <w:ins w:id="188" w:author="Lopez, Jennifer" w:date="2017-11-09T11:19:00Z">
              <w:del w:id="189" w:author="Wirasak Chomphu" w:date="2017-11-26T16:29:00Z">
                <w:r w:rsidRPr="00F640F9" w:rsidDel="00C95988">
                  <w:rPr>
                    <w:rFonts w:cs="Arial"/>
                    <w:color w:val="000000" w:themeColor="text1"/>
                    <w:sz w:val="20"/>
                    <w:szCs w:val="20"/>
                    <w:rPrChange w:id="190" w:author="Batra Yogesh (EXT)" w:date="2018-04-13T12:07:00Z">
                      <w:rPr>
                        <w:rFonts w:cs="Arial"/>
                        <w:b/>
                        <w:color w:val="000000" w:themeColor="text1"/>
                        <w:sz w:val="20"/>
                        <w:szCs w:val="20"/>
                      </w:rPr>
                    </w:rPrChange>
                  </w:rPr>
                  <w:delText>Well (optional)?</w:delText>
                </w:r>
              </w:del>
            </w:ins>
          </w:p>
        </w:tc>
        <w:tc>
          <w:tcPr>
            <w:tcW w:w="1154" w:type="pct"/>
            <w:tcPrChange w:id="191" w:author="Batra Yogesh (EXT)" w:date="2018-04-13T12:03:00Z">
              <w:tcPr>
                <w:tcW w:w="2160" w:type="dxa"/>
                <w:gridSpan w:val="2"/>
              </w:tcPr>
            </w:tcPrChange>
          </w:tcPr>
          <w:p w14:paraId="0BAA37B0" w14:textId="49CF89CE" w:rsidR="00485022" w:rsidRPr="00F640F9" w:rsidRDefault="00485022" w:rsidP="0048502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If there are any records that date, they will be listed in the Data Window.</w:t>
            </w:r>
          </w:p>
          <w:p w14:paraId="0BAA37B1" w14:textId="77777777" w:rsidR="00485022" w:rsidRPr="00F640F9" w:rsidRDefault="00485022" w:rsidP="0048502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AA37B2" w14:textId="64194A5A" w:rsidR="00485022" w:rsidRPr="00F640F9" w:rsidRDefault="00485022" w:rsidP="0048502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</w:tc>
        <w:tc>
          <w:tcPr>
            <w:tcW w:w="1538" w:type="pct"/>
            <w:tcPrChange w:id="192" w:author="Batra Yogesh (EXT)" w:date="2018-04-13T12:03:00Z">
              <w:tcPr>
                <w:tcW w:w="2880" w:type="dxa"/>
                <w:gridSpan w:val="2"/>
              </w:tcPr>
            </w:tcPrChange>
          </w:tcPr>
          <w:p w14:paraId="512B9C44" w14:textId="77777777" w:rsidR="00485022" w:rsidRPr="00F640F9" w:rsidRDefault="00485022" w:rsidP="00485022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F640F9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3149072A" w14:textId="77777777" w:rsidR="00485022" w:rsidRPr="00F640F9" w:rsidRDefault="00485022" w:rsidP="00485022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5C7D460D" w14:textId="241ECA88" w:rsidR="00D628DE" w:rsidRPr="00F640F9" w:rsidRDefault="00D628DE" w:rsidP="00D628DE">
            <w:pPr>
              <w:keepNext/>
              <w:keepLines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sz w:val="20"/>
                <w:szCs w:val="20"/>
                <w:rPrChange w:id="193" w:author="Batra Yogesh (EXT)" w:date="2018-04-13T12:07:00Z">
                  <w:rPr>
                    <w:rFonts w:cs="Arial"/>
                    <w:sz w:val="19"/>
                    <w:szCs w:val="19"/>
                  </w:rPr>
                </w:rPrChange>
              </w:rPr>
              <w:t>New records are created automatically for a new production day</w:t>
            </w:r>
            <w:r w:rsidR="00814AEB" w:rsidRPr="00F640F9">
              <w:rPr>
                <w:rFonts w:cs="Arial"/>
                <w:sz w:val="20"/>
                <w:szCs w:val="20"/>
                <w:rPrChange w:id="194" w:author="Batra Yogesh (EXT)" w:date="2018-04-13T12:07:00Z">
                  <w:rPr>
                    <w:rFonts w:cs="Arial"/>
                    <w:sz w:val="19"/>
                    <w:szCs w:val="19"/>
                  </w:rPr>
                </w:rPrChange>
              </w:rPr>
              <w:t>.</w:t>
            </w:r>
          </w:p>
          <w:p w14:paraId="4CF5388A" w14:textId="55DE3289" w:rsidR="00D628DE" w:rsidRPr="00F640F9" w:rsidRDefault="00D628DE" w:rsidP="00D628DE">
            <w:pPr>
              <w:keepNext/>
              <w:keepLines/>
              <w:rPr>
                <w:rFonts w:cs="Arial"/>
                <w:b/>
                <w:color w:val="000000" w:themeColor="text1"/>
                <w:sz w:val="20"/>
                <w:szCs w:val="20"/>
              </w:rPr>
            </w:pPr>
          </w:p>
          <w:p w14:paraId="7686DB79" w14:textId="2049F5C8" w:rsidR="00D628DE" w:rsidRPr="00F640F9" w:rsidRDefault="00814AEB" w:rsidP="00814AEB">
            <w:pPr>
              <w:keepNext/>
              <w:keepLines/>
              <w:rPr>
                <w:rFonts w:cs="Arial"/>
                <w:bCs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bCs/>
                <w:color w:val="000000" w:themeColor="text1"/>
                <w:sz w:val="20"/>
                <w:szCs w:val="20"/>
              </w:rPr>
              <w:t>If the production wells of any facility class 1 have ECIS tab m</w:t>
            </w:r>
            <w:del w:id="195" w:author="Lopez, Jennifer" w:date="2017-11-09T11:18:00Z">
              <w:r w:rsidRPr="00F640F9" w:rsidDel="001879DE">
                <w:rPr>
                  <w:rFonts w:cs="Arial"/>
                  <w:bCs/>
                  <w:color w:val="000000" w:themeColor="text1"/>
                  <w:sz w:val="20"/>
                  <w:szCs w:val="20"/>
                </w:rPr>
                <w:delText>p</w:delText>
              </w:r>
            </w:del>
            <w:ins w:id="196" w:author="Lopez, Jennifer" w:date="2017-11-09T11:18:00Z">
              <w:r w:rsidR="001879DE" w:rsidRPr="00F640F9">
                <w:rPr>
                  <w:rFonts w:cs="Arial"/>
                  <w:bCs/>
                  <w:color w:val="000000" w:themeColor="text1"/>
                  <w:sz w:val="20"/>
                  <w:szCs w:val="20"/>
                </w:rPr>
                <w:t>a</w:t>
              </w:r>
            </w:ins>
            <w:r w:rsidRPr="00F640F9">
              <w:rPr>
                <w:rFonts w:cs="Arial"/>
                <w:bCs/>
                <w:color w:val="000000" w:themeColor="text1"/>
                <w:sz w:val="20"/>
                <w:szCs w:val="20"/>
              </w:rPr>
              <w:t>pping, its</w:t>
            </w:r>
            <w:r w:rsidR="00D628DE" w:rsidRPr="00F640F9">
              <w:rPr>
                <w:rFonts w:cs="Arial"/>
                <w:bCs/>
                <w:color w:val="000000" w:themeColor="text1"/>
                <w:sz w:val="20"/>
                <w:szCs w:val="20"/>
              </w:rPr>
              <w:t xml:space="preserve"> data is automatically loaded by ECIS.</w:t>
            </w:r>
          </w:p>
          <w:p w14:paraId="0BAA37B3" w14:textId="4CBE0816" w:rsidR="00485022" w:rsidRPr="00F640F9" w:rsidRDefault="00485022" w:rsidP="00814AEB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85022" w:rsidRPr="00F640F9" w14:paraId="5EA71AAB" w14:textId="77777777" w:rsidTr="00F640F9">
        <w:trPr>
          <w:trPrChange w:id="197" w:author="Batra Yogesh (EXT)" w:date="2018-04-13T12:03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198" w:author="Batra Yogesh (EXT)" w:date="2018-04-13T12:03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761FD574" w14:textId="77777777" w:rsidR="00485022" w:rsidRPr="00DA20D9" w:rsidRDefault="00485022" w:rsidP="00485022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199" w:author="Batra Yogesh (EXT)" w:date="2018-04-13T12:03:00Z">
              <w:tcPr>
                <w:tcW w:w="3630" w:type="dxa"/>
                <w:gridSpan w:val="2"/>
              </w:tcPr>
            </w:tcPrChange>
          </w:tcPr>
          <w:p w14:paraId="625E62D9" w14:textId="33270B5A" w:rsidR="00485022" w:rsidRPr="00F640F9" w:rsidRDefault="00485022" w:rsidP="00485022">
            <w:pPr>
              <w:pStyle w:val="TableText"/>
              <w:keepNext/>
              <w:keepLines/>
              <w:rPr>
                <w:ins w:id="200" w:author="Lopez, Jennifer" w:date="2017-11-09T11:19:00Z"/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Enter data in the empty data fields</w:t>
            </w:r>
          </w:p>
          <w:p w14:paraId="7BEB3DDB" w14:textId="45947295" w:rsidR="001879DE" w:rsidRPr="00F640F9" w:rsidRDefault="001879DE">
            <w:pPr>
              <w:pStyle w:val="TableText"/>
              <w:keepNext/>
              <w:keepLines/>
              <w:numPr>
                <w:ilvl w:val="0"/>
                <w:numId w:val="18"/>
              </w:numPr>
              <w:rPr>
                <w:ins w:id="201" w:author="Wirasak Chomphu" w:date="2017-11-26T16:42:00Z"/>
                <w:rFonts w:cs="Arial"/>
                <w:color w:val="000000" w:themeColor="text1"/>
                <w:sz w:val="20"/>
                <w:szCs w:val="20"/>
                <w:highlight w:val="yellow"/>
              </w:rPr>
              <w:pPrChange w:id="202" w:author="Lopez, Jennifer" w:date="2017-11-09T11:19:00Z">
                <w:pPr>
                  <w:pStyle w:val="TableText"/>
                  <w:keepNext/>
                  <w:keepLines/>
                </w:pPr>
              </w:pPrChange>
            </w:pPr>
            <w:ins w:id="203" w:author="Lopez, Jennifer" w:date="2017-11-09T11:19:00Z">
              <w:r w:rsidRPr="00F640F9">
                <w:rPr>
                  <w:rFonts w:cs="Arial"/>
                  <w:color w:val="000000" w:themeColor="text1"/>
                  <w:sz w:val="20"/>
                  <w:szCs w:val="20"/>
                  <w:highlight w:val="yellow"/>
                  <w:rPrChange w:id="204" w:author="Batra Yogesh (EXT)" w:date="2018-04-13T12:07:00Z">
                    <w:rPr>
                      <w:rFonts w:cs="Arial"/>
                      <w:color w:val="000000" w:themeColor="text1"/>
                      <w:sz w:val="20"/>
                      <w:szCs w:val="20"/>
                    </w:rPr>
                  </w:rPrChange>
                </w:rPr>
                <w:t>List all attributes</w:t>
              </w:r>
            </w:ins>
          </w:p>
          <w:p w14:paraId="6AFCAAEC" w14:textId="45DE5149" w:rsidR="00B8590A" w:rsidRPr="00F640F9" w:rsidRDefault="00B8590A">
            <w:pPr>
              <w:pStyle w:val="TableText"/>
              <w:keepNext/>
              <w:keepLines/>
              <w:numPr>
                <w:ilvl w:val="0"/>
                <w:numId w:val="22"/>
              </w:numPr>
              <w:rPr>
                <w:ins w:id="205" w:author="Wirasak Chomphu" w:date="2017-11-26T16:42:00Z"/>
                <w:rFonts w:cs="Arial"/>
                <w:color w:val="000000" w:themeColor="text1"/>
                <w:sz w:val="20"/>
                <w:szCs w:val="20"/>
                <w:highlight w:val="yellow"/>
              </w:rPr>
              <w:pPrChange w:id="206" w:author="Wirasak Chomphu" w:date="2017-11-26T16:42:00Z">
                <w:pPr>
                  <w:pStyle w:val="TableText"/>
                  <w:keepNext/>
                  <w:keepLines/>
                </w:pPr>
              </w:pPrChange>
            </w:pPr>
            <w:ins w:id="207" w:author="Wirasak Chomphu" w:date="2017-11-26T16:42:00Z">
              <w:r w:rsidRPr="00F640F9">
                <w:rPr>
                  <w:rFonts w:cs="Arial"/>
                  <w:color w:val="000000" w:themeColor="text1"/>
                  <w:sz w:val="20"/>
                  <w:szCs w:val="20"/>
                  <w:highlight w:val="yellow"/>
                </w:rPr>
                <w:t>On Strm : 24</w:t>
              </w:r>
            </w:ins>
            <w:ins w:id="208" w:author="Wirasak Chomphu" w:date="2017-11-26T16:43:00Z">
              <w:r w:rsidRPr="00F640F9">
                <w:rPr>
                  <w:rFonts w:cs="Arial"/>
                  <w:color w:val="000000" w:themeColor="text1"/>
                  <w:sz w:val="20"/>
                  <w:szCs w:val="20"/>
                  <w:highlight w:val="yellow"/>
                </w:rPr>
                <w:t xml:space="preserve"> (Mandatory)</w:t>
              </w:r>
            </w:ins>
          </w:p>
          <w:p w14:paraId="5B72A795" w14:textId="21CB9664" w:rsidR="00B8590A" w:rsidRPr="00F640F9" w:rsidRDefault="00B8590A">
            <w:pPr>
              <w:pStyle w:val="TableText"/>
              <w:keepNext/>
              <w:keepLines/>
              <w:numPr>
                <w:ilvl w:val="0"/>
                <w:numId w:val="22"/>
              </w:numPr>
              <w:rPr>
                <w:ins w:id="209" w:author="Lopez, Jennifer" w:date="2017-11-09T11:19:00Z"/>
                <w:rFonts w:cs="Arial"/>
                <w:color w:val="000000" w:themeColor="text1"/>
                <w:sz w:val="20"/>
                <w:szCs w:val="20"/>
                <w:highlight w:val="yellow"/>
                <w:rPrChange w:id="210" w:author="Batra Yogesh (EXT)" w:date="2018-04-13T12:07:00Z">
                  <w:rPr>
                    <w:ins w:id="211" w:author="Lopez, Jennifer" w:date="2017-11-09T11:19:00Z"/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pPrChange w:id="212" w:author="Wirasak Chomphu" w:date="2017-11-26T16:42:00Z">
                <w:pPr>
                  <w:pStyle w:val="TableText"/>
                  <w:keepNext/>
                  <w:keepLines/>
                </w:pPr>
              </w:pPrChange>
            </w:pPr>
            <w:ins w:id="213" w:author="Wirasak Chomphu" w:date="2017-11-26T16:42:00Z">
              <w:r w:rsidRPr="00F640F9">
                <w:rPr>
                  <w:rFonts w:cs="Arial"/>
                  <w:color w:val="000000" w:themeColor="text1"/>
                  <w:sz w:val="20"/>
                  <w:szCs w:val="20"/>
                  <w:highlight w:val="yellow"/>
                </w:rPr>
                <w:t>Choke : 25</w:t>
              </w:r>
            </w:ins>
            <w:ins w:id="214" w:author="Wirasak Chomphu" w:date="2017-11-26T16:43:00Z">
              <w:r w:rsidRPr="00F640F9">
                <w:rPr>
                  <w:rFonts w:cs="Arial"/>
                  <w:color w:val="000000" w:themeColor="text1"/>
                  <w:sz w:val="20"/>
                  <w:szCs w:val="20"/>
                  <w:highlight w:val="yellow"/>
                </w:rPr>
                <w:t xml:space="preserve"> (Optional)</w:t>
              </w:r>
            </w:ins>
          </w:p>
          <w:p w14:paraId="29CC4A14" w14:textId="706D353C" w:rsidR="001879DE" w:rsidRPr="00F640F9" w:rsidDel="00B8590A" w:rsidRDefault="001879DE">
            <w:pPr>
              <w:pStyle w:val="TableText"/>
              <w:keepNext/>
              <w:keepLines/>
              <w:numPr>
                <w:ilvl w:val="0"/>
                <w:numId w:val="18"/>
              </w:numPr>
              <w:rPr>
                <w:del w:id="215" w:author="Wirasak Chomphu" w:date="2017-11-26T16:43:00Z"/>
                <w:rFonts w:cs="Arial"/>
                <w:color w:val="000000" w:themeColor="text1"/>
                <w:sz w:val="20"/>
                <w:szCs w:val="20"/>
                <w:highlight w:val="yellow"/>
                <w:rPrChange w:id="216" w:author="Batra Yogesh (EXT)" w:date="2018-04-13T12:07:00Z">
                  <w:rPr>
                    <w:del w:id="217" w:author="Wirasak Chomphu" w:date="2017-11-26T16:43:00Z"/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pPrChange w:id="218" w:author="Lopez, Jennifer" w:date="2017-11-09T11:19:00Z">
                <w:pPr>
                  <w:pStyle w:val="TableText"/>
                  <w:keepNext/>
                  <w:keepLines/>
                </w:pPr>
              </w:pPrChange>
            </w:pPr>
            <w:ins w:id="219" w:author="Lopez, Jennifer" w:date="2017-11-09T11:19:00Z">
              <w:del w:id="220" w:author="Wirasak Chomphu" w:date="2017-11-26T16:42:00Z">
                <w:r w:rsidRPr="00F640F9" w:rsidDel="00B8590A">
                  <w:rPr>
                    <w:rFonts w:cs="Arial"/>
                    <w:color w:val="000000" w:themeColor="text1"/>
                    <w:sz w:val="20"/>
                    <w:szCs w:val="20"/>
                    <w:highlight w:val="yellow"/>
                    <w:rPrChange w:id="221" w:author="Batra Yogesh (EXT)" w:date="2018-04-13T12:07:00Z">
                      <w:rPr>
                        <w:rFonts w:cs="Arial"/>
                        <w:color w:val="000000" w:themeColor="text1"/>
                        <w:sz w:val="20"/>
                        <w:szCs w:val="20"/>
                      </w:rPr>
                    </w:rPrChange>
                  </w:rPr>
                  <w:delText xml:space="preserve">Which are </w:delText>
                </w:r>
              </w:del>
              <w:del w:id="222" w:author="Wirasak Chomphu" w:date="2017-11-26T16:43:00Z">
                <w:r w:rsidRPr="00F640F9" w:rsidDel="00B8590A">
                  <w:rPr>
                    <w:rFonts w:cs="Arial"/>
                    <w:color w:val="000000" w:themeColor="text1"/>
                    <w:sz w:val="20"/>
                    <w:szCs w:val="20"/>
                    <w:highlight w:val="yellow"/>
                    <w:rPrChange w:id="223" w:author="Batra Yogesh (EXT)" w:date="2018-04-13T12:07:00Z">
                      <w:rPr>
                        <w:rFonts w:cs="Arial"/>
                        <w:color w:val="000000" w:themeColor="text1"/>
                        <w:sz w:val="20"/>
                        <w:szCs w:val="20"/>
                      </w:rPr>
                    </w:rPrChange>
                  </w:rPr>
                  <w:delText>mandator</w:delText>
                </w:r>
              </w:del>
              <w:del w:id="224" w:author="Wirasak Chomphu" w:date="2017-11-26T16:42:00Z">
                <w:r w:rsidRPr="00F640F9" w:rsidDel="00B8590A">
                  <w:rPr>
                    <w:rFonts w:cs="Arial"/>
                    <w:color w:val="000000" w:themeColor="text1"/>
                    <w:sz w:val="20"/>
                    <w:szCs w:val="20"/>
                    <w:highlight w:val="yellow"/>
                    <w:rPrChange w:id="225" w:author="Batra Yogesh (EXT)" w:date="2018-04-13T12:07:00Z">
                      <w:rPr>
                        <w:rFonts w:cs="Arial"/>
                        <w:color w:val="000000" w:themeColor="text1"/>
                        <w:sz w:val="20"/>
                        <w:szCs w:val="20"/>
                      </w:rPr>
                    </w:rPrChange>
                  </w:rPr>
                  <w:delText>y/optional?</w:delText>
                </w:r>
              </w:del>
            </w:ins>
          </w:p>
          <w:p w14:paraId="122B977B" w14:textId="77777777" w:rsidR="00485022" w:rsidRPr="00F640F9" w:rsidRDefault="00485022" w:rsidP="00485022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2D5EFAC3" w14:textId="77777777" w:rsidR="00485022" w:rsidRPr="00F640F9" w:rsidRDefault="00485022" w:rsidP="0048502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3E4CC4FE" w14:textId="77777777" w:rsidR="00485022" w:rsidRPr="00F640F9" w:rsidRDefault="00485022" w:rsidP="00485022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26" w:author="Batra Yogesh (EXT)" w:date="2018-04-13T12:03:00Z">
              <w:tcPr>
                <w:tcW w:w="2160" w:type="dxa"/>
                <w:gridSpan w:val="2"/>
              </w:tcPr>
            </w:tcPrChange>
          </w:tcPr>
          <w:p w14:paraId="50424DE6" w14:textId="77777777" w:rsidR="00485022" w:rsidRPr="00F640F9" w:rsidRDefault="00485022" w:rsidP="0048502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Data was saved and displayed as expected</w:t>
            </w:r>
          </w:p>
          <w:p w14:paraId="21D4E8DE" w14:textId="77777777" w:rsidR="00485022" w:rsidRPr="00F640F9" w:rsidRDefault="00485022" w:rsidP="0048502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618C96FA" w14:textId="1ACB94A2" w:rsidR="00485022" w:rsidRPr="00F640F9" w:rsidRDefault="00485022" w:rsidP="00485022">
            <w:pPr>
              <w:rPr>
                <w:ins w:id="227" w:author="Batra Yogesh (EXT)" w:date="2018-04-02T17:19:00Z"/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Calculated fields display expected values</w:t>
            </w:r>
          </w:p>
          <w:p w14:paraId="758A01C1" w14:textId="5B792AF3" w:rsidR="00CB5B2D" w:rsidRPr="00F640F9" w:rsidRDefault="00CB5B2D">
            <w:pPr>
              <w:pStyle w:val="ListParagraph"/>
              <w:numPr>
                <w:ilvl w:val="0"/>
                <w:numId w:val="18"/>
              </w:numPr>
              <w:rPr>
                <w:ins w:id="228" w:author="Batra Yogesh (EXT)" w:date="2018-04-02T17:19:00Z"/>
                <w:rFonts w:cs="Arial"/>
                <w:color w:val="000000" w:themeColor="text1"/>
                <w:sz w:val="20"/>
                <w:szCs w:val="20"/>
              </w:rPr>
              <w:pPrChange w:id="229" w:author="Batra Yogesh (EXT)" w:date="2018-04-02T17:19:00Z">
                <w:pPr/>
              </w:pPrChange>
            </w:pPr>
            <w:ins w:id="230" w:author="Batra Yogesh (EXT)" w:date="2018-04-02T17:19:00Z">
              <w:r w:rsidRPr="00F640F9">
                <w:rPr>
                  <w:rFonts w:cs="Arial"/>
                  <w:color w:val="000000" w:themeColor="text1"/>
                  <w:sz w:val="20"/>
                  <w:szCs w:val="20"/>
                </w:rPr>
                <w:t>Cond Vol</w:t>
              </w:r>
            </w:ins>
          </w:p>
          <w:p w14:paraId="52718A9C" w14:textId="77777777" w:rsidR="00CB5B2D" w:rsidRPr="00F640F9" w:rsidRDefault="00CB5B2D">
            <w:pPr>
              <w:pStyle w:val="ListParagraph"/>
              <w:numPr>
                <w:ilvl w:val="0"/>
                <w:numId w:val="18"/>
              </w:numPr>
              <w:rPr>
                <w:ins w:id="231" w:author="Batra Yogesh (EXT)" w:date="2018-04-02T17:19:00Z"/>
                <w:rFonts w:cs="Arial"/>
                <w:color w:val="000000" w:themeColor="text1"/>
                <w:sz w:val="20"/>
                <w:szCs w:val="20"/>
              </w:rPr>
              <w:pPrChange w:id="232" w:author="Batra Yogesh (EXT)" w:date="2018-04-02T17:19:00Z">
                <w:pPr/>
              </w:pPrChange>
            </w:pPr>
            <w:ins w:id="233" w:author="Batra Yogesh (EXT)" w:date="2018-04-02T17:19:00Z">
              <w:r w:rsidRPr="00F640F9">
                <w:rPr>
                  <w:rFonts w:cs="Arial"/>
                  <w:color w:val="000000" w:themeColor="text1"/>
                  <w:sz w:val="20"/>
                  <w:szCs w:val="20"/>
                </w:rPr>
                <w:t>Total Gas</w:t>
              </w:r>
            </w:ins>
          </w:p>
          <w:p w14:paraId="5FDDD1DE" w14:textId="4C6B5954" w:rsidR="00CB5B2D" w:rsidRPr="00F640F9" w:rsidRDefault="00CB5B2D">
            <w:pPr>
              <w:pStyle w:val="ListParagraph"/>
              <w:numPr>
                <w:ilvl w:val="0"/>
                <w:numId w:val="18"/>
              </w:numPr>
              <w:rPr>
                <w:ins w:id="234" w:author="Lopez, Jennifer" w:date="2017-11-09T11:19:00Z"/>
                <w:rFonts w:cs="Arial"/>
                <w:color w:val="000000" w:themeColor="text1"/>
                <w:sz w:val="20"/>
                <w:szCs w:val="20"/>
                <w:rPrChange w:id="235" w:author="Batra Yogesh (EXT)" w:date="2018-04-13T12:07:00Z">
                  <w:rPr>
                    <w:ins w:id="236" w:author="Lopez, Jennifer" w:date="2017-11-09T11:19:00Z"/>
                  </w:rPr>
                </w:rPrChange>
              </w:rPr>
              <w:pPrChange w:id="237" w:author="Batra Yogesh (EXT)" w:date="2018-04-02T17:19:00Z">
                <w:pPr/>
              </w:pPrChange>
            </w:pPr>
            <w:ins w:id="238" w:author="Batra Yogesh (EXT)" w:date="2018-04-02T17:19:00Z">
              <w:r w:rsidRPr="00F640F9">
                <w:rPr>
                  <w:rFonts w:cs="Arial"/>
                  <w:color w:val="000000" w:themeColor="text1"/>
                  <w:sz w:val="20"/>
                  <w:szCs w:val="20"/>
                </w:rPr>
                <w:t>Water Vol</w:t>
              </w:r>
            </w:ins>
          </w:p>
          <w:p w14:paraId="7D9CA2EC" w14:textId="56A0E550" w:rsidR="00B8590A" w:rsidRPr="00F640F9" w:rsidRDefault="00B8590A">
            <w:pPr>
              <w:pStyle w:val="ListParagraph"/>
              <w:numPr>
                <w:ilvl w:val="0"/>
                <w:numId w:val="19"/>
              </w:numPr>
              <w:rPr>
                <w:ins w:id="239" w:author="Wirasak Chomphu" w:date="2017-11-26T16:41:00Z"/>
                <w:rStyle w:val="underline"/>
                <w:rFonts w:cs="Arial"/>
                <w:color w:val="000000" w:themeColor="text1"/>
                <w:sz w:val="20"/>
                <w:szCs w:val="20"/>
                <w:highlight w:val="yellow"/>
                <w:rPrChange w:id="240" w:author="Batra Yogesh (EXT)" w:date="2018-04-13T12:07:00Z">
                  <w:rPr>
                    <w:ins w:id="241" w:author="Wirasak Chomphu" w:date="2017-11-26T16:41:00Z"/>
                    <w:rStyle w:val="underline"/>
                    <w:rFonts w:cs="Arial"/>
                    <w:color w:val="000000"/>
                    <w:sz w:val="17"/>
                    <w:szCs w:val="17"/>
                  </w:rPr>
                </w:rPrChange>
              </w:rPr>
              <w:pPrChange w:id="242" w:author="Lopez, Jennifer" w:date="2017-11-09T11:19:00Z">
                <w:pPr/>
              </w:pPrChange>
            </w:pPr>
            <w:ins w:id="243" w:author="Wirasak Chomphu" w:date="2017-11-26T16:41:00Z">
              <w:r w:rsidRPr="00F640F9">
                <w:rPr>
                  <w:rStyle w:val="underline"/>
                  <w:rFonts w:cs="Arial"/>
                  <w:color w:val="000000"/>
                  <w:sz w:val="20"/>
                  <w:szCs w:val="20"/>
                  <w:rPrChange w:id="244" w:author="Batra Yogesh (EXT)" w:date="2018-04-13T12:07:00Z">
                    <w:rPr>
                      <w:rStyle w:val="underline"/>
                      <w:rFonts w:cs="Arial"/>
                      <w:color w:val="000000"/>
                      <w:sz w:val="17"/>
                      <w:szCs w:val="17"/>
                    </w:rPr>
                  </w:rPrChange>
                </w:rPr>
                <w:t>Theoretical Calculated Figures</w:t>
              </w:r>
            </w:ins>
          </w:p>
          <w:p w14:paraId="4B95740F" w14:textId="2195C21E" w:rsidR="00B8590A" w:rsidRPr="00F640F9" w:rsidRDefault="00B8590A">
            <w:pPr>
              <w:pStyle w:val="ListParagraph"/>
              <w:numPr>
                <w:ilvl w:val="0"/>
                <w:numId w:val="19"/>
              </w:numPr>
              <w:rPr>
                <w:ins w:id="245" w:author="Wirasak Chomphu" w:date="2017-11-26T16:41:00Z"/>
                <w:rFonts w:cs="Arial"/>
                <w:color w:val="000000" w:themeColor="text1"/>
                <w:sz w:val="20"/>
                <w:szCs w:val="20"/>
                <w:highlight w:val="yellow"/>
              </w:rPr>
              <w:pPrChange w:id="246" w:author="Lopez, Jennifer" w:date="2017-11-09T11:19:00Z">
                <w:pPr/>
              </w:pPrChange>
            </w:pPr>
            <w:ins w:id="247" w:author="Wirasak Chomphu" w:date="2017-11-26T16:41:00Z">
              <w:r w:rsidRPr="00F640F9">
                <w:rPr>
                  <w:rFonts w:cs="Arial"/>
                  <w:color w:val="000000" w:themeColor="text1"/>
                  <w:sz w:val="20"/>
                  <w:szCs w:val="20"/>
                  <w:highlight w:val="yellow"/>
                </w:rPr>
                <w:t>Cond Rate</w:t>
              </w:r>
            </w:ins>
          </w:p>
          <w:p w14:paraId="0944BE23" w14:textId="042127E4" w:rsidR="00B8590A" w:rsidRPr="00F640F9" w:rsidRDefault="00B8590A">
            <w:pPr>
              <w:pStyle w:val="ListParagraph"/>
              <w:numPr>
                <w:ilvl w:val="0"/>
                <w:numId w:val="19"/>
              </w:numPr>
              <w:rPr>
                <w:ins w:id="248" w:author="Wirasak Chomphu" w:date="2017-11-26T16:41:00Z"/>
                <w:rFonts w:cs="Arial"/>
                <w:color w:val="000000" w:themeColor="text1"/>
                <w:sz w:val="20"/>
                <w:szCs w:val="20"/>
                <w:highlight w:val="yellow"/>
              </w:rPr>
              <w:pPrChange w:id="249" w:author="Lopez, Jennifer" w:date="2017-11-09T11:19:00Z">
                <w:pPr/>
              </w:pPrChange>
            </w:pPr>
            <w:ins w:id="250" w:author="Wirasak Chomphu" w:date="2017-11-26T16:41:00Z">
              <w:r w:rsidRPr="00F640F9">
                <w:rPr>
                  <w:rFonts w:cs="Arial"/>
                  <w:color w:val="000000" w:themeColor="text1"/>
                  <w:sz w:val="20"/>
                  <w:szCs w:val="20"/>
                  <w:highlight w:val="yellow"/>
                </w:rPr>
                <w:t>Oil Rate</w:t>
              </w:r>
            </w:ins>
          </w:p>
          <w:p w14:paraId="070415E5" w14:textId="639B8294" w:rsidR="00B8590A" w:rsidRPr="00F640F9" w:rsidRDefault="00B8590A">
            <w:pPr>
              <w:pStyle w:val="ListParagraph"/>
              <w:numPr>
                <w:ilvl w:val="0"/>
                <w:numId w:val="19"/>
              </w:numPr>
              <w:rPr>
                <w:ins w:id="251" w:author="Wirasak Chomphu" w:date="2017-11-26T16:41:00Z"/>
                <w:rFonts w:cs="Arial"/>
                <w:color w:val="000000" w:themeColor="text1"/>
                <w:sz w:val="20"/>
                <w:szCs w:val="20"/>
                <w:highlight w:val="yellow"/>
              </w:rPr>
              <w:pPrChange w:id="252" w:author="Lopez, Jennifer" w:date="2017-11-09T11:19:00Z">
                <w:pPr/>
              </w:pPrChange>
            </w:pPr>
            <w:ins w:id="253" w:author="Wirasak Chomphu" w:date="2017-11-26T16:41:00Z">
              <w:r w:rsidRPr="00F640F9">
                <w:rPr>
                  <w:rFonts w:cs="Arial"/>
                  <w:color w:val="000000" w:themeColor="text1"/>
                  <w:sz w:val="20"/>
                  <w:szCs w:val="20"/>
                  <w:highlight w:val="yellow"/>
                </w:rPr>
                <w:t>Gas Rate</w:t>
              </w:r>
            </w:ins>
          </w:p>
          <w:p w14:paraId="5FED45A6" w14:textId="146926EA" w:rsidR="00B8590A" w:rsidRPr="00F640F9" w:rsidRDefault="00B8590A">
            <w:pPr>
              <w:pStyle w:val="ListParagraph"/>
              <w:numPr>
                <w:ilvl w:val="0"/>
                <w:numId w:val="19"/>
              </w:numPr>
              <w:rPr>
                <w:rFonts w:cs="Arial"/>
                <w:color w:val="000000" w:themeColor="text1"/>
                <w:sz w:val="20"/>
                <w:szCs w:val="20"/>
                <w:highlight w:val="yellow"/>
                <w:rPrChange w:id="254" w:author="Batra Yogesh (EXT)" w:date="2018-04-13T12:07:00Z">
                  <w:rPr/>
                </w:rPrChange>
              </w:rPr>
              <w:pPrChange w:id="255" w:author="Lopez, Jennifer" w:date="2017-11-09T11:19:00Z">
                <w:pPr/>
              </w:pPrChange>
            </w:pPr>
            <w:ins w:id="256" w:author="Wirasak Chomphu" w:date="2017-11-26T16:41:00Z">
              <w:r w:rsidRPr="00F640F9">
                <w:rPr>
                  <w:rFonts w:cs="Arial"/>
                  <w:color w:val="000000" w:themeColor="text1"/>
                  <w:sz w:val="20"/>
                  <w:szCs w:val="20"/>
                  <w:highlight w:val="yellow"/>
                </w:rPr>
                <w:t>Water Rate</w:t>
              </w:r>
            </w:ins>
          </w:p>
          <w:p w14:paraId="222E15DF" w14:textId="77777777" w:rsidR="00485022" w:rsidRPr="00F640F9" w:rsidRDefault="00485022" w:rsidP="0048502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57" w:author="Batra Yogesh (EXT)" w:date="2018-04-13T12:03:00Z">
              <w:tcPr>
                <w:tcW w:w="2880" w:type="dxa"/>
                <w:gridSpan w:val="2"/>
              </w:tcPr>
            </w:tcPrChange>
          </w:tcPr>
          <w:p w14:paraId="5588E1F4" w14:textId="768E11FE" w:rsidR="00485022" w:rsidRPr="00F640F9" w:rsidRDefault="00485022" w:rsidP="00485022">
            <w:pPr>
              <w:textAlignment w:val="center"/>
              <w:rPr>
                <w:rFonts w:cs="Arial"/>
                <w:b/>
                <w:sz w:val="20"/>
                <w:szCs w:val="20"/>
                <w:rPrChange w:id="258" w:author="Batra Yogesh (EXT)" w:date="2018-04-13T12:07:00Z">
                  <w:rPr>
                    <w:rFonts w:cs="Arial"/>
                    <w:b/>
                    <w:sz w:val="19"/>
                    <w:szCs w:val="19"/>
                  </w:rPr>
                </w:rPrChange>
              </w:rPr>
            </w:pPr>
            <w:del w:id="259" w:author="Batra Yogesh (EXT)" w:date="2018-04-04T16:59:00Z">
              <w:r w:rsidRPr="00F640F9" w:rsidDel="00591892">
                <w:rPr>
                  <w:rFonts w:cs="Arial"/>
                  <w:sz w:val="20"/>
                  <w:szCs w:val="20"/>
                  <w:rPrChange w:id="260" w:author="Batra Yogesh (EXT)" w:date="2018-04-13T12:07:00Z">
                    <w:rPr>
                      <w:rFonts w:cs="Arial"/>
                      <w:sz w:val="19"/>
                      <w:szCs w:val="19"/>
                    </w:rPr>
                  </w:rPrChange>
                </w:rPr>
                <w:delText>Availabilty</w:delText>
              </w:r>
            </w:del>
            <w:ins w:id="261" w:author="Batra Yogesh (EXT)" w:date="2018-04-04T16:59:00Z">
              <w:r w:rsidR="00591892" w:rsidRPr="00F640F9">
                <w:rPr>
                  <w:rFonts w:cs="Arial"/>
                  <w:sz w:val="20"/>
                  <w:szCs w:val="20"/>
                  <w:rPrChange w:id="262" w:author="Batra Yogesh (EXT)" w:date="2018-04-13T12:07:00Z">
                    <w:rPr>
                      <w:rFonts w:cs="Arial"/>
                      <w:sz w:val="19"/>
                      <w:szCs w:val="19"/>
                    </w:rPr>
                  </w:rPrChange>
                </w:rPr>
                <w:t>Availability</w:t>
              </w:r>
            </w:ins>
            <w:r w:rsidRPr="00F640F9">
              <w:rPr>
                <w:rFonts w:cs="Arial"/>
                <w:sz w:val="20"/>
                <w:szCs w:val="20"/>
                <w:rPrChange w:id="263" w:author="Batra Yogesh (EXT)" w:date="2018-04-13T12:07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to </w:t>
            </w:r>
            <w:r w:rsidR="005B667B" w:rsidRPr="00F640F9">
              <w:rPr>
                <w:rFonts w:cs="Arial"/>
                <w:sz w:val="20"/>
                <w:szCs w:val="20"/>
                <w:rPrChange w:id="264" w:author="Batra Yogesh (EXT)" w:date="2018-04-13T12:07:00Z">
                  <w:rPr>
                    <w:rFonts w:cs="Arial"/>
                    <w:sz w:val="19"/>
                    <w:szCs w:val="19"/>
                  </w:rPr>
                </w:rPrChange>
              </w:rPr>
              <w:t>enter</w:t>
            </w:r>
            <w:r w:rsidRPr="00F640F9">
              <w:rPr>
                <w:rFonts w:cs="Arial"/>
                <w:sz w:val="20"/>
                <w:szCs w:val="20"/>
                <w:rPrChange w:id="265" w:author="Batra Yogesh (EXT)" w:date="2018-04-13T12:07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</w:t>
            </w:r>
            <w:r w:rsidR="001C1E2E" w:rsidRPr="00F640F9">
              <w:rPr>
                <w:rFonts w:cs="Arial"/>
                <w:b/>
                <w:sz w:val="20"/>
                <w:szCs w:val="20"/>
                <w:rPrChange w:id="266" w:author="Batra Yogesh (EXT)" w:date="2018-04-13T12:07:00Z">
                  <w:rPr>
                    <w:rFonts w:cs="Arial"/>
                    <w:b/>
                    <w:sz w:val="19"/>
                    <w:szCs w:val="19"/>
                  </w:rPr>
                </w:rPrChange>
              </w:rPr>
              <w:t>see on the table 1.1</w:t>
            </w:r>
          </w:p>
          <w:p w14:paraId="5D09DE6E" w14:textId="2A6DE8CE" w:rsidR="005B667B" w:rsidRPr="00F640F9" w:rsidRDefault="005B667B" w:rsidP="00485022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2251A8" w:rsidRPr="00F640F9" w14:paraId="63AE3741" w14:textId="77777777" w:rsidTr="00F640F9">
        <w:trPr>
          <w:trPrChange w:id="267" w:author="Batra Yogesh (EXT)" w:date="2018-04-13T12:03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68" w:author="Batra Yogesh (EXT)" w:date="2018-04-13T12:03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00F52CC2" w14:textId="5BC9165A" w:rsidR="002251A8" w:rsidRPr="00DA20D9" w:rsidRDefault="002251A8" w:rsidP="00485022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269" w:author="Batra Yogesh (EXT)" w:date="2018-04-13T12:03:00Z">
              <w:tcPr>
                <w:tcW w:w="3630" w:type="dxa"/>
                <w:gridSpan w:val="2"/>
              </w:tcPr>
            </w:tcPrChange>
          </w:tcPr>
          <w:p w14:paraId="58C2C40D" w14:textId="3D3DF63C" w:rsidR="002251A8" w:rsidRPr="00F640F9" w:rsidRDefault="002251A8" w:rsidP="00485022">
            <w:pPr>
              <w:pStyle w:val="TableText"/>
              <w:keepNext/>
              <w:keepLines/>
              <w:rPr>
                <w:rFonts w:cs="Arial"/>
                <w:strike/>
                <w:color w:val="000000" w:themeColor="text1"/>
                <w:sz w:val="20"/>
                <w:szCs w:val="20"/>
                <w:rPrChange w:id="270" w:author="Batra Yogesh (EXT)" w:date="2018-04-13T12:07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F640F9">
              <w:rPr>
                <w:rFonts w:cs="Arial"/>
                <w:strike/>
                <w:color w:val="000000" w:themeColor="text1"/>
                <w:sz w:val="20"/>
                <w:szCs w:val="20"/>
                <w:rPrChange w:id="271" w:author="Batra Yogesh (EXT)" w:date="2018-04-13T12:07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t>ECIS PAM Code</w:t>
            </w:r>
          </w:p>
        </w:tc>
        <w:tc>
          <w:tcPr>
            <w:tcW w:w="1154" w:type="pct"/>
            <w:tcPrChange w:id="272" w:author="Batra Yogesh (EXT)" w:date="2018-04-13T12:03:00Z">
              <w:tcPr>
                <w:tcW w:w="2160" w:type="dxa"/>
                <w:gridSpan w:val="2"/>
              </w:tcPr>
            </w:tcPrChange>
          </w:tcPr>
          <w:p w14:paraId="42E7FBB1" w14:textId="55C0A7F3" w:rsidR="002251A8" w:rsidRPr="00F640F9" w:rsidRDefault="002251A8" w:rsidP="00485022">
            <w:pPr>
              <w:rPr>
                <w:rFonts w:cs="Arial"/>
                <w:strike/>
                <w:color w:val="000000" w:themeColor="text1"/>
                <w:sz w:val="20"/>
                <w:szCs w:val="20"/>
                <w:rPrChange w:id="273" w:author="Batra Yogesh (EXT)" w:date="2018-04-13T12:07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F640F9">
              <w:rPr>
                <w:rFonts w:cs="Arial"/>
                <w:strike/>
                <w:color w:val="000000" w:themeColor="text1"/>
                <w:sz w:val="20"/>
                <w:szCs w:val="20"/>
                <w:rPrChange w:id="274" w:author="Batra Yogesh (EXT)" w:date="2018-04-13T12:07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t>ECIS must transfer PAM code from PI correctly</w:t>
            </w:r>
          </w:p>
        </w:tc>
        <w:tc>
          <w:tcPr>
            <w:tcW w:w="1538" w:type="pct"/>
            <w:tcPrChange w:id="275" w:author="Batra Yogesh (EXT)" w:date="2018-04-13T12:03:00Z">
              <w:tcPr>
                <w:tcW w:w="2880" w:type="dxa"/>
                <w:gridSpan w:val="2"/>
              </w:tcPr>
            </w:tcPrChange>
          </w:tcPr>
          <w:p w14:paraId="58AF99DA" w14:textId="77777777" w:rsidR="002251A8" w:rsidRPr="00F640F9" w:rsidRDefault="002251A8" w:rsidP="00485022">
            <w:pPr>
              <w:textAlignment w:val="center"/>
              <w:rPr>
                <w:rFonts w:cs="Arial"/>
                <w:strike/>
                <w:sz w:val="20"/>
                <w:szCs w:val="20"/>
                <w:rPrChange w:id="276" w:author="Batra Yogesh (EXT)" w:date="2018-04-13T12:07:00Z">
                  <w:rPr>
                    <w:rFonts w:cs="Arial"/>
                    <w:sz w:val="19"/>
                    <w:szCs w:val="19"/>
                  </w:rPr>
                </w:rPrChange>
              </w:rPr>
            </w:pPr>
          </w:p>
        </w:tc>
      </w:tr>
      <w:tr w:rsidR="002251A8" w:rsidRPr="00F640F9" w14:paraId="7944B286" w14:textId="77777777" w:rsidTr="00F640F9">
        <w:trPr>
          <w:trPrChange w:id="277" w:author="Batra Yogesh (EXT)" w:date="2018-04-13T12:03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78" w:author="Batra Yogesh (EXT)" w:date="2018-04-13T12:03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5439CA9D" w14:textId="77777777" w:rsidR="002251A8" w:rsidRPr="00DA20D9" w:rsidRDefault="002251A8" w:rsidP="00485022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279" w:author="Batra Yogesh (EXT)" w:date="2018-04-13T12:03:00Z">
              <w:tcPr>
                <w:tcW w:w="3630" w:type="dxa"/>
                <w:gridSpan w:val="2"/>
              </w:tcPr>
            </w:tcPrChange>
          </w:tcPr>
          <w:p w14:paraId="481ED1DC" w14:textId="280FAD60" w:rsidR="002251A8" w:rsidRPr="00F640F9" w:rsidRDefault="002251A8" w:rsidP="00485022">
            <w:pPr>
              <w:pStyle w:val="TableText"/>
              <w:keepNext/>
              <w:keepLines/>
              <w:rPr>
                <w:rFonts w:cs="Arial"/>
                <w:strike/>
                <w:color w:val="000000" w:themeColor="text1"/>
                <w:sz w:val="20"/>
                <w:szCs w:val="20"/>
                <w:rPrChange w:id="280" w:author="Batra Yogesh (EXT)" w:date="2018-04-13T12:07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commentRangeStart w:id="281"/>
            <w:r w:rsidRPr="00F640F9">
              <w:rPr>
                <w:rFonts w:cs="Arial"/>
                <w:strike/>
                <w:color w:val="000000" w:themeColor="text1"/>
                <w:sz w:val="20"/>
                <w:szCs w:val="20"/>
                <w:rPrChange w:id="282" w:author="Batra Yogesh (EXT)" w:date="2018-04-13T12:07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t>ECIS Wing Valve Stat</w:t>
            </w:r>
            <w:commentRangeEnd w:id="281"/>
            <w:r w:rsidR="001879DE" w:rsidRPr="00F640F9">
              <w:rPr>
                <w:rStyle w:val="CommentReference"/>
                <w:rFonts w:cs="Arial"/>
                <w:strike/>
                <w:color w:val="000000" w:themeColor="text1"/>
                <w:sz w:val="20"/>
                <w:szCs w:val="20"/>
                <w:rPrChange w:id="283" w:author="Batra Yogesh (EXT)" w:date="2018-04-13T12:07:00Z">
                  <w:rPr>
                    <w:rStyle w:val="CommentReference"/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commentReference w:id="281"/>
            </w:r>
          </w:p>
        </w:tc>
        <w:tc>
          <w:tcPr>
            <w:tcW w:w="1154" w:type="pct"/>
            <w:tcPrChange w:id="284" w:author="Batra Yogesh (EXT)" w:date="2018-04-13T12:03:00Z">
              <w:tcPr>
                <w:tcW w:w="2160" w:type="dxa"/>
                <w:gridSpan w:val="2"/>
              </w:tcPr>
            </w:tcPrChange>
          </w:tcPr>
          <w:p w14:paraId="6165C32E" w14:textId="5D937D53" w:rsidR="002251A8" w:rsidRPr="00F640F9" w:rsidRDefault="002251A8" w:rsidP="00485022">
            <w:pPr>
              <w:rPr>
                <w:rFonts w:cs="Arial"/>
                <w:strike/>
                <w:color w:val="000000" w:themeColor="text1"/>
                <w:sz w:val="20"/>
                <w:szCs w:val="20"/>
                <w:rPrChange w:id="285" w:author="Batra Yogesh (EXT)" w:date="2018-04-13T12:07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F640F9">
              <w:rPr>
                <w:rFonts w:cs="Arial"/>
                <w:strike/>
                <w:color w:val="000000" w:themeColor="text1"/>
                <w:sz w:val="20"/>
                <w:szCs w:val="20"/>
                <w:rPrChange w:id="286" w:author="Batra Yogesh (EXT)" w:date="2018-04-13T12:07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t>ECIS must transfer Wing Valve Status to from PI correctly</w:t>
            </w:r>
          </w:p>
        </w:tc>
        <w:tc>
          <w:tcPr>
            <w:tcW w:w="1538" w:type="pct"/>
            <w:tcPrChange w:id="287" w:author="Batra Yogesh (EXT)" w:date="2018-04-13T12:03:00Z">
              <w:tcPr>
                <w:tcW w:w="2880" w:type="dxa"/>
                <w:gridSpan w:val="2"/>
              </w:tcPr>
            </w:tcPrChange>
          </w:tcPr>
          <w:p w14:paraId="17FDA8E2" w14:textId="77777777" w:rsidR="002251A8" w:rsidRPr="00F640F9" w:rsidRDefault="002251A8" w:rsidP="00485022">
            <w:pPr>
              <w:textAlignment w:val="center"/>
              <w:rPr>
                <w:rFonts w:cs="Arial"/>
                <w:strike/>
                <w:sz w:val="20"/>
                <w:szCs w:val="20"/>
                <w:rPrChange w:id="288" w:author="Batra Yogesh (EXT)" w:date="2018-04-13T12:07:00Z">
                  <w:rPr>
                    <w:rFonts w:cs="Arial"/>
                    <w:sz w:val="19"/>
                    <w:szCs w:val="19"/>
                  </w:rPr>
                </w:rPrChange>
              </w:rPr>
            </w:pPr>
          </w:p>
        </w:tc>
      </w:tr>
      <w:tr w:rsidR="00485022" w:rsidRPr="00F640F9" w14:paraId="0BAA37FB" w14:textId="77777777" w:rsidTr="00F640F9">
        <w:trPr>
          <w:trPrChange w:id="289" w:author="Batra Yogesh (EXT)" w:date="2018-04-13T12:03:00Z">
            <w:trPr>
              <w:gridBefore w:val="1"/>
            </w:trPr>
          </w:trPrChange>
        </w:trPr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290" w:author="Batra Yogesh (EXT)" w:date="2018-04-13T12:03:00Z">
              <w:tcPr>
                <w:tcW w:w="690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0BAA37F7" w14:textId="77777777" w:rsidR="00485022" w:rsidRPr="00DA20D9" w:rsidRDefault="00485022" w:rsidP="00485022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291" w:author="Batra Yogesh (EXT)" w:date="2018-04-13T12:03:00Z">
              <w:tcPr>
                <w:tcW w:w="3630" w:type="dxa"/>
                <w:gridSpan w:val="2"/>
                <w:shd w:val="clear" w:color="auto" w:fill="C6D9F1" w:themeFill="text2" w:themeFillTint="33"/>
              </w:tcPr>
            </w:tcPrChange>
          </w:tcPr>
          <w:p w14:paraId="0BAA37F8" w14:textId="77777777" w:rsidR="00485022" w:rsidRPr="00E42E38" w:rsidRDefault="00485022" w:rsidP="00485022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E42E38">
              <w:rPr>
                <w:rFonts w:cs="Arial"/>
                <w:sz w:val="20"/>
                <w:szCs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292" w:author="Batra Yogesh (EXT)" w:date="2018-04-13T12:03:00Z">
              <w:tcPr>
                <w:tcW w:w="2160" w:type="dxa"/>
                <w:gridSpan w:val="2"/>
                <w:shd w:val="clear" w:color="auto" w:fill="C6D9F1" w:themeFill="text2" w:themeFillTint="33"/>
              </w:tcPr>
            </w:tcPrChange>
          </w:tcPr>
          <w:p w14:paraId="0BAA37F9" w14:textId="77777777" w:rsidR="00485022" w:rsidRPr="00E42E38" w:rsidRDefault="00485022" w:rsidP="00485022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293" w:author="Batra Yogesh (EXT)" w:date="2018-04-13T12:03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FA" w14:textId="77777777" w:rsidR="00485022" w:rsidRPr="001F20CA" w:rsidRDefault="00485022" w:rsidP="00485022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0BAA37FC" w14:textId="77777777" w:rsidR="006B18DE" w:rsidRPr="00F640F9" w:rsidDel="00F640F9" w:rsidRDefault="006B18DE">
      <w:pPr>
        <w:pStyle w:val="Header"/>
        <w:tabs>
          <w:tab w:val="clear" w:pos="4320"/>
          <w:tab w:val="clear" w:pos="8640"/>
        </w:tabs>
        <w:rPr>
          <w:del w:id="294" w:author="Batra Yogesh (EXT)" w:date="2018-04-13T12:08:00Z"/>
          <w:rFonts w:cs="Arial"/>
        </w:rPr>
      </w:pPr>
    </w:p>
    <w:p w14:paraId="0BAA37FD" w14:textId="199AFC02" w:rsidR="004D61A0" w:rsidRPr="00F640F9" w:rsidDel="00F640F9" w:rsidRDefault="004D61A0">
      <w:pPr>
        <w:pStyle w:val="Header"/>
        <w:tabs>
          <w:tab w:val="clear" w:pos="4320"/>
          <w:tab w:val="clear" w:pos="8640"/>
        </w:tabs>
        <w:rPr>
          <w:del w:id="295" w:author="Batra Yogesh (EXT)" w:date="2018-04-13T12:08:00Z"/>
          <w:rFonts w:cs="Arial"/>
        </w:rPr>
      </w:pPr>
    </w:p>
    <w:p w14:paraId="540B43F3" w14:textId="67615160" w:rsidR="004C6BA9" w:rsidRPr="00F640F9" w:rsidDel="00F640F9" w:rsidRDefault="00AB281C">
      <w:pPr>
        <w:rPr>
          <w:del w:id="296" w:author="Batra Yogesh (EXT)" w:date="2018-04-13T12:08:00Z"/>
          <w:rFonts w:cs="Arial"/>
          <w:b/>
          <w:bCs/>
          <w:sz w:val="24"/>
          <w:szCs w:val="32"/>
        </w:rPr>
      </w:pPr>
      <w:bookmarkStart w:id="297" w:name="_Toc240857192"/>
      <w:del w:id="298" w:author="Batra Yogesh (EXT)" w:date="2018-04-13T12:08:00Z">
        <w:r w:rsidRPr="00F640F9" w:rsidDel="00F640F9">
          <w:rPr>
            <w:rFonts w:cs="Arial"/>
          </w:rPr>
          <w:br w:type="page"/>
        </w:r>
      </w:del>
    </w:p>
    <w:p w14:paraId="27CC4C89" w14:textId="02E86207" w:rsidR="00C6253C" w:rsidRPr="00F640F9" w:rsidDel="00F640F9" w:rsidRDefault="00C6253C">
      <w:pPr>
        <w:rPr>
          <w:del w:id="299" w:author="Batra Yogesh (EXT)" w:date="2018-04-13T12:09:00Z"/>
          <w:rFonts w:cs="Arial"/>
          <w:b/>
          <w:bCs/>
          <w:sz w:val="24"/>
          <w:szCs w:val="32"/>
        </w:rPr>
      </w:pPr>
    </w:p>
    <w:p w14:paraId="0BAA37FF" w14:textId="77777777" w:rsidR="004D61A0" w:rsidRPr="00F640F9" w:rsidRDefault="004D61A0" w:rsidP="005D1403">
      <w:pPr>
        <w:pStyle w:val="Heading1"/>
      </w:pPr>
      <w:bookmarkStart w:id="300" w:name="_Toc511384184"/>
      <w:r w:rsidRPr="00F640F9">
        <w:t>Alternative</w:t>
      </w:r>
      <w:bookmarkEnd w:id="297"/>
      <w:r w:rsidR="00BF2F96" w:rsidRPr="00F640F9">
        <w:t>s</w:t>
      </w:r>
      <w:bookmarkEnd w:id="300"/>
      <w:r w:rsidR="00023077" w:rsidRPr="00F640F9">
        <w:t xml:space="preserve"> </w:t>
      </w:r>
    </w:p>
    <w:p w14:paraId="0BAA3800" w14:textId="0347FE37" w:rsidR="0006165A" w:rsidRPr="00F640F9" w:rsidRDefault="004D61A0" w:rsidP="00447470">
      <w:pPr>
        <w:pStyle w:val="Heading2"/>
      </w:pPr>
      <w:bookmarkStart w:id="301" w:name="_Toc55750750"/>
      <w:bookmarkStart w:id="302" w:name="_Toc55748915"/>
      <w:bookmarkStart w:id="303" w:name="_Toc240857193"/>
      <w:bookmarkStart w:id="304" w:name="_Toc511384185"/>
      <w:r w:rsidRPr="00F640F9">
        <w:t xml:space="preserve">Alternate </w:t>
      </w:r>
      <w:r w:rsidR="00447470" w:rsidRPr="00F640F9">
        <w:t>Flow</w:t>
      </w:r>
      <w:r w:rsidRPr="00F640F9">
        <w:t xml:space="preserve"> A1:</w:t>
      </w:r>
      <w:bookmarkEnd w:id="301"/>
      <w:r w:rsidRPr="00F640F9">
        <w:t xml:space="preserve"> </w:t>
      </w:r>
      <w:bookmarkEnd w:id="302"/>
      <w:bookmarkEnd w:id="303"/>
      <w:r w:rsidR="00D628DE" w:rsidRPr="00F640F9">
        <w:t>Modify Production Well Daily data</w:t>
      </w:r>
      <w:bookmarkEnd w:id="304"/>
    </w:p>
    <w:p w14:paraId="0BAA3801" w14:textId="4C1D1408" w:rsidR="00A93A96" w:rsidRPr="001F20CA" w:rsidRDefault="00C002FE" w:rsidP="00D17537">
      <w:pPr>
        <w:rPr>
          <w:rFonts w:cs="Arial"/>
          <w:color w:val="000000" w:themeColor="text1"/>
          <w:szCs w:val="22"/>
        </w:rPr>
      </w:pPr>
      <w:r w:rsidRPr="00DA20D9">
        <w:rPr>
          <w:rFonts w:cs="Arial"/>
          <w:iCs/>
          <w:szCs w:val="22"/>
        </w:rPr>
        <w:t>Details:</w:t>
      </w:r>
      <w:r w:rsidRPr="00DA20D9">
        <w:rPr>
          <w:rFonts w:cs="Arial"/>
          <w:szCs w:val="22"/>
        </w:rPr>
        <w:t xml:space="preserve">  </w:t>
      </w:r>
      <w:r w:rsidR="00452D76" w:rsidRPr="00E42E38">
        <w:rPr>
          <w:rFonts w:cs="Arial"/>
          <w:color w:val="000000" w:themeColor="text1"/>
          <w:szCs w:val="22"/>
        </w:rPr>
        <w:t xml:space="preserve">Once daily </w:t>
      </w:r>
      <w:r w:rsidR="00D628DE" w:rsidRPr="00E42E38">
        <w:rPr>
          <w:rFonts w:cs="Arial"/>
          <w:color w:val="000000" w:themeColor="text1"/>
          <w:szCs w:val="22"/>
        </w:rPr>
        <w:t>production well data</w:t>
      </w:r>
      <w:r w:rsidR="00452D76" w:rsidRPr="00E42E38">
        <w:rPr>
          <w:rFonts w:cs="Arial"/>
          <w:color w:val="000000" w:themeColor="text1"/>
          <w:szCs w:val="22"/>
        </w:rPr>
        <w:t xml:space="preserve"> are entered, it may be necessary to update existing records if the record was entered incorrectly.</w:t>
      </w:r>
    </w:p>
    <w:p w14:paraId="70955484" w14:textId="3BA13598" w:rsidR="00452D76" w:rsidRPr="00F640F9" w:rsidRDefault="00452D76" w:rsidP="00D17537">
      <w:pPr>
        <w:rPr>
          <w:rFonts w:cs="Arial"/>
        </w:rPr>
      </w:pPr>
    </w:p>
    <w:p w14:paraId="3291ED26" w14:textId="0CAD30D3" w:rsidR="00452D76" w:rsidRPr="00F640F9" w:rsidRDefault="00452D76" w:rsidP="00D17537">
      <w:pPr>
        <w:rPr>
          <w:rFonts w:cs="Arial"/>
        </w:rPr>
      </w:pPr>
    </w:p>
    <w:p w14:paraId="10E75D09" w14:textId="77777777" w:rsidR="00452D76" w:rsidRPr="00F640F9" w:rsidRDefault="00452D76" w:rsidP="00D17537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05" w:author="Batra Yogesh (EXT)" w:date="2018-04-13T12:09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306">
          <w:tblGrid>
            <w:gridCol w:w="115"/>
            <w:gridCol w:w="360"/>
            <w:gridCol w:w="215"/>
            <w:gridCol w:w="145"/>
            <w:gridCol w:w="360"/>
            <w:gridCol w:w="360"/>
            <w:gridCol w:w="2761"/>
            <w:gridCol w:w="2158"/>
            <w:gridCol w:w="2876"/>
          </w:tblGrid>
        </w:tblGridChange>
      </w:tblGrid>
      <w:tr w:rsidR="00452D76" w:rsidRPr="00F640F9" w14:paraId="606848E2" w14:textId="77777777" w:rsidTr="54340358">
        <w:trPr>
          <w:tblHeader/>
          <w:trPrChange w:id="307" w:author="Batra Yogesh (EXT)" w:date="2018-04-13T12:09:00Z">
            <w:trPr>
              <w:gridBefore w:val="1"/>
              <w:gridAfter w:val="0"/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308" w:author="Batra Yogesh (EXT)" w:date="2018-04-13T12:09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7CFB38D5" w14:textId="75FF49E3" w:rsidR="00452D76" w:rsidRPr="00F640F9" w:rsidRDefault="00452D76" w:rsidP="00070696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309" w:author="Batra Yogesh (EXT)" w:date="2018-04-13T12:09:00Z">
              <w:tcPr>
                <w:tcW w:w="3630" w:type="dxa"/>
                <w:gridSpan w:val="2"/>
                <w:shd w:val="clear" w:color="auto" w:fill="3399FF"/>
              </w:tcPr>
            </w:tcPrChange>
          </w:tcPr>
          <w:p w14:paraId="4CC02D2D" w14:textId="77777777" w:rsidR="00452D76" w:rsidRPr="00F640F9" w:rsidRDefault="00452D76" w:rsidP="00070696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310" w:author="Batra Yogesh (EXT)" w:date="2018-04-13T12:09:00Z">
              <w:tcPr>
                <w:tcW w:w="2160" w:type="dxa"/>
                <w:shd w:val="clear" w:color="auto" w:fill="3399FF"/>
              </w:tcPr>
            </w:tcPrChange>
          </w:tcPr>
          <w:p w14:paraId="03920379" w14:textId="77777777" w:rsidR="00452D76" w:rsidRPr="00F640F9" w:rsidRDefault="00452D76" w:rsidP="00070696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311" w:author="Batra Yogesh (EXT)" w:date="2018-04-13T12:09:00Z">
              <w:tcPr>
                <w:tcW w:w="2880" w:type="dxa"/>
                <w:shd w:val="clear" w:color="auto" w:fill="3399FF"/>
              </w:tcPr>
            </w:tcPrChange>
          </w:tcPr>
          <w:p w14:paraId="139BF08F" w14:textId="77777777" w:rsidR="00452D76" w:rsidRPr="00F640F9" w:rsidRDefault="00452D76" w:rsidP="00070696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t>Notes</w:t>
            </w:r>
          </w:p>
        </w:tc>
      </w:tr>
      <w:tr w:rsidR="00D628DE" w:rsidRPr="00F640F9" w14:paraId="74DFE495" w14:textId="77777777" w:rsidTr="54340358">
        <w:trPr>
          <w:trPrChange w:id="312" w:author="Batra Yogesh (EXT)" w:date="2018-04-13T12:09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13" w:author="Batra Yogesh (EXT)" w:date="2018-04-13T12:0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BC0E304" w14:textId="0E10A959" w:rsidR="00D628DE" w:rsidRPr="00DA20D9" w:rsidRDefault="00D628DE" w:rsidP="00D628DE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314" w:author="Batra Yogesh (EXT)" w:date="2018-04-13T12:09:00Z">
              <w:tcPr>
                <w:tcW w:w="3630" w:type="dxa"/>
                <w:gridSpan w:val="2"/>
              </w:tcPr>
            </w:tcPrChange>
          </w:tcPr>
          <w:p w14:paraId="54FADBD5" w14:textId="77777777" w:rsidR="00D628DE" w:rsidRPr="00F640F9" w:rsidRDefault="00D628DE" w:rsidP="00D628DE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r w:rsidRPr="00F640F9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Production Well Daily Data 1 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screen</w:t>
            </w:r>
          </w:p>
          <w:p w14:paraId="78AF439C" w14:textId="36D06441" w:rsidR="00D628DE" w:rsidRPr="00F640F9" w:rsidRDefault="00D628DE" w:rsidP="00D628DE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EC Production </w:t>
            </w:r>
            <w:r w:rsidRPr="00F640F9">
              <w:rPr>
                <w:rFonts w:ascii="Wingdings" w:eastAsia="Wingdings" w:hAnsi="Wingdings" w:cs="Wingdings"/>
                <w:color w:val="000000" w:themeColor="text1"/>
                <w:sz w:val="20"/>
                <w:szCs w:val="20"/>
              </w:rPr>
              <w:t>à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Well Data </w:t>
            </w:r>
            <w:r w:rsidRPr="00F640F9">
              <w:rPr>
                <w:rFonts w:ascii="Wingdings" w:eastAsia="Wingdings" w:hAnsi="Wingdings" w:cs="Wingdings"/>
                <w:color w:val="000000" w:themeColor="text1"/>
                <w:sz w:val="20"/>
                <w:szCs w:val="20"/>
              </w:rPr>
              <w:t>à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Production Well Daily Data 1</w:t>
            </w:r>
          </w:p>
        </w:tc>
        <w:tc>
          <w:tcPr>
            <w:tcW w:w="1154" w:type="pct"/>
            <w:tcPrChange w:id="315" w:author="Batra Yogesh (EXT)" w:date="2018-04-13T12:09:00Z">
              <w:tcPr>
                <w:tcW w:w="2160" w:type="dxa"/>
              </w:tcPr>
            </w:tcPrChange>
          </w:tcPr>
          <w:p w14:paraId="4A388972" w14:textId="77777777" w:rsidR="00D628DE" w:rsidRPr="00F640F9" w:rsidRDefault="00D628DE" w:rsidP="00D628D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75FDAC28" w14:textId="77777777" w:rsidR="00D628DE" w:rsidRPr="00E42E38" w:rsidRDefault="00D628DE" w:rsidP="00D628DE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DA20D9">
              <w:rPr>
                <w:rFonts w:cs="Arial"/>
                <w:b/>
                <w:sz w:val="20"/>
                <w:szCs w:val="20"/>
              </w:rPr>
              <w:t>Date</w:t>
            </w:r>
            <w:r w:rsidRPr="00DA20D9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1FC28141" w14:textId="77777777" w:rsidR="00D628DE" w:rsidRPr="00E42E38" w:rsidRDefault="00D628DE" w:rsidP="00D628DE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E42E38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03E564DF" w14:textId="77777777" w:rsidR="00D628DE" w:rsidRPr="00DE45B3" w:rsidRDefault="00D628DE" w:rsidP="00D628DE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1F20CA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125B72B7" w14:textId="77777777" w:rsidR="00D628DE" w:rsidRPr="001214EF" w:rsidDel="00C21CD0" w:rsidRDefault="00D628DE" w:rsidP="00D628DE">
            <w:pPr>
              <w:pStyle w:val="NoSpacing"/>
              <w:numPr>
                <w:ilvl w:val="0"/>
                <w:numId w:val="3"/>
              </w:numPr>
              <w:rPr>
                <w:del w:id="316" w:author="Wirasak Chomphu [2]" w:date="2020-07-08T09:03:00Z"/>
                <w:rFonts w:cs="Arial"/>
                <w:sz w:val="20"/>
                <w:szCs w:val="20"/>
              </w:rPr>
            </w:pPr>
            <w:r w:rsidRPr="0091691F">
              <w:rPr>
                <w:rFonts w:cs="Arial"/>
                <w:b/>
                <w:sz w:val="20"/>
                <w:szCs w:val="20"/>
              </w:rPr>
              <w:t>Area</w:t>
            </w:r>
          </w:p>
          <w:p w14:paraId="594C96B1" w14:textId="318F80BB" w:rsidR="00D628DE" w:rsidRPr="001214EF" w:rsidDel="00B62393" w:rsidRDefault="00D628DE">
            <w:pPr>
              <w:pStyle w:val="NoSpacing"/>
              <w:numPr>
                <w:ilvl w:val="0"/>
                <w:numId w:val="3"/>
              </w:numPr>
              <w:rPr>
                <w:del w:id="317" w:author="Batra Yogesh (EXT)" w:date="2018-04-06T13:07:00Z"/>
                <w:rFonts w:cs="Arial"/>
                <w:sz w:val="20"/>
                <w:szCs w:val="20"/>
              </w:rPr>
            </w:pPr>
            <w:del w:id="318" w:author="Batra Yogesh (EXT)" w:date="2018-04-06T13:07:00Z">
              <w:r w:rsidRPr="0091691F" w:rsidDel="00B62393">
                <w:rPr>
                  <w:rFonts w:cs="Arial"/>
                  <w:b/>
                  <w:sz w:val="20"/>
                  <w:szCs w:val="20"/>
                </w:rPr>
                <w:delText>Sub Area</w:delText>
              </w:r>
            </w:del>
          </w:p>
          <w:p w14:paraId="6A3DF7B0" w14:textId="64350D04" w:rsidR="00D628DE" w:rsidRPr="00F640F9" w:rsidDel="00B62393" w:rsidRDefault="00D628DE">
            <w:pPr>
              <w:pStyle w:val="NoSpacing"/>
              <w:rPr>
                <w:del w:id="319" w:author="Batra Yogesh (EXT)" w:date="2018-04-06T13:07:00Z"/>
                <w:rPrChange w:id="320" w:author="Batra Yogesh (EXT)" w:date="2018-04-13T12:07:00Z">
                  <w:rPr>
                    <w:del w:id="321" w:author="Batra Yogesh (EXT)" w:date="2018-04-06T13:07:00Z"/>
                    <w:sz w:val="20"/>
                    <w:szCs w:val="20"/>
                  </w:rPr>
                </w:rPrChange>
              </w:rPr>
              <w:pPrChange w:id="322" w:author="Wirasak Chomphu [2]" w:date="2020-07-08T09:03:00Z">
                <w:pPr>
                  <w:pStyle w:val="NoSpacing"/>
                  <w:numPr>
                    <w:numId w:val="3"/>
                  </w:numPr>
                  <w:tabs>
                    <w:tab w:val="num" w:pos="360"/>
                  </w:tabs>
                  <w:ind w:left="360" w:hanging="360"/>
                </w:pPr>
              </w:pPrChange>
            </w:pPr>
            <w:del w:id="323" w:author="Batra Yogesh (EXT)" w:date="2018-04-06T13:07:00Z">
              <w:r w:rsidRPr="54340358" w:rsidDel="00D628DE">
                <w:rPr>
                  <w:rPrChange w:id="324" w:author="Batra Yogesh (EXT)" w:date="2018-04-13T12:07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Facility Class 2</w:delText>
              </w:r>
            </w:del>
          </w:p>
          <w:p w14:paraId="29D11D56" w14:textId="22DAB038" w:rsidR="00D628DE" w:rsidRPr="00F640F9" w:rsidRDefault="001C1E2E">
            <w:pPr>
              <w:pStyle w:val="NoSpacing"/>
              <w:numPr>
                <w:ilvl w:val="0"/>
                <w:numId w:val="3"/>
              </w:numPr>
              <w:rPr>
                <w:color w:val="000000" w:themeColor="text1"/>
              </w:rPr>
              <w:pPrChange w:id="325" w:author="Wirasak Chomphu [2]" w:date="2020-07-08T09:03:00Z">
                <w:pPr>
                  <w:keepNext/>
                  <w:keepLines/>
                  <w:numPr>
                    <w:numId w:val="3"/>
                  </w:numPr>
                  <w:tabs>
                    <w:tab w:val="num" w:pos="360"/>
                  </w:tabs>
                  <w:spacing w:after="120"/>
                  <w:ind w:left="360" w:hanging="360"/>
                </w:pPr>
              </w:pPrChange>
            </w:pPr>
            <w:del w:id="326" w:author="Batra Yogesh (EXT)" w:date="2018-04-06T13:07:00Z">
              <w:r w:rsidRPr="00F640F9" w:rsidDel="00B62393">
                <w:rPr>
                  <w:rPrChange w:id="327" w:author="Batra Yogesh (EXT)" w:date="2018-04-13T12:07:00Z">
                    <w:rPr>
                      <w:b/>
                      <w:sz w:val="20"/>
                      <w:szCs w:val="20"/>
                    </w:rPr>
                  </w:rPrChange>
                </w:rPr>
                <w:delText>Facility Class 1</w:delText>
              </w:r>
            </w:del>
          </w:p>
        </w:tc>
        <w:tc>
          <w:tcPr>
            <w:tcW w:w="1538" w:type="pct"/>
            <w:tcPrChange w:id="328" w:author="Batra Yogesh (EXT)" w:date="2018-04-13T12:09:00Z">
              <w:tcPr>
                <w:tcW w:w="2880" w:type="dxa"/>
              </w:tcPr>
            </w:tcPrChange>
          </w:tcPr>
          <w:p w14:paraId="0D2C3AFE" w14:textId="0DC12981" w:rsidR="00D628DE" w:rsidRPr="00F640F9" w:rsidRDefault="00D628DE" w:rsidP="00B41EA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E77102" w:rsidRPr="00F640F9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</w:t>
            </w:r>
          </w:p>
        </w:tc>
      </w:tr>
      <w:tr w:rsidR="00D628DE" w:rsidRPr="00F640F9" w14:paraId="4530CF1A" w14:textId="77777777" w:rsidTr="54340358">
        <w:trPr>
          <w:trPrChange w:id="329" w:author="Batra Yogesh (EXT)" w:date="2018-04-13T12:09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30" w:author="Batra Yogesh (EXT)" w:date="2018-04-13T12:0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C511ED1" w14:textId="28948501" w:rsidR="00D628DE" w:rsidRPr="00DA20D9" w:rsidRDefault="00D628DE" w:rsidP="00D628DE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331" w:author="Batra Yogesh (EXT)" w:date="2018-04-13T12:09:00Z">
              <w:tcPr>
                <w:tcW w:w="3630" w:type="dxa"/>
                <w:gridSpan w:val="2"/>
              </w:tcPr>
            </w:tcPrChange>
          </w:tcPr>
          <w:p w14:paraId="4C511551" w14:textId="77777777" w:rsidR="00D628DE" w:rsidRPr="00F640F9" w:rsidRDefault="00D628DE" w:rsidP="00D628DE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</w:t>
            </w:r>
            <w:r w:rsidRPr="00F640F9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Production Well Daily Data 1 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screen using the drop down menus and click </w:t>
            </w:r>
            <w:r w:rsidRPr="00F640F9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5DAB9F50" w14:textId="77777777" w:rsidR="00D628DE" w:rsidRPr="00DA20D9" w:rsidRDefault="00D628DE" w:rsidP="00D628DE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DA20D9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1C0BA691" w14:textId="77777777" w:rsidR="00D628DE" w:rsidRPr="00E42E38" w:rsidRDefault="00D628DE" w:rsidP="00D628DE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E42E38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0601CEBD" w14:textId="77777777" w:rsidR="00D628DE" w:rsidRPr="00E42E38" w:rsidRDefault="00D628DE" w:rsidP="00D628DE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E42E38">
              <w:rPr>
                <w:rFonts w:cs="Arial"/>
                <w:b/>
                <w:sz w:val="20"/>
                <w:szCs w:val="20"/>
              </w:rPr>
              <w:t>Area</w:t>
            </w:r>
          </w:p>
          <w:p w14:paraId="0E64D5C5" w14:textId="77777777" w:rsidR="00D628DE" w:rsidRPr="00F640F9" w:rsidRDefault="00D628DE" w:rsidP="00D628DE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1F20CA">
              <w:rPr>
                <w:rFonts w:cs="Arial"/>
                <w:b/>
                <w:sz w:val="20"/>
                <w:szCs w:val="20"/>
              </w:rPr>
              <w:t>Sub Area</w:t>
            </w:r>
          </w:p>
          <w:p w14:paraId="4D69A761" w14:textId="77777777" w:rsidR="00D628DE" w:rsidRPr="00F640F9" w:rsidRDefault="00D628DE" w:rsidP="00D628DE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b/>
                <w:color w:val="000000" w:themeColor="text1"/>
                <w:sz w:val="20"/>
                <w:szCs w:val="20"/>
              </w:rPr>
              <w:t>Facility Class 2</w:t>
            </w:r>
          </w:p>
          <w:p w14:paraId="3162B502" w14:textId="6F5598D9" w:rsidR="00D628DE" w:rsidRPr="00F640F9" w:rsidRDefault="001C1E2E" w:rsidP="00D628DE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b/>
                <w:color w:val="000000" w:themeColor="text1"/>
                <w:sz w:val="20"/>
                <w:szCs w:val="20"/>
              </w:rPr>
              <w:t>Facility Class 1</w:t>
            </w:r>
          </w:p>
        </w:tc>
        <w:tc>
          <w:tcPr>
            <w:tcW w:w="1154" w:type="pct"/>
            <w:tcPrChange w:id="332" w:author="Batra Yogesh (EXT)" w:date="2018-04-13T12:09:00Z">
              <w:tcPr>
                <w:tcW w:w="2160" w:type="dxa"/>
              </w:tcPr>
            </w:tcPrChange>
          </w:tcPr>
          <w:p w14:paraId="1FB699E9" w14:textId="77777777" w:rsidR="00D628DE" w:rsidRPr="00F640F9" w:rsidRDefault="00D628DE" w:rsidP="00D628D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If there are any records that date, they will be listed in the Data Window.</w:t>
            </w:r>
          </w:p>
          <w:p w14:paraId="3B3B3E5C" w14:textId="77777777" w:rsidR="00D628DE" w:rsidRPr="00F640F9" w:rsidRDefault="00D628DE" w:rsidP="00D628D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22FFB938" w14:textId="77777777" w:rsidR="00D628DE" w:rsidRPr="00F640F9" w:rsidRDefault="00D628DE" w:rsidP="00D628D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435A5E01" w14:textId="7762C3D5" w:rsidR="00D628DE" w:rsidRPr="00F640F9" w:rsidRDefault="00D628DE" w:rsidP="00D628D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333" w:author="Batra Yogesh (EXT)" w:date="2018-04-13T12:09:00Z">
              <w:tcPr>
                <w:tcW w:w="2880" w:type="dxa"/>
              </w:tcPr>
            </w:tcPrChange>
          </w:tcPr>
          <w:p w14:paraId="68709ED0" w14:textId="77777777" w:rsidR="00D628DE" w:rsidRPr="00F640F9" w:rsidRDefault="00D628DE" w:rsidP="00D628DE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F640F9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438971B2" w14:textId="77777777" w:rsidR="00D628DE" w:rsidRPr="00F640F9" w:rsidRDefault="00D628DE" w:rsidP="00D628DE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53C845F6" w14:textId="77777777" w:rsidR="00D628DE" w:rsidRPr="00F640F9" w:rsidRDefault="00D628DE" w:rsidP="00D628DE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900AA2" w:rsidRPr="00F640F9" w14:paraId="5B7DDF5D" w14:textId="77777777" w:rsidTr="54340358">
        <w:trPr>
          <w:trPrChange w:id="334" w:author="Batra Yogesh (EXT)" w:date="2018-04-13T12:09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35" w:author="Batra Yogesh (EXT)" w:date="2018-04-13T12:0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3D466E8F" w14:textId="77777777" w:rsidR="00900AA2" w:rsidRPr="00DA20D9" w:rsidRDefault="00900AA2" w:rsidP="00452D76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336" w:author="Batra Yogesh (EXT)" w:date="2018-04-13T12:09:00Z">
              <w:tcPr>
                <w:tcW w:w="3630" w:type="dxa"/>
                <w:gridSpan w:val="2"/>
              </w:tcPr>
            </w:tcPrChange>
          </w:tcPr>
          <w:p w14:paraId="520C492D" w14:textId="5C6CBBCA" w:rsidR="00900AA2" w:rsidRPr="00F640F9" w:rsidRDefault="00900AA2" w:rsidP="00452D76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Change the Date in the Navigator Pane to include the date that the well was created in EC (or date of the well status change)</w:t>
            </w:r>
          </w:p>
        </w:tc>
        <w:tc>
          <w:tcPr>
            <w:tcW w:w="1154" w:type="pct"/>
            <w:tcPrChange w:id="337" w:author="Batra Yogesh (EXT)" w:date="2018-04-13T12:09:00Z">
              <w:tcPr>
                <w:tcW w:w="2160" w:type="dxa"/>
              </w:tcPr>
            </w:tcPrChange>
          </w:tcPr>
          <w:p w14:paraId="3C602C66" w14:textId="59135611" w:rsidR="00900AA2" w:rsidRPr="00F640F9" w:rsidRDefault="00900AA2" w:rsidP="00452D76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Date and time is populated</w:t>
            </w:r>
          </w:p>
        </w:tc>
        <w:tc>
          <w:tcPr>
            <w:tcW w:w="1538" w:type="pct"/>
            <w:tcPrChange w:id="338" w:author="Batra Yogesh (EXT)" w:date="2018-04-13T12:09:00Z">
              <w:tcPr>
                <w:tcW w:w="2880" w:type="dxa"/>
              </w:tcPr>
            </w:tcPrChange>
          </w:tcPr>
          <w:p w14:paraId="509411DB" w14:textId="77777777" w:rsidR="00900AA2" w:rsidRPr="00F640F9" w:rsidRDefault="00900AA2" w:rsidP="00452D76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52D76" w:rsidRPr="00F640F9" w14:paraId="1836995A" w14:textId="77777777" w:rsidTr="54340358">
        <w:trPr>
          <w:trPrChange w:id="339" w:author="Batra Yogesh (EXT)" w:date="2018-04-13T12:09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40" w:author="Batra Yogesh (EXT)" w:date="2018-04-13T12:0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94FEEE8" w14:textId="50EA03C8" w:rsidR="00452D76" w:rsidRPr="00DA20D9" w:rsidRDefault="00452D76" w:rsidP="00452D76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341" w:author="Batra Yogesh (EXT)" w:date="2018-04-13T12:09:00Z">
              <w:tcPr>
                <w:tcW w:w="3630" w:type="dxa"/>
                <w:gridSpan w:val="2"/>
              </w:tcPr>
            </w:tcPrChange>
          </w:tcPr>
          <w:p w14:paraId="5A8CF9DB" w14:textId="24594CE0" w:rsidR="00452D76" w:rsidRPr="00F640F9" w:rsidRDefault="00452D76" w:rsidP="00452D76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Select the record that needs to be updated</w:t>
            </w:r>
          </w:p>
        </w:tc>
        <w:tc>
          <w:tcPr>
            <w:tcW w:w="1154" w:type="pct"/>
            <w:tcPrChange w:id="342" w:author="Batra Yogesh (EXT)" w:date="2018-04-13T12:09:00Z">
              <w:tcPr>
                <w:tcW w:w="2160" w:type="dxa"/>
              </w:tcPr>
            </w:tcPrChange>
          </w:tcPr>
          <w:p w14:paraId="6D5A3843" w14:textId="10E6F17D" w:rsidR="00452D76" w:rsidRPr="00F640F9" w:rsidRDefault="00452D76" w:rsidP="00452D76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Row is highlighted light blue</w:t>
            </w:r>
          </w:p>
        </w:tc>
        <w:tc>
          <w:tcPr>
            <w:tcW w:w="1538" w:type="pct"/>
            <w:tcPrChange w:id="343" w:author="Batra Yogesh (EXT)" w:date="2018-04-13T12:09:00Z">
              <w:tcPr>
                <w:tcW w:w="2880" w:type="dxa"/>
              </w:tcPr>
            </w:tcPrChange>
          </w:tcPr>
          <w:p w14:paraId="392D4180" w14:textId="77777777" w:rsidR="00452D76" w:rsidRPr="00F640F9" w:rsidRDefault="00452D76" w:rsidP="00452D76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52D76" w:rsidRPr="00F640F9" w14:paraId="18407DA8" w14:textId="77777777" w:rsidTr="54340358">
        <w:trPr>
          <w:trPrChange w:id="344" w:author="Batra Yogesh (EXT)" w:date="2018-04-13T12:09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45" w:author="Batra Yogesh (EXT)" w:date="2018-04-13T12:0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ACD16C8" w14:textId="77777777" w:rsidR="00452D76" w:rsidRPr="00DA20D9" w:rsidRDefault="00452D76" w:rsidP="00452D76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346" w:author="Batra Yogesh (EXT)" w:date="2018-04-13T12:09:00Z">
              <w:tcPr>
                <w:tcW w:w="3630" w:type="dxa"/>
                <w:gridSpan w:val="2"/>
              </w:tcPr>
            </w:tcPrChange>
          </w:tcPr>
          <w:p w14:paraId="19F40E82" w14:textId="76F492D9" w:rsidR="001879DE" w:rsidRPr="00F640F9" w:rsidRDefault="000220B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Edit and m</w:t>
            </w:r>
            <w:r w:rsidR="005B667B" w:rsidRPr="00F640F9">
              <w:rPr>
                <w:rFonts w:cs="Arial"/>
                <w:color w:val="000000" w:themeColor="text1"/>
                <w:sz w:val="20"/>
                <w:szCs w:val="20"/>
              </w:rPr>
              <w:t>odify the data and click the Save icon</w:t>
            </w:r>
          </w:p>
          <w:p w14:paraId="7E4544E8" w14:textId="77777777" w:rsidR="005B667B" w:rsidRPr="00F640F9" w:rsidRDefault="005B667B" w:rsidP="005B667B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48EFC81B" w14:textId="77777777" w:rsidR="00452D76" w:rsidRPr="00F640F9" w:rsidRDefault="00452D76" w:rsidP="00452D76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347" w:author="Batra Yogesh (EXT)" w:date="2018-04-13T12:09:00Z">
              <w:tcPr>
                <w:tcW w:w="2160" w:type="dxa"/>
              </w:tcPr>
            </w:tcPrChange>
          </w:tcPr>
          <w:p w14:paraId="5CA11ACF" w14:textId="77777777" w:rsidR="00452D76" w:rsidRPr="00F640F9" w:rsidRDefault="00452D76" w:rsidP="00452D76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Data was saved and displayed as expected</w:t>
            </w:r>
          </w:p>
          <w:p w14:paraId="2B8E6EB6" w14:textId="77777777" w:rsidR="00452D76" w:rsidRPr="00F640F9" w:rsidRDefault="00452D76" w:rsidP="00452D76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123A0B18" w14:textId="77777777" w:rsidR="00452D76" w:rsidRPr="00F640F9" w:rsidRDefault="00452D76" w:rsidP="00452D76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Calculated fields display expected values</w:t>
            </w:r>
          </w:p>
          <w:p w14:paraId="31DC83CC" w14:textId="77777777" w:rsidR="00452D76" w:rsidRPr="00F640F9" w:rsidRDefault="00452D76" w:rsidP="00452D76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348" w:author="Batra Yogesh (EXT)" w:date="2018-04-13T12:09:00Z">
              <w:tcPr>
                <w:tcW w:w="2880" w:type="dxa"/>
              </w:tcPr>
            </w:tcPrChange>
          </w:tcPr>
          <w:p w14:paraId="7546E2C6" w14:textId="5E5FFB67" w:rsidR="005B667B" w:rsidRPr="00F640F9" w:rsidRDefault="005B667B" w:rsidP="005B667B">
            <w:pPr>
              <w:textAlignment w:val="center"/>
              <w:rPr>
                <w:rFonts w:cs="Arial"/>
                <w:b/>
                <w:sz w:val="20"/>
                <w:szCs w:val="20"/>
                <w:rPrChange w:id="349" w:author="Batra Yogesh (EXT)" w:date="2018-04-13T12:07:00Z">
                  <w:rPr>
                    <w:rFonts w:cs="Arial"/>
                    <w:b/>
                    <w:sz w:val="19"/>
                    <w:szCs w:val="19"/>
                  </w:rPr>
                </w:rPrChange>
              </w:rPr>
            </w:pPr>
            <w:del w:id="350" w:author="Batra Yogesh (EXT)" w:date="2018-04-04T16:59:00Z">
              <w:r w:rsidRPr="00F640F9" w:rsidDel="00591892">
                <w:rPr>
                  <w:rFonts w:cs="Arial"/>
                  <w:sz w:val="20"/>
                  <w:szCs w:val="20"/>
                  <w:rPrChange w:id="351" w:author="Batra Yogesh (EXT)" w:date="2018-04-13T12:07:00Z">
                    <w:rPr>
                      <w:rFonts w:cs="Arial"/>
                      <w:sz w:val="19"/>
                      <w:szCs w:val="19"/>
                    </w:rPr>
                  </w:rPrChange>
                </w:rPr>
                <w:delText>Availabilty</w:delText>
              </w:r>
            </w:del>
            <w:ins w:id="352" w:author="Batra Yogesh (EXT)" w:date="2018-04-04T16:59:00Z">
              <w:r w:rsidR="00591892" w:rsidRPr="00F640F9">
                <w:rPr>
                  <w:rFonts w:cs="Arial"/>
                  <w:sz w:val="20"/>
                  <w:szCs w:val="20"/>
                  <w:rPrChange w:id="353" w:author="Batra Yogesh (EXT)" w:date="2018-04-13T12:07:00Z">
                    <w:rPr>
                      <w:rFonts w:cs="Arial"/>
                      <w:sz w:val="19"/>
                      <w:szCs w:val="19"/>
                    </w:rPr>
                  </w:rPrChange>
                </w:rPr>
                <w:t>Availability</w:t>
              </w:r>
            </w:ins>
            <w:r w:rsidRPr="00F640F9">
              <w:rPr>
                <w:rFonts w:cs="Arial"/>
                <w:sz w:val="20"/>
                <w:szCs w:val="20"/>
                <w:rPrChange w:id="354" w:author="Batra Yogesh (EXT)" w:date="2018-04-13T12:07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to modify </w:t>
            </w:r>
            <w:r w:rsidR="001C1E2E" w:rsidRPr="00F640F9">
              <w:rPr>
                <w:rFonts w:cs="Arial"/>
                <w:b/>
                <w:sz w:val="20"/>
                <w:szCs w:val="20"/>
                <w:rPrChange w:id="355" w:author="Batra Yogesh (EXT)" w:date="2018-04-13T12:07:00Z">
                  <w:rPr>
                    <w:rFonts w:cs="Arial"/>
                    <w:b/>
                    <w:sz w:val="19"/>
                    <w:szCs w:val="19"/>
                  </w:rPr>
                </w:rPrChange>
              </w:rPr>
              <w:t>see on the table 1.1</w:t>
            </w:r>
          </w:p>
          <w:p w14:paraId="73B8EBF1" w14:textId="77777777" w:rsidR="00452D76" w:rsidRPr="00F640F9" w:rsidRDefault="00452D76" w:rsidP="005B667B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9F166F" w:rsidRPr="00F640F9" w14:paraId="72287A1B" w14:textId="77777777" w:rsidTr="54340358">
        <w:trPr>
          <w:trPrChange w:id="356" w:author="Batra Yogesh (EXT)" w:date="2018-04-13T12:09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57" w:author="Batra Yogesh (EXT)" w:date="2018-04-13T12:0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4B38950" w14:textId="77777777" w:rsidR="009F166F" w:rsidRPr="00DA20D9" w:rsidRDefault="009F166F" w:rsidP="00452D76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358" w:author="Batra Yogesh (EXT)" w:date="2018-04-13T12:09:00Z">
              <w:tcPr>
                <w:tcW w:w="3630" w:type="dxa"/>
                <w:gridSpan w:val="2"/>
              </w:tcPr>
            </w:tcPrChange>
          </w:tcPr>
          <w:p w14:paraId="26A7B9E0" w14:textId="5557560B" w:rsidR="009F166F" w:rsidRPr="00F640F9" w:rsidRDefault="009F166F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Change PAM Code in Change to dropdown list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  <w:t>Verify that data is saved and displayed correctly</w:t>
            </w:r>
          </w:p>
        </w:tc>
        <w:tc>
          <w:tcPr>
            <w:tcW w:w="1154" w:type="pct"/>
            <w:tcPrChange w:id="359" w:author="Batra Yogesh (EXT)" w:date="2018-04-13T12:09:00Z">
              <w:tcPr>
                <w:tcW w:w="2160" w:type="dxa"/>
              </w:tcPr>
            </w:tcPrChange>
          </w:tcPr>
          <w:p w14:paraId="0B928AF0" w14:textId="128B95A5" w:rsidR="009F166F" w:rsidRPr="00F640F9" w:rsidRDefault="009F166F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After user select PAM code, in Change to must show the correct code of each code text</w:t>
            </w:r>
          </w:p>
        </w:tc>
        <w:tc>
          <w:tcPr>
            <w:tcW w:w="1538" w:type="pct"/>
            <w:tcPrChange w:id="360" w:author="Batra Yogesh (EXT)" w:date="2018-04-13T12:09:00Z">
              <w:tcPr>
                <w:tcW w:w="2880" w:type="dxa"/>
              </w:tcPr>
            </w:tcPrChange>
          </w:tcPr>
          <w:p w14:paraId="37E153E3" w14:textId="1501C8C7" w:rsidR="009F166F" w:rsidRPr="00F640F9" w:rsidRDefault="009F166F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PAM’s text show on the following: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  <w:t xml:space="preserve">- Remote Compressor   </w:t>
            </w:r>
          </w:p>
          <w:p w14:paraId="5A5C0AFF" w14:textId="1F236C8B" w:rsidR="009F166F" w:rsidRPr="00F640F9" w:rsidRDefault="009F166F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- Gas Lift Compressor  </w:t>
            </w:r>
          </w:p>
          <w:p w14:paraId="181EC92F" w14:textId="41296529" w:rsidR="009F166F" w:rsidRPr="00F640F9" w:rsidRDefault="009F166F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- Well Unloading Unit  </w:t>
            </w:r>
          </w:p>
          <w:p w14:paraId="7018BCCE" w14:textId="1C6BC743" w:rsidR="009F166F" w:rsidRPr="00F640F9" w:rsidRDefault="009F166F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- Multi Phase Pump  </w:t>
            </w:r>
          </w:p>
          <w:p w14:paraId="0010158A" w14:textId="25ED4151" w:rsidR="009F166F" w:rsidRPr="00F640F9" w:rsidRDefault="009F166F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- Tied-in but not producing thru BC  </w:t>
            </w:r>
          </w:p>
          <w:p w14:paraId="122B3065" w14:textId="77777777" w:rsidR="009F166F" w:rsidRPr="00F640F9" w:rsidRDefault="009F166F" w:rsidP="009F166F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- Production Header</w:t>
            </w:r>
          </w:p>
          <w:p w14:paraId="0FE8D462" w14:textId="3B644EAE" w:rsidR="002251A8" w:rsidRPr="00F640F9" w:rsidRDefault="002251A8" w:rsidP="009F166F">
            <w:pPr>
              <w:textAlignment w:val="center"/>
              <w:rPr>
                <w:rFonts w:cs="Arial"/>
                <w:sz w:val="20"/>
                <w:szCs w:val="20"/>
                <w:rPrChange w:id="361" w:author="Batra Yogesh (EXT)" w:date="2018-04-13T12:07:00Z">
                  <w:rPr>
                    <w:rFonts w:cs="Arial"/>
                    <w:sz w:val="19"/>
                    <w:szCs w:val="19"/>
                  </w:rPr>
                </w:rPrChange>
              </w:rPr>
            </w:pPr>
          </w:p>
        </w:tc>
      </w:tr>
      <w:tr w:rsidR="009F166F" w:rsidRPr="00F640F9" w14:paraId="4F73F441" w14:textId="77777777" w:rsidTr="54340358">
        <w:trPr>
          <w:trPrChange w:id="362" w:author="Batra Yogesh (EXT)" w:date="2018-04-13T12:09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63" w:author="Batra Yogesh (EXT)" w:date="2018-04-13T12:0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85796A9" w14:textId="77777777" w:rsidR="009F166F" w:rsidRPr="00DA20D9" w:rsidRDefault="009F166F" w:rsidP="00452D76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364" w:author="Batra Yogesh (EXT)" w:date="2018-04-13T12:09:00Z">
              <w:tcPr>
                <w:tcW w:w="3630" w:type="dxa"/>
                <w:gridSpan w:val="2"/>
              </w:tcPr>
            </w:tcPrChange>
          </w:tcPr>
          <w:p w14:paraId="533BD950" w14:textId="07683002" w:rsidR="009F166F" w:rsidRPr="00F640F9" w:rsidRDefault="009F166F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Change DT Code in Change to dropdown list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  <w:t>Verify that data is saved and displayed correctly</w:t>
            </w:r>
          </w:p>
        </w:tc>
        <w:tc>
          <w:tcPr>
            <w:tcW w:w="1154" w:type="pct"/>
            <w:tcPrChange w:id="365" w:author="Batra Yogesh (EXT)" w:date="2018-04-13T12:09:00Z">
              <w:tcPr>
                <w:tcW w:w="2160" w:type="dxa"/>
              </w:tcPr>
            </w:tcPrChange>
          </w:tcPr>
          <w:p w14:paraId="3A0CBF15" w14:textId="2BA1B900" w:rsidR="009F166F" w:rsidRPr="00F640F9" w:rsidRDefault="00B7328D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After user select DT code, in Change to must show the correct code of each code text</w:t>
            </w:r>
          </w:p>
        </w:tc>
        <w:tc>
          <w:tcPr>
            <w:tcW w:w="1538" w:type="pct"/>
            <w:tcPrChange w:id="366" w:author="Batra Yogesh (EXT)" w:date="2018-04-13T12:09:00Z">
              <w:tcPr>
                <w:tcW w:w="2880" w:type="dxa"/>
              </w:tcPr>
            </w:tcPrChange>
          </w:tcPr>
          <w:p w14:paraId="160B6D7C" w14:textId="233C9A47" w:rsidR="009F166F" w:rsidRPr="00F640F9" w:rsidRDefault="00B7328D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DT Code text is defi</w:t>
            </w:r>
            <w:ins w:id="367" w:author="Batra Yogesh (EXT)" w:date="2018-04-04T17:00:00Z">
              <w:r w:rsidR="00591892" w:rsidRPr="00F640F9">
                <w:rPr>
                  <w:rFonts w:cs="Arial"/>
                  <w:color w:val="000000" w:themeColor="text1"/>
                  <w:sz w:val="20"/>
                  <w:szCs w:val="20"/>
                </w:rPr>
                <w:t>ned</w:t>
              </w:r>
            </w:ins>
            <w:del w:id="368" w:author="Batra Yogesh (EXT)" w:date="2018-04-04T17:00:00Z">
              <w:r w:rsidRPr="00F640F9" w:rsidDel="00591892">
                <w:rPr>
                  <w:rFonts w:cs="Arial"/>
                  <w:color w:val="000000" w:themeColor="text1"/>
                  <w:sz w:val="20"/>
                  <w:szCs w:val="20"/>
                </w:rPr>
                <w:delText>ended</w:delText>
              </w:r>
            </w:del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according to DT_CODE in EC Codes.</w:t>
            </w:r>
          </w:p>
        </w:tc>
      </w:tr>
      <w:tr w:rsidR="00B7328D" w:rsidRPr="00F640F9" w14:paraId="23D38052" w14:textId="77777777" w:rsidTr="54340358">
        <w:trPr>
          <w:trPrChange w:id="369" w:author="Batra Yogesh (EXT)" w:date="2018-04-13T12:09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70" w:author="Batra Yogesh (EXT)" w:date="2018-04-13T12:0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4329CF7" w14:textId="77777777" w:rsidR="00B7328D" w:rsidRPr="00DA20D9" w:rsidRDefault="00B7328D" w:rsidP="00452D76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371" w:author="Batra Yogesh (EXT)" w:date="2018-04-13T12:09:00Z">
              <w:tcPr>
                <w:tcW w:w="3630" w:type="dxa"/>
                <w:gridSpan w:val="2"/>
              </w:tcPr>
            </w:tcPrChange>
          </w:tcPr>
          <w:p w14:paraId="64BC8B5E" w14:textId="56C18875" w:rsidR="00B7328D" w:rsidRPr="00F640F9" w:rsidRDefault="00B7328D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Change Wing Valve Stat in Change to dropdown list.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  <w:t>Verify that data is saved and displayed correctly</w:t>
            </w:r>
          </w:p>
        </w:tc>
        <w:tc>
          <w:tcPr>
            <w:tcW w:w="1154" w:type="pct"/>
            <w:tcPrChange w:id="372" w:author="Batra Yogesh (EXT)" w:date="2018-04-13T12:09:00Z">
              <w:tcPr>
                <w:tcW w:w="2160" w:type="dxa"/>
              </w:tcPr>
            </w:tcPrChange>
          </w:tcPr>
          <w:p w14:paraId="303B749C" w14:textId="601160E3" w:rsidR="00B7328D" w:rsidRPr="00F640F9" w:rsidRDefault="00B7328D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After user select Wing Valve Stat code, in Change to must show the correct code of each code text</w:t>
            </w:r>
          </w:p>
        </w:tc>
        <w:tc>
          <w:tcPr>
            <w:tcW w:w="1538" w:type="pct"/>
            <w:tcPrChange w:id="373" w:author="Batra Yogesh (EXT)" w:date="2018-04-13T12:09:00Z">
              <w:tcPr>
                <w:tcW w:w="2880" w:type="dxa"/>
              </w:tcPr>
            </w:tcPrChange>
          </w:tcPr>
          <w:p w14:paraId="73F547E1" w14:textId="7D84BD6D" w:rsidR="00B7328D" w:rsidRPr="00F640F9" w:rsidRDefault="00B7328D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Wing Valve Stat’s text show on the following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  <w:t>- C</w:t>
            </w:r>
            <w:ins w:id="374" w:author="Prakash Atul (Ext)" w:date="2018-03-27T11:48:00Z">
              <w:r w:rsidR="009E2DD7" w:rsidRPr="00F640F9">
                <w:rPr>
                  <w:rFonts w:cs="Arial"/>
                  <w:color w:val="000000" w:themeColor="text1"/>
                  <w:sz w:val="20"/>
                  <w:szCs w:val="20"/>
                </w:rPr>
                <w:t>lose</w:t>
              </w:r>
            </w:ins>
            <w:del w:id="375" w:author="Prakash Atul (Ext)" w:date="2018-03-27T11:48:00Z">
              <w:r w:rsidRPr="00F640F9" w:rsidDel="009E2DD7">
                <w:rPr>
                  <w:rFonts w:cs="Arial"/>
                  <w:color w:val="000000" w:themeColor="text1"/>
                  <w:sz w:val="20"/>
                  <w:szCs w:val="20"/>
                </w:rPr>
                <w:delText>lsoe</w:delText>
              </w:r>
            </w:del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  <w:t>- Open</w:t>
            </w:r>
          </w:p>
        </w:tc>
      </w:tr>
      <w:tr w:rsidR="00E35F2A" w:rsidRPr="00F640F9" w14:paraId="1ACF2660" w14:textId="77777777" w:rsidTr="54340358">
        <w:trPr>
          <w:trPrChange w:id="376" w:author="Batra Yogesh (EXT)" w:date="2018-04-13T12:09:00Z">
            <w:trPr>
              <w:gridBefore w:val="1"/>
              <w:gridAfter w:val="0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77" w:author="Batra Yogesh (EXT)" w:date="2018-04-13T12:0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97D0FA5" w14:textId="77777777" w:rsidR="00E35F2A" w:rsidRPr="00DA20D9" w:rsidRDefault="00E35F2A" w:rsidP="00452D76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378" w:author="Batra Yogesh (EXT)" w:date="2018-04-13T12:09:00Z">
              <w:tcPr>
                <w:tcW w:w="3630" w:type="dxa"/>
                <w:gridSpan w:val="2"/>
              </w:tcPr>
            </w:tcPrChange>
          </w:tcPr>
          <w:p w14:paraId="34D38489" w14:textId="6FC1663C" w:rsidR="00E35F2A" w:rsidRPr="00F640F9" w:rsidRDefault="00E35F2A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Change Gas </w:t>
            </w:r>
            <w:del w:id="379" w:author="Shah Ashay" w:date="2018-04-16T13:36:00Z">
              <w:r w:rsidRPr="00F640F9" w:rsidDel="001F20CA">
                <w:rPr>
                  <w:rFonts w:cs="Arial"/>
                  <w:color w:val="000000" w:themeColor="text1"/>
                  <w:sz w:val="20"/>
                  <w:szCs w:val="20"/>
                </w:rPr>
                <w:delText>Soure</w:delText>
              </w:r>
            </w:del>
            <w:ins w:id="380" w:author="Shah Ashay" w:date="2018-04-16T13:36:00Z">
              <w:r w:rsidR="001F20CA" w:rsidRPr="00F640F9">
                <w:rPr>
                  <w:rFonts w:cs="Arial"/>
                  <w:color w:val="000000" w:themeColor="text1"/>
                  <w:sz w:val="20"/>
                  <w:szCs w:val="20"/>
                </w:rPr>
                <w:t>Source</w:t>
              </w:r>
            </w:ins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of Oil </w:t>
            </w:r>
            <w:del w:id="381" w:author="Batra Yogesh (EXT)" w:date="2018-04-04T17:00:00Z">
              <w:r w:rsidRPr="00F640F9" w:rsidDel="00591892">
                <w:rPr>
                  <w:rFonts w:cs="Arial"/>
                  <w:color w:val="000000" w:themeColor="text1"/>
                  <w:sz w:val="20"/>
                  <w:szCs w:val="20"/>
                </w:rPr>
                <w:delText>Fileds</w:delText>
              </w:r>
            </w:del>
            <w:ins w:id="382" w:author="Batra Yogesh (EXT)" w:date="2018-04-04T17:00:00Z">
              <w:r w:rsidR="00591892" w:rsidRPr="00F640F9">
                <w:rPr>
                  <w:rFonts w:cs="Arial"/>
                  <w:color w:val="000000" w:themeColor="text1"/>
                  <w:sz w:val="20"/>
                  <w:szCs w:val="20"/>
                </w:rPr>
                <w:t>Fields</w:t>
              </w:r>
            </w:ins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: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</w:r>
          </w:p>
          <w:p w14:paraId="673E546B" w14:textId="16F6C9A9" w:rsidR="00E35F2A" w:rsidRPr="00F640F9" w:rsidRDefault="00E35F2A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Production Sub Unit : CTEP,COTL</w:t>
            </w:r>
          </w:p>
          <w:p w14:paraId="3571092B" w14:textId="1791CCFD" w:rsidR="00E35F2A" w:rsidRPr="00F640F9" w:rsidRDefault="00E35F2A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Area : Platong, Benchamsa, Tantawan</w:t>
            </w:r>
          </w:p>
          <w:p w14:paraId="5DCDF851" w14:textId="096DA19B" w:rsidR="00E35F2A" w:rsidRPr="00F640F9" w:rsidRDefault="00E35F2A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Sub Area : Platong, </w:t>
            </w:r>
            <w:del w:id="383" w:author="Divvya Dharshini" w:date="2026-08-10T12:54:00Z" w16du:dateUtc="2026-08-10T04:54:00Z">
              <w:r w:rsidRPr="00F640F9" w:rsidDel="001214EF">
                <w:rPr>
                  <w:rFonts w:cs="Arial"/>
                  <w:color w:val="000000" w:themeColor="text1"/>
                  <w:sz w:val="20"/>
                  <w:szCs w:val="20"/>
                </w:rPr>
                <w:delText>Benchamsa</w:delText>
              </w:r>
            </w:del>
            <w:ins w:id="384" w:author="Divvya Dharshini" w:date="2026-08-10T12:54:00Z" w16du:dateUtc="2026-08-10T04:54:00Z">
              <w:r w:rsidR="001214EF">
                <w:rPr>
                  <w:rFonts w:cs="Arial"/>
                  <w:color w:val="000000" w:themeColor="text1"/>
                  <w:sz w:val="20"/>
                  <w:szCs w:val="20"/>
                </w:rPr>
                <w:t>Benchamas</w:t>
              </w:r>
            </w:ins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, Tantawan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  <w:t>Facility Clas</w:t>
            </w:r>
            <w:del w:id="385" w:author="Batra Yogesh (EXT)" w:date="2018-04-04T17:01:00Z">
              <w:r w:rsidRPr="00F640F9" w:rsidDel="00591892">
                <w:rPr>
                  <w:rFonts w:cs="Arial"/>
                  <w:color w:val="000000" w:themeColor="text1"/>
                  <w:sz w:val="20"/>
                  <w:szCs w:val="20"/>
                </w:rPr>
                <w:delText>s</w:delText>
              </w:r>
            </w:del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s 1 : PLCPP, PLCPP2, BECPP, TAFPSO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  <w:t>Verify that data is saved and displayed correctly</w:t>
            </w:r>
          </w:p>
        </w:tc>
        <w:tc>
          <w:tcPr>
            <w:tcW w:w="1154" w:type="pct"/>
            <w:tcPrChange w:id="386" w:author="Batra Yogesh (EXT)" w:date="2018-04-13T12:09:00Z">
              <w:tcPr>
                <w:tcW w:w="2160" w:type="dxa"/>
              </w:tcPr>
            </w:tcPrChange>
          </w:tcPr>
          <w:p w14:paraId="1371B5B7" w14:textId="5E5AB546" w:rsidR="00E35F2A" w:rsidRPr="00F640F9" w:rsidRDefault="00E35F2A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After user click Gas Source</w:t>
            </w:r>
            <w:r w:rsidR="002251A8"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of Oil Fields, 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Change to EC must populate list on the following: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</w:r>
          </w:p>
          <w:p w14:paraId="6E534A5B" w14:textId="77777777" w:rsidR="00E35F2A" w:rsidRPr="00F640F9" w:rsidRDefault="00E35F2A" w:rsidP="00E35F2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Well to well   </w:t>
            </w:r>
          </w:p>
          <w:p w14:paraId="0C58874A" w14:textId="77777777" w:rsidR="00E35F2A" w:rsidRPr="00F640F9" w:rsidRDefault="00E35F2A" w:rsidP="00E35F2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WUUC  </w:t>
            </w:r>
          </w:p>
          <w:p w14:paraId="3B4AC9AC" w14:textId="77777777" w:rsidR="00E35F2A" w:rsidRPr="00F640F9" w:rsidRDefault="00E35F2A" w:rsidP="00E35F2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BC  </w:t>
            </w:r>
          </w:p>
          <w:p w14:paraId="3F279045" w14:textId="77777777" w:rsidR="00E35F2A" w:rsidRPr="00F640F9" w:rsidRDefault="00E35F2A" w:rsidP="00E35F2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RENTAL_BC  </w:t>
            </w:r>
          </w:p>
          <w:p w14:paraId="6BD6772A" w14:textId="77777777" w:rsidR="00E35F2A" w:rsidRPr="00F640F9" w:rsidRDefault="00E35F2A" w:rsidP="00E35F2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PLCPP  </w:t>
            </w:r>
          </w:p>
          <w:p w14:paraId="1DA666C5" w14:textId="77777777" w:rsidR="00E35F2A" w:rsidRPr="00F640F9" w:rsidRDefault="00E35F2A" w:rsidP="00E35F2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BECPP  </w:t>
            </w:r>
          </w:p>
          <w:p w14:paraId="13C1453F" w14:textId="77777777" w:rsidR="00E35F2A" w:rsidRPr="00F640F9" w:rsidRDefault="00E35F2A" w:rsidP="00E35F2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BEWC-BC  </w:t>
            </w:r>
          </w:p>
          <w:p w14:paraId="788A45C5" w14:textId="77777777" w:rsidR="00E35F2A" w:rsidRPr="00F640F9" w:rsidRDefault="00E35F2A" w:rsidP="00E35F2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BEWW-BC  </w:t>
            </w:r>
          </w:p>
          <w:p w14:paraId="6BA38622" w14:textId="77777777" w:rsidR="00E35F2A" w:rsidRPr="00F640F9" w:rsidRDefault="00E35F2A" w:rsidP="00E35F2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TAWA-BC  </w:t>
            </w:r>
          </w:p>
          <w:p w14:paraId="74B72FDD" w14:textId="77777777" w:rsidR="00E35F2A" w:rsidRPr="00F640F9" w:rsidRDefault="00E35F2A" w:rsidP="00E35F2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TAWB-BC</w:t>
            </w:r>
          </w:p>
          <w:p w14:paraId="400BE020" w14:textId="77777777" w:rsidR="00E35F2A" w:rsidRPr="00F640F9" w:rsidRDefault="00E35F2A" w:rsidP="00E35F2A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41BC314A" w14:textId="5072BC42" w:rsidR="00E35F2A" w:rsidRPr="00F640F9" w:rsidRDefault="00E35F2A" w:rsidP="00E35F2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and must show the correct code of each code text</w:t>
            </w:r>
            <w:r w:rsidR="002251A8" w:rsidRPr="00F640F9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538" w:type="pct"/>
            <w:tcPrChange w:id="387" w:author="Batra Yogesh (EXT)" w:date="2018-04-13T12:09:00Z">
              <w:tcPr>
                <w:tcW w:w="2880" w:type="dxa"/>
              </w:tcPr>
            </w:tcPrChange>
          </w:tcPr>
          <w:p w14:paraId="641E4B60" w14:textId="28DDD41D" w:rsidR="00E35F2A" w:rsidRPr="00F640F9" w:rsidRDefault="002251A8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The Gas </w:t>
            </w:r>
            <w:del w:id="388" w:author="Shah Ashay" w:date="2018-04-16T13:36:00Z">
              <w:r w:rsidRPr="00F640F9" w:rsidDel="001F20CA">
                <w:rPr>
                  <w:rFonts w:cs="Arial"/>
                  <w:color w:val="000000" w:themeColor="text1"/>
                  <w:sz w:val="20"/>
                  <w:szCs w:val="20"/>
                </w:rPr>
                <w:delText>Soure</w:delText>
              </w:r>
            </w:del>
            <w:ins w:id="389" w:author="Shah Ashay" w:date="2018-04-16T13:36:00Z">
              <w:r w:rsidR="001F20CA" w:rsidRPr="00F640F9">
                <w:rPr>
                  <w:rFonts w:cs="Arial"/>
                  <w:color w:val="000000" w:themeColor="text1"/>
                  <w:sz w:val="20"/>
                  <w:szCs w:val="20"/>
                </w:rPr>
                <w:t>source</w:t>
              </w:r>
            </w:ins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Dropdown List must display only in </w:t>
            </w:r>
            <w:del w:id="390" w:author="Batra Yogesh (EXT)" w:date="2018-04-04T17:01:00Z">
              <w:r w:rsidRPr="00F640F9" w:rsidDel="00591892">
                <w:rPr>
                  <w:rFonts w:cs="Arial"/>
                  <w:color w:val="000000" w:themeColor="text1"/>
                  <w:sz w:val="20"/>
                  <w:szCs w:val="20"/>
                </w:rPr>
                <w:delText>Oid</w:delText>
              </w:r>
            </w:del>
            <w:ins w:id="391" w:author="Batra Yogesh (EXT)" w:date="2018-04-04T17:01:00Z">
              <w:r w:rsidR="00591892" w:rsidRPr="00F640F9">
                <w:rPr>
                  <w:rFonts w:cs="Arial"/>
                  <w:color w:val="000000" w:themeColor="text1"/>
                  <w:sz w:val="20"/>
                  <w:szCs w:val="20"/>
                </w:rPr>
                <w:t>Oil</w:t>
              </w:r>
            </w:ins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fields :</w:t>
            </w:r>
          </w:p>
          <w:p w14:paraId="0D5886EF" w14:textId="77777777" w:rsidR="002251A8" w:rsidRPr="00F640F9" w:rsidRDefault="002251A8" w:rsidP="002251A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Production Sub Unit : CTEP,COTL</w:t>
            </w:r>
          </w:p>
          <w:p w14:paraId="183D403D" w14:textId="77777777" w:rsidR="002251A8" w:rsidRPr="00F640F9" w:rsidRDefault="002251A8" w:rsidP="002251A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Area : Platong, Benchamsa, Tantawan</w:t>
            </w:r>
          </w:p>
          <w:p w14:paraId="6977103E" w14:textId="656BA7B6" w:rsidR="002251A8" w:rsidRPr="00F640F9" w:rsidRDefault="002251A8" w:rsidP="002251A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Sub Area : Platong, </w:t>
            </w:r>
            <w:del w:id="392" w:author="Divvya Dharshini" w:date="2026-08-10T12:54:00Z" w16du:dateUtc="2026-08-10T04:54:00Z">
              <w:r w:rsidRPr="00F640F9" w:rsidDel="00926C2C">
                <w:rPr>
                  <w:rFonts w:cs="Arial"/>
                  <w:color w:val="000000" w:themeColor="text1"/>
                  <w:sz w:val="20"/>
                  <w:szCs w:val="20"/>
                </w:rPr>
                <w:delText>Benchamsa</w:delText>
              </w:r>
            </w:del>
            <w:ins w:id="393" w:author="Divvya Dharshini" w:date="2026-08-10T12:54:00Z" w16du:dateUtc="2026-08-10T04:54:00Z">
              <w:r w:rsidR="00926C2C">
                <w:rPr>
                  <w:rFonts w:cs="Arial"/>
                  <w:color w:val="000000" w:themeColor="text1"/>
                  <w:sz w:val="20"/>
                  <w:szCs w:val="20"/>
                </w:rPr>
                <w:t>Benchamas</w:t>
              </w:r>
            </w:ins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, Tantawan</w:t>
            </w: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br/>
              <w:t xml:space="preserve">Facility </w:t>
            </w:r>
            <w:del w:id="394" w:author="Batra Yogesh (EXT)" w:date="2018-04-04T17:01:00Z">
              <w:r w:rsidRPr="00F640F9" w:rsidDel="00591892">
                <w:rPr>
                  <w:rFonts w:cs="Arial"/>
                  <w:color w:val="000000" w:themeColor="text1"/>
                  <w:sz w:val="20"/>
                  <w:szCs w:val="20"/>
                </w:rPr>
                <w:delText>Classs</w:delText>
              </w:r>
            </w:del>
            <w:ins w:id="395" w:author="Batra Yogesh (EXT)" w:date="2018-04-04T17:01:00Z">
              <w:r w:rsidR="00591892" w:rsidRPr="00F640F9">
                <w:rPr>
                  <w:rFonts w:cs="Arial"/>
                  <w:color w:val="000000" w:themeColor="text1"/>
                  <w:sz w:val="20"/>
                  <w:szCs w:val="20"/>
                </w:rPr>
                <w:t>Class</w:t>
              </w:r>
            </w:ins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 xml:space="preserve"> 1 : PLCPP, PLCPP2, BECPP, TAFPSO</w:t>
            </w:r>
          </w:p>
          <w:p w14:paraId="0600E3C0" w14:textId="77777777" w:rsidR="002251A8" w:rsidRPr="00F640F9" w:rsidRDefault="002251A8" w:rsidP="002251A8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6BBBB301" w14:textId="445DE578" w:rsidR="002251A8" w:rsidRPr="00F640F9" w:rsidRDefault="002251A8" w:rsidP="002251A8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F640F9">
              <w:rPr>
                <w:rFonts w:cs="Arial"/>
                <w:color w:val="000000" w:themeColor="text1"/>
                <w:sz w:val="20"/>
                <w:szCs w:val="20"/>
              </w:rPr>
              <w:t>Others must not show up in this BF.</w:t>
            </w:r>
          </w:p>
        </w:tc>
      </w:tr>
      <w:tr w:rsidR="00452D76" w:rsidRPr="00F640F9" w14:paraId="7A72282E" w14:textId="77777777" w:rsidTr="54340358">
        <w:trPr>
          <w:trPrChange w:id="396" w:author="Batra Yogesh (EXT)" w:date="2018-04-13T12:09:00Z">
            <w:trPr>
              <w:gridBefore w:val="1"/>
              <w:gridAfter w:val="0"/>
            </w:trPr>
          </w:trPrChange>
        </w:trPr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397" w:author="Batra Yogesh (EXT)" w:date="2018-04-13T12:09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06DC9CD8" w14:textId="77777777" w:rsidR="00452D76" w:rsidRPr="00F640F9" w:rsidRDefault="00452D76" w:rsidP="00452D76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398" w:author="Batra Yogesh (EXT)" w:date="2018-04-13T12:09:00Z">
              <w:tcPr>
                <w:tcW w:w="3630" w:type="dxa"/>
                <w:gridSpan w:val="2"/>
                <w:shd w:val="clear" w:color="auto" w:fill="C6D9F1" w:themeFill="text2" w:themeFillTint="33"/>
              </w:tcPr>
            </w:tcPrChange>
          </w:tcPr>
          <w:p w14:paraId="5879B4A7" w14:textId="77777777" w:rsidR="00452D76" w:rsidRPr="00F640F9" w:rsidRDefault="00452D76" w:rsidP="00452D76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F640F9">
              <w:rPr>
                <w:rFonts w:cs="Arial"/>
                <w:sz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399" w:author="Batra Yogesh (EXT)" w:date="2018-04-13T12:09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50144E9F" w14:textId="77777777" w:rsidR="00452D76" w:rsidRPr="00F640F9" w:rsidRDefault="00452D76" w:rsidP="00452D76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400" w:author="Batra Yogesh (EXT)" w:date="2018-04-13T12:0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36190F71" w14:textId="77777777" w:rsidR="00452D76" w:rsidRPr="00F640F9" w:rsidRDefault="00452D76" w:rsidP="00452D76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802" w14:textId="77777777" w:rsidR="00446086" w:rsidRPr="00F640F9" w:rsidDel="00B850A3" w:rsidRDefault="00446086">
      <w:pPr>
        <w:rPr>
          <w:del w:id="401" w:author="Wirasak Chomphu [2]" w:date="2020-07-08T09:04:00Z"/>
          <w:rFonts w:cs="Arial"/>
        </w:rPr>
        <w:pPrChange w:id="402" w:author="Wirasak Chomphu [2]" w:date="2020-07-08T09:04:00Z">
          <w:pPr>
            <w:ind w:left="1260"/>
          </w:pPr>
        </w:pPrChange>
      </w:pPr>
      <w:del w:id="403" w:author="Wirasak Chomphu [2]" w:date="2020-07-08T09:04:00Z">
        <w:r w:rsidRPr="00F640F9" w:rsidDel="00B850A3">
          <w:rPr>
            <w:rFonts w:cs="Arial"/>
          </w:rPr>
          <w:delText xml:space="preserve">  </w:delText>
        </w:r>
      </w:del>
    </w:p>
    <w:p w14:paraId="0BAA3826" w14:textId="77777777" w:rsidR="00C13B91" w:rsidRPr="00F640F9" w:rsidDel="00B850A3" w:rsidRDefault="00C13B91">
      <w:pPr>
        <w:rPr>
          <w:del w:id="404" w:author="Wirasak Chomphu [2]" w:date="2020-07-08T09:04:00Z"/>
          <w:rFonts w:cs="Arial"/>
          <w:b/>
          <w:iCs/>
          <w:sz w:val="20"/>
          <w:szCs w:val="28"/>
        </w:rPr>
      </w:pPr>
    </w:p>
    <w:p w14:paraId="0BAA3827" w14:textId="77777777" w:rsidR="00543D6E" w:rsidRPr="00F640F9" w:rsidRDefault="00543D6E">
      <w:pPr>
        <w:rPr>
          <w:rFonts w:cs="Arial"/>
        </w:rPr>
      </w:pPr>
    </w:p>
    <w:p w14:paraId="15912AB8" w14:textId="2F4A4D77" w:rsidR="001C1E2E" w:rsidRPr="00F640F9" w:rsidRDefault="001C1E2E" w:rsidP="003D41D8">
      <w:pPr>
        <w:pStyle w:val="Heading1"/>
      </w:pPr>
      <w:bookmarkStart w:id="405" w:name="_Toc511384186"/>
      <w:r w:rsidRPr="00F640F9">
        <w:t>Business Rules</w:t>
      </w:r>
      <w:bookmarkEnd w:id="40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406" w:author="Batra Yogesh (EXT)" w:date="2018-04-13T12:09:00Z">
          <w:tblPr>
            <w:tblW w:w="10119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494"/>
        <w:gridCol w:w="1496"/>
        <w:gridCol w:w="1829"/>
        <w:gridCol w:w="5531"/>
        <w:tblGridChange w:id="407">
          <w:tblGrid>
            <w:gridCol w:w="494"/>
            <w:gridCol w:w="41"/>
            <w:gridCol w:w="1455"/>
            <w:gridCol w:w="165"/>
            <w:gridCol w:w="1664"/>
            <w:gridCol w:w="316"/>
            <w:gridCol w:w="5215"/>
            <w:gridCol w:w="769"/>
          </w:tblGrid>
        </w:tblGridChange>
      </w:tblGrid>
      <w:tr w:rsidR="00A91FB7" w:rsidRPr="00F640F9" w14:paraId="1E8D13CF" w14:textId="77777777" w:rsidTr="00F640F9">
        <w:trPr>
          <w:cantSplit/>
          <w:trHeight w:val="583"/>
          <w:tblHeader/>
          <w:trPrChange w:id="408" w:author="Batra Yogesh (EXT)" w:date="2018-04-13T12:09:00Z">
            <w:trPr>
              <w:cantSplit/>
              <w:trHeight w:val="583"/>
              <w:tblHeader/>
            </w:trPr>
          </w:trPrChange>
        </w:trPr>
        <w:tc>
          <w:tcPr>
            <w:tcW w:w="264" w:type="pct"/>
            <w:tcBorders>
              <w:bottom w:val="single" w:sz="4" w:space="0" w:color="auto"/>
            </w:tcBorders>
            <w:shd w:val="clear" w:color="auto" w:fill="3399FF"/>
            <w:tcPrChange w:id="409" w:author="Batra Yogesh (EXT)" w:date="2018-04-13T12:09:00Z">
              <w:tcPr>
                <w:tcW w:w="535" w:type="dxa"/>
                <w:gridSpan w:val="2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5976436E" w14:textId="77777777" w:rsidR="00A91FB7" w:rsidRPr="00F640F9" w:rsidRDefault="00A91FB7" w:rsidP="00A91FB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800" w:type="pct"/>
            <w:shd w:val="clear" w:color="auto" w:fill="3399FF"/>
            <w:tcPrChange w:id="410" w:author="Batra Yogesh (EXT)" w:date="2018-04-13T12:09:00Z">
              <w:tcPr>
                <w:tcW w:w="1620" w:type="dxa"/>
                <w:gridSpan w:val="2"/>
                <w:shd w:val="clear" w:color="auto" w:fill="3399FF"/>
              </w:tcPr>
            </w:tcPrChange>
          </w:tcPr>
          <w:p w14:paraId="2905ACE0" w14:textId="08EBB356" w:rsidR="00A91FB7" w:rsidRPr="00F640F9" w:rsidRDefault="00A91FB7" w:rsidP="00A91FB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t>Business Rule</w:t>
            </w:r>
          </w:p>
        </w:tc>
        <w:tc>
          <w:tcPr>
            <w:tcW w:w="978" w:type="pct"/>
            <w:shd w:val="clear" w:color="auto" w:fill="3399FF"/>
            <w:tcPrChange w:id="411" w:author="Batra Yogesh (EXT)" w:date="2018-04-13T12:09:00Z">
              <w:tcPr>
                <w:tcW w:w="1980" w:type="dxa"/>
                <w:gridSpan w:val="2"/>
                <w:shd w:val="clear" w:color="auto" w:fill="3399FF"/>
              </w:tcPr>
            </w:tcPrChange>
          </w:tcPr>
          <w:p w14:paraId="59C5E604" w14:textId="3ABE1D62" w:rsidR="00A91FB7" w:rsidRPr="00F640F9" w:rsidRDefault="00A91FB7" w:rsidP="00A91FB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t>Data Elements</w:t>
            </w:r>
          </w:p>
        </w:tc>
        <w:tc>
          <w:tcPr>
            <w:tcW w:w="2958" w:type="pct"/>
            <w:shd w:val="clear" w:color="auto" w:fill="3399FF"/>
            <w:tcPrChange w:id="412" w:author="Batra Yogesh (EXT)" w:date="2018-04-13T12:09:00Z">
              <w:tcPr>
                <w:tcW w:w="5984" w:type="dxa"/>
                <w:gridSpan w:val="2"/>
                <w:shd w:val="clear" w:color="auto" w:fill="3399FF"/>
              </w:tcPr>
            </w:tcPrChange>
          </w:tcPr>
          <w:p w14:paraId="1815FCB9" w14:textId="1F18E5E4" w:rsidR="00A91FB7" w:rsidRPr="00F640F9" w:rsidRDefault="00A91FB7" w:rsidP="00A91FB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t>Description</w:t>
            </w:r>
          </w:p>
        </w:tc>
      </w:tr>
      <w:tr w:rsidR="00A91FB7" w:rsidRPr="00F640F9" w14:paraId="030B4F27" w14:textId="77777777" w:rsidTr="00F640F9">
        <w:trPr>
          <w:cantSplit/>
          <w:trHeight w:val="899"/>
          <w:trPrChange w:id="413" w:author="Batra Yogesh (EXT)" w:date="2018-04-13T12:09:00Z">
            <w:trPr>
              <w:cantSplit/>
              <w:trHeight w:val="899"/>
            </w:trPr>
          </w:trPrChange>
        </w:trPr>
        <w:tc>
          <w:tcPr>
            <w:tcW w:w="264" w:type="pct"/>
            <w:shd w:val="clear" w:color="auto" w:fill="C6D9F1" w:themeFill="text2" w:themeFillTint="33"/>
            <w:tcPrChange w:id="414" w:author="Batra Yogesh (EXT)" w:date="2018-04-13T12:09:00Z">
              <w:tcPr>
                <w:tcW w:w="535" w:type="dxa"/>
                <w:gridSpan w:val="2"/>
                <w:shd w:val="clear" w:color="auto" w:fill="C6D9F1" w:themeFill="text2" w:themeFillTint="33"/>
              </w:tcPr>
            </w:tcPrChange>
          </w:tcPr>
          <w:p w14:paraId="253DB46F" w14:textId="77777777" w:rsidR="00A91FB7" w:rsidRPr="00F640F9" w:rsidRDefault="00A91FB7" w:rsidP="00A91FB7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  <w:szCs w:val="20"/>
                <w:rPrChange w:id="415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</w:p>
        </w:tc>
        <w:tc>
          <w:tcPr>
            <w:tcW w:w="800" w:type="pct"/>
            <w:tcPrChange w:id="416" w:author="Batra Yogesh (EXT)" w:date="2018-04-13T12:09:00Z">
              <w:tcPr>
                <w:tcW w:w="1620" w:type="dxa"/>
                <w:gridSpan w:val="2"/>
              </w:tcPr>
            </w:tcPrChange>
          </w:tcPr>
          <w:p w14:paraId="4B3FBDB2" w14:textId="379F9023" w:rsidR="00A91FB7" w:rsidRPr="00F640F9" w:rsidRDefault="00A91FB7" w:rsidP="00A91FB7">
            <w:pPr>
              <w:pStyle w:val="TableText"/>
              <w:keepNext/>
              <w:keepLines/>
              <w:rPr>
                <w:rFonts w:cs="Arial"/>
                <w:color w:val="000000"/>
                <w:sz w:val="20"/>
                <w:szCs w:val="20"/>
                <w:rPrChange w:id="417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rPrChange w:id="418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>BR. 1</w:t>
            </w:r>
          </w:p>
        </w:tc>
        <w:tc>
          <w:tcPr>
            <w:tcW w:w="978" w:type="pct"/>
            <w:tcPrChange w:id="419" w:author="Batra Yogesh (EXT)" w:date="2018-04-13T12:09:00Z">
              <w:tcPr>
                <w:tcW w:w="1980" w:type="dxa"/>
                <w:gridSpan w:val="2"/>
              </w:tcPr>
            </w:tcPrChange>
          </w:tcPr>
          <w:p w14:paraId="675D386B" w14:textId="61C1E6E9" w:rsidR="00A91FB7" w:rsidRPr="00F640F9" w:rsidRDefault="00A91FB7" w:rsidP="00A91FB7">
            <w:pPr>
              <w:keepNext/>
              <w:keepLines/>
              <w:rPr>
                <w:rFonts w:cs="Arial"/>
                <w:color w:val="000000"/>
                <w:sz w:val="20"/>
                <w:szCs w:val="20"/>
                <w:rPrChange w:id="420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  <w:r w:rsidRPr="00F640F9">
              <w:rPr>
                <w:rFonts w:cs="Arial"/>
                <w:sz w:val="20"/>
                <w:szCs w:val="20"/>
                <w:rPrChange w:id="421" w:author="Batra Yogesh (EXT)" w:date="2018-04-13T12:07:00Z">
                  <w:rPr>
                    <w:rFonts w:cs="Arial"/>
                    <w:sz w:val="18"/>
                    <w:szCs w:val="18"/>
                  </w:rPr>
                </w:rPrChange>
              </w:rPr>
              <w:t>N/A</w:t>
            </w:r>
          </w:p>
        </w:tc>
        <w:tc>
          <w:tcPr>
            <w:tcW w:w="2958" w:type="pct"/>
            <w:tcPrChange w:id="422" w:author="Batra Yogesh (EXT)" w:date="2018-04-13T12:09:00Z">
              <w:tcPr>
                <w:tcW w:w="5984" w:type="dxa"/>
                <w:gridSpan w:val="2"/>
              </w:tcPr>
            </w:tcPrChange>
          </w:tcPr>
          <w:p w14:paraId="7E4A4A24" w14:textId="4BBD910A" w:rsidR="00A91FB7" w:rsidRPr="00F640F9" w:rsidRDefault="00A91FB7" w:rsidP="00A91FB7">
            <w:pPr>
              <w:keepNext/>
              <w:keepLines/>
              <w:rPr>
                <w:rFonts w:cs="Arial"/>
                <w:color w:val="000000"/>
                <w:sz w:val="20"/>
                <w:szCs w:val="20"/>
                <w:rPrChange w:id="423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rPrChange w:id="424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 xml:space="preserve">User should only be able to see Hierarchy information and assigned object partition for his/her own area or role.  </w:t>
            </w:r>
            <w:del w:id="425" w:author="Batra Yogesh (EXT)" w:date="2018-04-04T17:01:00Z">
              <w:r w:rsidRPr="00F640F9" w:rsidDel="00591892">
                <w:rPr>
                  <w:rFonts w:cs="Arial"/>
                  <w:color w:val="000000"/>
                  <w:sz w:val="20"/>
                  <w:szCs w:val="20"/>
                  <w:rPrChange w:id="426" w:author="Batra Yogesh (EXT)" w:date="2018-04-13T12:07:00Z">
                    <w:rPr>
                      <w:rFonts w:cs="Arial"/>
                      <w:color w:val="000000"/>
                      <w:sz w:val="18"/>
                      <w:szCs w:val="18"/>
                    </w:rPr>
                  </w:rPrChange>
                </w:rPr>
                <w:delText>E.g</w:delText>
              </w:r>
            </w:del>
            <w:ins w:id="427" w:author="Batra Yogesh (EXT)" w:date="2018-04-04T17:01:00Z">
              <w:r w:rsidR="00591892" w:rsidRPr="00F640F9">
                <w:rPr>
                  <w:rFonts w:cs="Arial"/>
                  <w:color w:val="000000"/>
                  <w:sz w:val="20"/>
                  <w:szCs w:val="20"/>
                  <w:rPrChange w:id="428" w:author="Batra Yogesh (EXT)" w:date="2018-04-13T12:07:00Z">
                    <w:rPr>
                      <w:rFonts w:cs="Arial"/>
                      <w:color w:val="000000"/>
                      <w:sz w:val="18"/>
                      <w:szCs w:val="18"/>
                    </w:rPr>
                  </w:rPrChange>
                </w:rPr>
                <w:t>E.g.</w:t>
              </w:r>
            </w:ins>
            <w:r w:rsidRPr="00F640F9">
              <w:rPr>
                <w:rFonts w:cs="Arial"/>
                <w:color w:val="000000"/>
                <w:sz w:val="20"/>
                <w:szCs w:val="20"/>
                <w:rPrChange w:id="429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 xml:space="preserve"> For Platong Administrator user (Role), he/she should not be able to have access to create a well for Benchamas </w:t>
            </w:r>
            <w:del w:id="430" w:author="Batra Yogesh (EXT)" w:date="2018-04-04T17:02:00Z">
              <w:r w:rsidRPr="00F640F9" w:rsidDel="00591892">
                <w:rPr>
                  <w:rFonts w:cs="Arial"/>
                  <w:color w:val="000000"/>
                  <w:sz w:val="20"/>
                  <w:szCs w:val="20"/>
                  <w:rPrChange w:id="431" w:author="Batra Yogesh (EXT)" w:date="2018-04-13T12:07:00Z">
                    <w:rPr>
                      <w:rFonts w:cs="Arial"/>
                      <w:color w:val="000000"/>
                      <w:sz w:val="18"/>
                      <w:szCs w:val="18"/>
                    </w:rPr>
                  </w:rPrChange>
                </w:rPr>
                <w:delText>Aarea</w:delText>
              </w:r>
            </w:del>
            <w:ins w:id="432" w:author="Batra Yogesh (EXT)" w:date="2018-04-04T17:02:00Z">
              <w:r w:rsidR="00591892" w:rsidRPr="00F640F9">
                <w:rPr>
                  <w:rFonts w:cs="Arial"/>
                  <w:color w:val="000000"/>
                  <w:sz w:val="20"/>
                  <w:szCs w:val="20"/>
                  <w:rPrChange w:id="433" w:author="Batra Yogesh (EXT)" w:date="2018-04-13T12:07:00Z">
                    <w:rPr>
                      <w:rFonts w:cs="Arial"/>
                      <w:color w:val="000000"/>
                      <w:sz w:val="18"/>
                      <w:szCs w:val="18"/>
                    </w:rPr>
                  </w:rPrChange>
                </w:rPr>
                <w:t>Area</w:t>
              </w:r>
            </w:ins>
            <w:r w:rsidRPr="00F640F9">
              <w:rPr>
                <w:rFonts w:cs="Arial"/>
                <w:color w:val="000000"/>
                <w:sz w:val="20"/>
                <w:szCs w:val="20"/>
                <w:rPrChange w:id="434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 xml:space="preserve"> except she/he has Benchamas </w:t>
            </w:r>
            <w:del w:id="435" w:author="Shah Ashay" w:date="2018-04-16T13:37:00Z">
              <w:r w:rsidRPr="00F640F9" w:rsidDel="001F20CA">
                <w:rPr>
                  <w:rFonts w:cs="Arial"/>
                  <w:color w:val="000000"/>
                  <w:sz w:val="20"/>
                  <w:szCs w:val="20"/>
                  <w:rPrChange w:id="436" w:author="Batra Yogesh (EXT)" w:date="2018-04-13T12:07:00Z">
                    <w:rPr>
                      <w:rFonts w:cs="Arial"/>
                      <w:color w:val="000000"/>
                      <w:sz w:val="18"/>
                      <w:szCs w:val="18"/>
                    </w:rPr>
                  </w:rPrChange>
                </w:rPr>
                <w:delText>Administratror</w:delText>
              </w:r>
            </w:del>
            <w:ins w:id="437" w:author="Shah Ashay" w:date="2018-04-16T13:37:00Z">
              <w:r w:rsidR="001F20CA" w:rsidRPr="001F20CA">
                <w:rPr>
                  <w:rFonts w:cs="Arial"/>
                  <w:color w:val="000000"/>
                  <w:sz w:val="20"/>
                  <w:szCs w:val="20"/>
                </w:rPr>
                <w:t>Administrator</w:t>
              </w:r>
            </w:ins>
            <w:r w:rsidRPr="00F640F9">
              <w:rPr>
                <w:rFonts w:cs="Arial"/>
                <w:color w:val="000000"/>
                <w:sz w:val="20"/>
                <w:szCs w:val="20"/>
                <w:rPrChange w:id="438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 xml:space="preserve"> role/</w:t>
            </w:r>
          </w:p>
        </w:tc>
      </w:tr>
      <w:tr w:rsidR="00A91FB7" w:rsidRPr="00F640F9" w14:paraId="22784046" w14:textId="77777777" w:rsidTr="00F640F9">
        <w:trPr>
          <w:cantSplit/>
          <w:trHeight w:val="325"/>
          <w:trPrChange w:id="439" w:author="Batra Yogesh (EXT)" w:date="2018-04-13T12:09:00Z">
            <w:trPr>
              <w:cantSplit/>
              <w:trHeight w:val="325"/>
            </w:trPr>
          </w:trPrChange>
        </w:trPr>
        <w:tc>
          <w:tcPr>
            <w:tcW w:w="264" w:type="pct"/>
            <w:shd w:val="clear" w:color="auto" w:fill="C6D9F1" w:themeFill="text2" w:themeFillTint="33"/>
            <w:tcPrChange w:id="440" w:author="Batra Yogesh (EXT)" w:date="2018-04-13T12:09:00Z">
              <w:tcPr>
                <w:tcW w:w="535" w:type="dxa"/>
                <w:gridSpan w:val="2"/>
                <w:shd w:val="clear" w:color="auto" w:fill="C6D9F1" w:themeFill="text2" w:themeFillTint="33"/>
              </w:tcPr>
            </w:tcPrChange>
          </w:tcPr>
          <w:p w14:paraId="63E8393F" w14:textId="77777777" w:rsidR="00A91FB7" w:rsidRPr="00F640F9" w:rsidRDefault="00A91FB7" w:rsidP="00A91FB7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  <w:szCs w:val="20"/>
                <w:rPrChange w:id="441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</w:p>
        </w:tc>
        <w:tc>
          <w:tcPr>
            <w:tcW w:w="800" w:type="pct"/>
            <w:tcPrChange w:id="442" w:author="Batra Yogesh (EXT)" w:date="2018-04-13T12:09:00Z">
              <w:tcPr>
                <w:tcW w:w="1620" w:type="dxa"/>
                <w:gridSpan w:val="2"/>
              </w:tcPr>
            </w:tcPrChange>
          </w:tcPr>
          <w:p w14:paraId="5EE91AED" w14:textId="2CA2A120" w:rsidR="00A91FB7" w:rsidRPr="00F640F9" w:rsidRDefault="00A91FB7" w:rsidP="00A91FB7">
            <w:pPr>
              <w:pStyle w:val="TableText"/>
              <w:keepNext/>
              <w:keepLines/>
              <w:rPr>
                <w:rFonts w:cs="Arial"/>
                <w:color w:val="000000"/>
                <w:sz w:val="20"/>
                <w:szCs w:val="20"/>
                <w:rPrChange w:id="443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rPrChange w:id="444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>BR. 2</w:t>
            </w:r>
          </w:p>
        </w:tc>
        <w:tc>
          <w:tcPr>
            <w:tcW w:w="978" w:type="pct"/>
            <w:tcPrChange w:id="445" w:author="Batra Yogesh (EXT)" w:date="2018-04-13T12:09:00Z">
              <w:tcPr>
                <w:tcW w:w="1980" w:type="dxa"/>
                <w:gridSpan w:val="2"/>
              </w:tcPr>
            </w:tcPrChange>
          </w:tcPr>
          <w:p w14:paraId="2FBADC4D" w14:textId="62902DAA" w:rsidR="00A91FB7" w:rsidRPr="00F640F9" w:rsidRDefault="00A91FB7" w:rsidP="00A91FB7">
            <w:pPr>
              <w:keepNext/>
              <w:keepLines/>
              <w:rPr>
                <w:rFonts w:cs="Arial"/>
                <w:color w:val="000000"/>
                <w:sz w:val="20"/>
                <w:szCs w:val="20"/>
                <w:rPrChange w:id="446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rPrChange w:id="447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>Daytime</w:t>
            </w:r>
          </w:p>
        </w:tc>
        <w:tc>
          <w:tcPr>
            <w:tcW w:w="2958" w:type="pct"/>
            <w:tcPrChange w:id="448" w:author="Batra Yogesh (EXT)" w:date="2018-04-13T12:09:00Z">
              <w:tcPr>
                <w:tcW w:w="5984" w:type="dxa"/>
                <w:gridSpan w:val="2"/>
              </w:tcPr>
            </w:tcPrChange>
          </w:tcPr>
          <w:p w14:paraId="565496B7" w14:textId="77777777" w:rsidR="00A91FB7" w:rsidRPr="00F640F9" w:rsidRDefault="00A91FB7" w:rsidP="00A91FB7">
            <w:pPr>
              <w:keepNext/>
              <w:keepLines/>
              <w:rPr>
                <w:rFonts w:cs="Arial"/>
                <w:color w:val="000000"/>
                <w:sz w:val="20"/>
                <w:szCs w:val="20"/>
                <w:rPrChange w:id="449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rPrChange w:id="450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>The date can be in the past or future.</w:t>
            </w:r>
          </w:p>
          <w:p w14:paraId="2EA24686" w14:textId="18D04942" w:rsidR="00A91FB7" w:rsidRPr="00F640F9" w:rsidRDefault="00A91FB7" w:rsidP="00A91FB7">
            <w:pPr>
              <w:keepNext/>
              <w:keepLines/>
              <w:rPr>
                <w:rFonts w:cs="Arial"/>
                <w:color w:val="000000"/>
                <w:sz w:val="20"/>
                <w:szCs w:val="20"/>
                <w:rPrChange w:id="451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rPrChange w:id="452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>Date format is yyyy-mm-dd  hh:mm</w:t>
            </w:r>
            <w:r w:rsidRPr="00F640F9">
              <w:rPr>
                <w:rFonts w:cs="Arial"/>
                <w:color w:val="000000"/>
                <w:sz w:val="20"/>
                <w:szCs w:val="20"/>
                <w:rPrChange w:id="453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br/>
              <w:t>standard time is 00:00</w:t>
            </w:r>
          </w:p>
        </w:tc>
      </w:tr>
      <w:tr w:rsidR="00A91FB7" w:rsidRPr="00F640F9" w14:paraId="338BA047" w14:textId="77777777" w:rsidTr="00F640F9">
        <w:trPr>
          <w:cantSplit/>
          <w:trHeight w:val="325"/>
          <w:trPrChange w:id="454" w:author="Batra Yogesh (EXT)" w:date="2018-04-13T12:09:00Z">
            <w:trPr>
              <w:cantSplit/>
              <w:trHeight w:val="325"/>
            </w:trPr>
          </w:trPrChange>
        </w:trPr>
        <w:tc>
          <w:tcPr>
            <w:tcW w:w="264" w:type="pct"/>
            <w:shd w:val="clear" w:color="auto" w:fill="C6D9F1" w:themeFill="text2" w:themeFillTint="33"/>
            <w:tcPrChange w:id="455" w:author="Batra Yogesh (EXT)" w:date="2018-04-13T12:09:00Z">
              <w:tcPr>
                <w:tcW w:w="535" w:type="dxa"/>
                <w:gridSpan w:val="2"/>
                <w:shd w:val="clear" w:color="auto" w:fill="C6D9F1" w:themeFill="text2" w:themeFillTint="33"/>
              </w:tcPr>
            </w:tcPrChange>
          </w:tcPr>
          <w:p w14:paraId="7A467CBE" w14:textId="70ABC700" w:rsidR="00A91FB7" w:rsidRPr="00F640F9" w:rsidRDefault="00A91FB7" w:rsidP="00A91FB7">
            <w:pPr>
              <w:pStyle w:val="TableText"/>
              <w:keepNext/>
              <w:keepLines/>
              <w:rPr>
                <w:rFonts w:cs="Arial"/>
                <w:color w:val="000000"/>
                <w:sz w:val="20"/>
                <w:szCs w:val="20"/>
                <w:rPrChange w:id="456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rPrChange w:id="457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>3.</w:t>
            </w:r>
          </w:p>
        </w:tc>
        <w:tc>
          <w:tcPr>
            <w:tcW w:w="800" w:type="pct"/>
            <w:tcPrChange w:id="458" w:author="Batra Yogesh (EXT)" w:date="2018-04-13T12:09:00Z">
              <w:tcPr>
                <w:tcW w:w="1620" w:type="dxa"/>
                <w:gridSpan w:val="2"/>
              </w:tcPr>
            </w:tcPrChange>
          </w:tcPr>
          <w:p w14:paraId="7D2C7184" w14:textId="3E68DA1A" w:rsidR="00A91FB7" w:rsidRPr="00F640F9" w:rsidRDefault="00A91FB7" w:rsidP="00A91FB7">
            <w:pPr>
              <w:pStyle w:val="TableText"/>
              <w:keepNext/>
              <w:keepLines/>
              <w:rPr>
                <w:rFonts w:cs="Arial"/>
                <w:color w:val="000000"/>
                <w:sz w:val="20"/>
                <w:szCs w:val="20"/>
                <w:rPrChange w:id="459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rPrChange w:id="460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>BR. 3</w:t>
            </w:r>
          </w:p>
        </w:tc>
        <w:tc>
          <w:tcPr>
            <w:tcW w:w="978" w:type="pct"/>
            <w:tcPrChange w:id="461" w:author="Batra Yogesh (EXT)" w:date="2018-04-13T12:09:00Z">
              <w:tcPr>
                <w:tcW w:w="1980" w:type="dxa"/>
                <w:gridSpan w:val="2"/>
              </w:tcPr>
            </w:tcPrChange>
          </w:tcPr>
          <w:p w14:paraId="2D0BD5C2" w14:textId="59D632A4" w:rsidR="00A91FB7" w:rsidRPr="00F640F9" w:rsidRDefault="00A91FB7" w:rsidP="00A91FB7">
            <w:pPr>
              <w:pStyle w:val="TableText"/>
              <w:keepNext/>
              <w:keepLines/>
              <w:rPr>
                <w:rFonts w:cs="Arial"/>
                <w:color w:val="000000"/>
                <w:sz w:val="20"/>
                <w:szCs w:val="20"/>
                <w:rPrChange w:id="462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rPrChange w:id="463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>On Strm</w:t>
            </w:r>
          </w:p>
        </w:tc>
        <w:tc>
          <w:tcPr>
            <w:tcW w:w="2958" w:type="pct"/>
            <w:tcPrChange w:id="464" w:author="Batra Yogesh (EXT)" w:date="2018-04-13T12:09:00Z">
              <w:tcPr>
                <w:tcW w:w="5984" w:type="dxa"/>
                <w:gridSpan w:val="2"/>
              </w:tcPr>
            </w:tcPrChange>
          </w:tcPr>
          <w:p w14:paraId="3A14303E" w14:textId="2EE7CA0F" w:rsidR="00A91FB7" w:rsidRPr="00F640F9" w:rsidRDefault="00A91FB7" w:rsidP="00A91FB7">
            <w:pPr>
              <w:pStyle w:val="TableText"/>
              <w:keepNext/>
              <w:keepLines/>
              <w:rPr>
                <w:rFonts w:cs="Arial"/>
                <w:color w:val="000000"/>
                <w:sz w:val="20"/>
                <w:szCs w:val="20"/>
                <w:rPrChange w:id="465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rPrChange w:id="466" w:author="Batra Yogesh (EXT)" w:date="2018-04-13T12:07:00Z">
                  <w:rPr>
                    <w:rFonts w:cs="Arial"/>
                    <w:color w:val="000000"/>
                    <w:sz w:val="18"/>
                    <w:szCs w:val="18"/>
                  </w:rPr>
                </w:rPrChange>
              </w:rPr>
              <w:t>User can’t remove existing well online and leave it blank the error message “Validation Failed”</w:t>
            </w:r>
          </w:p>
        </w:tc>
      </w:tr>
    </w:tbl>
    <w:p w14:paraId="508AAA18" w14:textId="4A6972F0" w:rsidR="001C1E2E" w:rsidRPr="00F640F9" w:rsidRDefault="001C1E2E" w:rsidP="00A91FB7">
      <w:pPr>
        <w:pStyle w:val="TableText"/>
        <w:keepNext/>
        <w:keepLines/>
        <w:rPr>
          <w:rFonts w:cs="Arial"/>
          <w:color w:val="000000"/>
          <w:sz w:val="18"/>
          <w:szCs w:val="18"/>
        </w:rPr>
      </w:pPr>
    </w:p>
    <w:p w14:paraId="4A6B3E66" w14:textId="2AEAE0DE" w:rsidR="005413D3" w:rsidRPr="00F640F9" w:rsidRDefault="005413D3" w:rsidP="00A91FB7">
      <w:pPr>
        <w:pStyle w:val="TableText"/>
        <w:keepNext/>
        <w:keepLines/>
        <w:rPr>
          <w:rFonts w:cs="Arial"/>
          <w:color w:val="000000"/>
          <w:sz w:val="20"/>
          <w:szCs w:val="20"/>
          <w:rPrChange w:id="467" w:author="Batra Yogesh (EXT)" w:date="2018-04-13T12:07:00Z">
            <w:rPr>
              <w:rFonts w:cs="Arial"/>
              <w:color w:val="000000"/>
              <w:sz w:val="18"/>
              <w:szCs w:val="18"/>
            </w:rPr>
          </w:rPrChange>
        </w:rPr>
      </w:pPr>
      <w:r w:rsidRPr="00F640F9">
        <w:rPr>
          <w:rFonts w:cs="Arial"/>
          <w:color w:val="000000"/>
          <w:sz w:val="20"/>
          <w:szCs w:val="20"/>
          <w:rPrChange w:id="468" w:author="Batra Yogesh (EXT)" w:date="2018-04-13T12:07:00Z">
            <w:rPr>
              <w:rFonts w:cs="Arial"/>
              <w:color w:val="000000"/>
              <w:sz w:val="18"/>
              <w:szCs w:val="18"/>
            </w:rPr>
          </w:rPrChange>
        </w:rPr>
        <w:t xml:space="preserve">Table 1.1 </w:t>
      </w:r>
      <w:commentRangeStart w:id="469"/>
      <w:del w:id="470" w:author="Batra Yogesh (EXT)" w:date="2018-04-04T17:02:00Z">
        <w:r w:rsidR="008233F6" w:rsidRPr="00F640F9" w:rsidDel="00591892">
          <w:rPr>
            <w:rFonts w:cs="Arial"/>
            <w:color w:val="000000"/>
            <w:sz w:val="20"/>
            <w:szCs w:val="20"/>
            <w:rPrChange w:id="471" w:author="Batra Yogesh (EXT)" w:date="2018-04-13T12:07:00Z">
              <w:rPr>
                <w:rFonts w:cs="Arial"/>
                <w:color w:val="000000"/>
                <w:sz w:val="18"/>
                <w:szCs w:val="18"/>
              </w:rPr>
            </w:rPrChange>
          </w:rPr>
          <w:delText>Madatory</w:delText>
        </w:r>
      </w:del>
      <w:ins w:id="472" w:author="Batra Yogesh (EXT)" w:date="2018-04-04T17:02:00Z">
        <w:r w:rsidR="00591892" w:rsidRPr="00F640F9">
          <w:rPr>
            <w:rFonts w:cs="Arial"/>
            <w:color w:val="000000"/>
            <w:sz w:val="20"/>
            <w:szCs w:val="20"/>
            <w:rPrChange w:id="473" w:author="Batra Yogesh (EXT)" w:date="2018-04-13T12:07:00Z">
              <w:rPr>
                <w:rFonts w:cs="Arial"/>
                <w:color w:val="000000"/>
                <w:sz w:val="18"/>
                <w:szCs w:val="18"/>
              </w:rPr>
            </w:rPrChange>
          </w:rPr>
          <w:t>Mandatory</w:t>
        </w:r>
      </w:ins>
      <w:r w:rsidR="008233F6" w:rsidRPr="00F640F9">
        <w:rPr>
          <w:rFonts w:cs="Arial"/>
          <w:color w:val="000000"/>
          <w:sz w:val="20"/>
          <w:szCs w:val="20"/>
          <w:rPrChange w:id="474" w:author="Batra Yogesh (EXT)" w:date="2018-04-13T12:07:00Z">
            <w:rPr>
              <w:rFonts w:cs="Arial"/>
              <w:color w:val="000000"/>
              <w:sz w:val="18"/>
              <w:szCs w:val="18"/>
            </w:rPr>
          </w:rPrChange>
        </w:rPr>
        <w:t xml:space="preserve"> Field is On Strm</w:t>
      </w:r>
      <w:commentRangeEnd w:id="469"/>
      <w:r w:rsidR="001879DE" w:rsidRPr="00F640F9">
        <w:rPr>
          <w:rStyle w:val="CommentReference"/>
          <w:rFonts w:cs="Arial"/>
          <w:color w:val="000000"/>
          <w:sz w:val="20"/>
          <w:szCs w:val="20"/>
          <w:rPrChange w:id="475" w:author="Batra Yogesh (EXT)" w:date="2018-04-13T12:07:00Z">
            <w:rPr>
              <w:rStyle w:val="CommentReference"/>
              <w:rFonts w:cs="Arial"/>
              <w:color w:val="000000"/>
              <w:sz w:val="18"/>
              <w:szCs w:val="18"/>
            </w:rPr>
          </w:rPrChange>
        </w:rPr>
        <w:commentReference w:id="469"/>
      </w:r>
      <w:r w:rsidR="008233F6" w:rsidRPr="00F640F9">
        <w:rPr>
          <w:rFonts w:cs="Arial"/>
          <w:color w:val="000000"/>
          <w:sz w:val="20"/>
          <w:szCs w:val="20"/>
          <w:rPrChange w:id="476" w:author="Batra Yogesh (EXT)" w:date="2018-04-13T12:07:00Z">
            <w:rPr>
              <w:rFonts w:cs="Arial"/>
              <w:color w:val="000000"/>
              <w:sz w:val="18"/>
              <w:szCs w:val="18"/>
            </w:rPr>
          </w:rPrChange>
        </w:rPr>
        <w:t xml:space="preserve"> and Green Lines are column</w:t>
      </w:r>
      <w:ins w:id="477" w:author="Wirasak Chomphu" w:date="2017-11-26T16:30:00Z">
        <w:r w:rsidR="00C95988" w:rsidRPr="00F640F9">
          <w:rPr>
            <w:rFonts w:cs="Arial"/>
            <w:color w:val="000000"/>
            <w:sz w:val="20"/>
            <w:szCs w:val="20"/>
            <w:rPrChange w:id="478" w:author="Batra Yogesh (EXT)" w:date="2018-04-13T12:07:00Z">
              <w:rPr>
                <w:rFonts w:cs="Arial"/>
                <w:color w:val="000000"/>
                <w:sz w:val="18"/>
                <w:szCs w:val="18"/>
              </w:rPr>
            </w:rPrChange>
          </w:rPr>
          <w:t>s</w:t>
        </w:r>
      </w:ins>
      <w:r w:rsidR="008233F6" w:rsidRPr="00F640F9">
        <w:rPr>
          <w:rFonts w:cs="Arial"/>
          <w:color w:val="000000"/>
          <w:sz w:val="20"/>
          <w:szCs w:val="20"/>
          <w:rPrChange w:id="479" w:author="Batra Yogesh (EXT)" w:date="2018-04-13T12:07:00Z">
            <w:rPr>
              <w:rFonts w:cs="Arial"/>
              <w:color w:val="000000"/>
              <w:sz w:val="18"/>
              <w:szCs w:val="18"/>
            </w:rPr>
          </w:rPrChange>
        </w:rPr>
        <w:t xml:space="preserve"> that </w:t>
      </w:r>
      <w:del w:id="480" w:author="Wirasak Chomphu" w:date="2017-11-26T16:30:00Z">
        <w:r w:rsidR="008233F6" w:rsidRPr="00F640F9" w:rsidDel="00C95988">
          <w:rPr>
            <w:rFonts w:cs="Arial"/>
            <w:color w:val="000000"/>
            <w:sz w:val="20"/>
            <w:szCs w:val="20"/>
            <w:rPrChange w:id="481" w:author="Batra Yogesh (EXT)" w:date="2018-04-13T12:07:00Z">
              <w:rPr>
                <w:rFonts w:cs="Arial"/>
                <w:color w:val="000000"/>
                <w:sz w:val="18"/>
                <w:szCs w:val="18"/>
              </w:rPr>
            </w:rPrChange>
          </w:rPr>
          <w:delText xml:space="preserve">has </w:delText>
        </w:r>
      </w:del>
      <w:r w:rsidRPr="00F640F9">
        <w:rPr>
          <w:rFonts w:cs="Arial"/>
          <w:color w:val="000000"/>
          <w:sz w:val="20"/>
          <w:szCs w:val="20"/>
          <w:rPrChange w:id="482" w:author="Batra Yogesh (EXT)" w:date="2018-04-13T12:07:00Z">
            <w:rPr>
              <w:rFonts w:cs="Arial"/>
              <w:color w:val="000000"/>
              <w:sz w:val="18"/>
              <w:szCs w:val="18"/>
            </w:rPr>
          </w:rPrChange>
        </w:rPr>
        <w:t>Thailand</w:t>
      </w:r>
      <w:r w:rsidR="008233F6" w:rsidRPr="00F640F9">
        <w:rPr>
          <w:rFonts w:cs="Arial"/>
          <w:color w:val="000000"/>
          <w:sz w:val="20"/>
          <w:szCs w:val="20"/>
          <w:rPrChange w:id="483" w:author="Batra Yogesh (EXT)" w:date="2018-04-13T12:07:00Z">
            <w:rPr>
              <w:rFonts w:cs="Arial"/>
              <w:color w:val="000000"/>
              <w:sz w:val="18"/>
              <w:szCs w:val="18"/>
            </w:rPr>
          </w:rPrChange>
        </w:rPr>
        <w:t xml:space="preserve"> </w:t>
      </w:r>
      <w:ins w:id="484" w:author="Wirasak Chomphu" w:date="2017-11-26T16:31:00Z">
        <w:r w:rsidR="00C95988" w:rsidRPr="00F640F9">
          <w:rPr>
            <w:rFonts w:cs="Arial"/>
            <w:color w:val="000000"/>
            <w:sz w:val="20"/>
            <w:szCs w:val="20"/>
            <w:rPrChange w:id="485" w:author="Batra Yogesh (EXT)" w:date="2018-04-13T12:07:00Z">
              <w:rPr>
                <w:rFonts w:cs="Arial"/>
                <w:color w:val="000000"/>
                <w:sz w:val="18"/>
                <w:szCs w:val="18"/>
              </w:rPr>
            </w:rPrChange>
          </w:rPr>
          <w:t xml:space="preserve">has </w:t>
        </w:r>
      </w:ins>
      <w:del w:id="486" w:author="Wirasak Chomphu" w:date="2017-11-26T16:31:00Z">
        <w:r w:rsidR="008233F6" w:rsidRPr="00F640F9" w:rsidDel="00C95988">
          <w:rPr>
            <w:rFonts w:cs="Arial"/>
            <w:color w:val="000000"/>
            <w:sz w:val="20"/>
            <w:szCs w:val="20"/>
            <w:rPrChange w:id="487" w:author="Batra Yogesh (EXT)" w:date="2018-04-13T12:07:00Z">
              <w:rPr>
                <w:rFonts w:cs="Arial"/>
                <w:color w:val="000000"/>
                <w:sz w:val="18"/>
                <w:szCs w:val="18"/>
              </w:rPr>
            </w:rPrChange>
          </w:rPr>
          <w:delText>S</w:delText>
        </w:r>
      </w:del>
      <w:ins w:id="488" w:author="Wirasak Chomphu" w:date="2017-11-26T16:31:00Z">
        <w:r w:rsidR="00C95988" w:rsidRPr="00F640F9">
          <w:rPr>
            <w:rFonts w:cs="Arial"/>
            <w:color w:val="000000"/>
            <w:sz w:val="20"/>
            <w:szCs w:val="20"/>
            <w:rPrChange w:id="489" w:author="Batra Yogesh (EXT)" w:date="2018-04-13T12:07:00Z">
              <w:rPr>
                <w:rFonts w:cs="Arial"/>
                <w:color w:val="000000"/>
                <w:sz w:val="18"/>
                <w:szCs w:val="18"/>
              </w:rPr>
            </w:rPrChange>
          </w:rPr>
          <w:t>s</w:t>
        </w:r>
      </w:ins>
      <w:r w:rsidR="008233F6" w:rsidRPr="00F640F9">
        <w:rPr>
          <w:rFonts w:cs="Arial"/>
          <w:color w:val="000000"/>
          <w:sz w:val="20"/>
          <w:szCs w:val="20"/>
          <w:rPrChange w:id="490" w:author="Batra Yogesh (EXT)" w:date="2018-04-13T12:07:00Z">
            <w:rPr>
              <w:rFonts w:cs="Arial"/>
              <w:color w:val="000000"/>
              <w:sz w:val="18"/>
              <w:szCs w:val="18"/>
            </w:rPr>
          </w:rPrChange>
        </w:rPr>
        <w:t xml:space="preserve">pecial </w:t>
      </w:r>
      <w:del w:id="491" w:author="Wirasak Chomphu" w:date="2017-11-26T16:31:00Z">
        <w:r w:rsidRPr="00F640F9" w:rsidDel="00C95988">
          <w:rPr>
            <w:rFonts w:cs="Arial"/>
            <w:color w:val="000000"/>
            <w:sz w:val="20"/>
            <w:szCs w:val="20"/>
            <w:rPrChange w:id="492" w:author="Batra Yogesh (EXT)" w:date="2018-04-13T12:07:00Z">
              <w:rPr>
                <w:rFonts w:cs="Arial"/>
                <w:color w:val="000000"/>
                <w:sz w:val="18"/>
                <w:szCs w:val="18"/>
              </w:rPr>
            </w:rPrChange>
          </w:rPr>
          <w:delText>R</w:delText>
        </w:r>
      </w:del>
      <w:ins w:id="493" w:author="Wirasak Chomphu" w:date="2017-11-26T16:31:00Z">
        <w:del w:id="494" w:author="Batra Yogesh (EXT)" w:date="2018-04-04T17:02:00Z">
          <w:r w:rsidR="00C95988" w:rsidRPr="00F640F9" w:rsidDel="00591892">
            <w:rPr>
              <w:rFonts w:cs="Arial"/>
              <w:color w:val="000000"/>
              <w:sz w:val="20"/>
              <w:szCs w:val="20"/>
              <w:rPrChange w:id="495" w:author="Batra Yogesh (EXT)" w:date="2018-04-13T12:07:00Z">
                <w:rPr>
                  <w:rFonts w:cs="Arial"/>
                  <w:color w:val="000000"/>
                  <w:sz w:val="18"/>
                  <w:szCs w:val="18"/>
                </w:rPr>
              </w:rPrChange>
            </w:rPr>
            <w:delText>r</w:delText>
          </w:r>
        </w:del>
      </w:ins>
      <w:del w:id="496" w:author="Batra Yogesh (EXT)" w:date="2018-04-04T17:02:00Z">
        <w:r w:rsidRPr="00F640F9" w:rsidDel="00591892">
          <w:rPr>
            <w:rFonts w:cs="Arial"/>
            <w:color w:val="000000"/>
            <w:sz w:val="20"/>
            <w:szCs w:val="20"/>
            <w:rPrChange w:id="497" w:author="Batra Yogesh (EXT)" w:date="2018-04-13T12:07:00Z">
              <w:rPr>
                <w:rFonts w:cs="Arial"/>
                <w:color w:val="000000"/>
                <w:sz w:val="18"/>
                <w:szCs w:val="18"/>
              </w:rPr>
            </w:rPrChange>
          </w:rPr>
          <w:delText>equirment</w:delText>
        </w:r>
        <w:r w:rsidR="008233F6" w:rsidRPr="00F640F9" w:rsidDel="00591892">
          <w:rPr>
            <w:rFonts w:cs="Arial"/>
            <w:color w:val="000000"/>
            <w:sz w:val="20"/>
            <w:szCs w:val="20"/>
            <w:rPrChange w:id="498" w:author="Batra Yogesh (EXT)" w:date="2018-04-13T12:07:00Z">
              <w:rPr>
                <w:rFonts w:cs="Arial"/>
                <w:color w:val="000000"/>
                <w:sz w:val="18"/>
                <w:szCs w:val="18"/>
              </w:rPr>
            </w:rPrChange>
          </w:rPr>
          <w:delText>s</w:delText>
        </w:r>
      </w:del>
      <w:ins w:id="499" w:author="Batra Yogesh (EXT)" w:date="2018-04-04T17:02:00Z">
        <w:r w:rsidR="00591892" w:rsidRPr="00F640F9">
          <w:rPr>
            <w:rFonts w:cs="Arial"/>
            <w:color w:val="000000"/>
            <w:sz w:val="20"/>
            <w:szCs w:val="20"/>
            <w:rPrChange w:id="500" w:author="Batra Yogesh (EXT)" w:date="2018-04-13T12:07:00Z">
              <w:rPr>
                <w:rFonts w:cs="Arial"/>
                <w:color w:val="000000"/>
                <w:sz w:val="18"/>
                <w:szCs w:val="18"/>
              </w:rPr>
            </w:rPrChange>
          </w:rPr>
          <w:t>requirements</w:t>
        </w:r>
      </w:ins>
      <w:r w:rsidRPr="00F640F9">
        <w:rPr>
          <w:rFonts w:cs="Arial"/>
          <w:color w:val="000000"/>
          <w:sz w:val="20"/>
          <w:szCs w:val="20"/>
          <w:rPrChange w:id="501" w:author="Batra Yogesh (EXT)" w:date="2018-04-13T12:07:00Z">
            <w:rPr>
              <w:rFonts w:cs="Arial"/>
              <w:color w:val="000000"/>
              <w:sz w:val="18"/>
              <w:szCs w:val="18"/>
            </w:rPr>
          </w:rPrChange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502" w:author="Batra Yogesh (EXT)" w:date="2018-04-13T12:09:00Z">
          <w:tblPr>
            <w:tblW w:w="999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538"/>
        <w:gridCol w:w="3043"/>
        <w:gridCol w:w="1446"/>
        <w:gridCol w:w="2162"/>
        <w:gridCol w:w="1161"/>
        <w:tblGridChange w:id="503">
          <w:tblGrid>
            <w:gridCol w:w="1538"/>
            <w:gridCol w:w="437"/>
            <w:gridCol w:w="2606"/>
            <w:gridCol w:w="1313"/>
            <w:gridCol w:w="133"/>
            <w:gridCol w:w="1621"/>
            <w:gridCol w:w="541"/>
            <w:gridCol w:w="1161"/>
            <w:gridCol w:w="646"/>
            <w:gridCol w:w="2348"/>
          </w:tblGrid>
        </w:tblGridChange>
      </w:tblGrid>
      <w:tr w:rsidR="00C95988" w:rsidRPr="00F640F9" w14:paraId="0F876FE4" w14:textId="00C6CDE7" w:rsidTr="00F640F9">
        <w:trPr>
          <w:trHeight w:val="226"/>
          <w:trPrChange w:id="504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305496"/>
            <w:vAlign w:val="center"/>
            <w:tcPrChange w:id="505" w:author="Batra Yogesh (EXT)" w:date="2018-04-13T12:09:00Z">
              <w:tcPr>
                <w:tcW w:w="1975" w:type="dxa"/>
                <w:gridSpan w:val="2"/>
                <w:shd w:val="clear" w:color="000000" w:fill="305496"/>
                <w:vAlign w:val="center"/>
              </w:tcPr>
            </w:tcPrChange>
          </w:tcPr>
          <w:p w14:paraId="0F69F135" w14:textId="596C2C32" w:rsidR="00C95988" w:rsidRPr="00F640F9" w:rsidRDefault="00C95988" w:rsidP="008233F6">
            <w:pPr>
              <w:jc w:val="center"/>
              <w:rPr>
                <w:rFonts w:cs="Arial"/>
                <w:color w:val="FFFFFF"/>
                <w:sz w:val="20"/>
                <w:szCs w:val="20"/>
                <w:lang w:bidi="th-TH"/>
                <w:rPrChange w:id="506" w:author="Batra Yogesh (EXT)" w:date="2018-04-13T12:07:00Z">
                  <w:rPr>
                    <w:rFonts w:ascii="Calibri" w:hAnsi="Calibri"/>
                    <w:color w:val="FFFFFF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FFFFFF"/>
                <w:sz w:val="20"/>
                <w:szCs w:val="20"/>
                <w:lang w:bidi="th-TH"/>
                <w:rPrChange w:id="507" w:author="Batra Yogesh (EXT)" w:date="2018-04-13T12:07:00Z">
                  <w:rPr>
                    <w:rFonts w:ascii="Calibri" w:hAnsi="Calibri"/>
                    <w:color w:val="FFFFFF"/>
                    <w:szCs w:val="22"/>
                    <w:lang w:bidi="th-TH"/>
                  </w:rPr>
                </w:rPrChange>
              </w:rPr>
              <w:t>LABEL</w:t>
            </w:r>
          </w:p>
        </w:tc>
        <w:tc>
          <w:tcPr>
            <w:tcW w:w="1673" w:type="pct"/>
            <w:shd w:val="clear" w:color="000000" w:fill="305496"/>
            <w:vAlign w:val="center"/>
            <w:hideMark/>
            <w:tcPrChange w:id="508" w:author="Batra Yogesh (EXT)" w:date="2018-04-13T12:09:00Z">
              <w:tcPr>
                <w:tcW w:w="3919" w:type="dxa"/>
                <w:gridSpan w:val="2"/>
                <w:shd w:val="clear" w:color="000000" w:fill="305496"/>
                <w:vAlign w:val="center"/>
                <w:hideMark/>
              </w:tcPr>
            </w:tcPrChange>
          </w:tcPr>
          <w:p w14:paraId="3DB5698A" w14:textId="6C86EE1E" w:rsidR="00C95988" w:rsidRPr="00F640F9" w:rsidRDefault="00C95988" w:rsidP="008233F6">
            <w:pPr>
              <w:jc w:val="center"/>
              <w:rPr>
                <w:rFonts w:cs="Arial"/>
                <w:color w:val="FFFFFF"/>
                <w:sz w:val="20"/>
                <w:szCs w:val="20"/>
                <w:lang w:bidi="th-TH"/>
                <w:rPrChange w:id="509" w:author="Batra Yogesh (EXT)" w:date="2018-04-13T12:07:00Z">
                  <w:rPr>
                    <w:rFonts w:ascii="Calibri" w:hAnsi="Calibri"/>
                    <w:color w:val="FFFFFF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FFFFFF"/>
                <w:sz w:val="20"/>
                <w:szCs w:val="20"/>
                <w:lang w:bidi="th-TH"/>
                <w:rPrChange w:id="510" w:author="Batra Yogesh (EXT)" w:date="2018-04-13T12:07:00Z">
                  <w:rPr>
                    <w:rFonts w:ascii="Calibri" w:hAnsi="Calibri"/>
                    <w:color w:val="FFFFFF"/>
                    <w:szCs w:val="22"/>
                    <w:lang w:bidi="th-TH"/>
                  </w:rPr>
                </w:rPrChange>
              </w:rPr>
              <w:t>DESCRIPTION</w:t>
            </w:r>
          </w:p>
        </w:tc>
        <w:tc>
          <w:tcPr>
            <w:tcW w:w="819" w:type="pct"/>
            <w:shd w:val="clear" w:color="000000" w:fill="305496"/>
            <w:noWrap/>
            <w:vAlign w:val="center"/>
            <w:hideMark/>
            <w:tcPrChange w:id="511" w:author="Batra Yogesh (EXT)" w:date="2018-04-13T12:09:00Z">
              <w:tcPr>
                <w:tcW w:w="1754" w:type="dxa"/>
                <w:gridSpan w:val="2"/>
                <w:shd w:val="clear" w:color="000000" w:fill="305496"/>
                <w:noWrap/>
                <w:vAlign w:val="center"/>
                <w:hideMark/>
              </w:tcPr>
            </w:tcPrChange>
          </w:tcPr>
          <w:p w14:paraId="28A3C689" w14:textId="77777777" w:rsidR="00C95988" w:rsidRPr="00F640F9" w:rsidRDefault="00C95988" w:rsidP="008233F6">
            <w:pPr>
              <w:jc w:val="center"/>
              <w:rPr>
                <w:rFonts w:cs="Arial"/>
                <w:color w:val="FFFFFF"/>
                <w:sz w:val="20"/>
                <w:szCs w:val="20"/>
                <w:lang w:bidi="th-TH"/>
                <w:rPrChange w:id="512" w:author="Batra Yogesh (EXT)" w:date="2018-04-13T12:07:00Z">
                  <w:rPr>
                    <w:rFonts w:ascii="Calibri" w:hAnsi="Calibri"/>
                    <w:color w:val="FFFFFF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FFFFFF"/>
                <w:sz w:val="20"/>
                <w:szCs w:val="20"/>
                <w:lang w:bidi="th-TH"/>
                <w:rPrChange w:id="513" w:author="Batra Yogesh (EXT)" w:date="2018-04-13T12:07:00Z">
                  <w:rPr>
                    <w:rFonts w:ascii="Calibri" w:hAnsi="Calibri"/>
                    <w:color w:val="FFFFFF"/>
                    <w:szCs w:val="22"/>
                    <w:lang w:bidi="th-TH"/>
                  </w:rPr>
                </w:rPrChange>
              </w:rPr>
              <w:t>DATA_TYPE</w:t>
            </w:r>
          </w:p>
        </w:tc>
        <w:tc>
          <w:tcPr>
            <w:tcW w:w="1097" w:type="pct"/>
            <w:shd w:val="clear" w:color="000000" w:fill="305496"/>
            <w:noWrap/>
            <w:vAlign w:val="center"/>
            <w:hideMark/>
            <w:tcPrChange w:id="514" w:author="Batra Yogesh (EXT)" w:date="2018-04-13T12:09:00Z">
              <w:tcPr>
                <w:tcW w:w="2348" w:type="dxa"/>
                <w:gridSpan w:val="3"/>
                <w:shd w:val="clear" w:color="000000" w:fill="305496"/>
                <w:noWrap/>
                <w:vAlign w:val="center"/>
                <w:hideMark/>
              </w:tcPr>
            </w:tcPrChange>
          </w:tcPr>
          <w:p w14:paraId="2E044E90" w14:textId="77777777" w:rsidR="00C95988" w:rsidRPr="00F640F9" w:rsidRDefault="00C95988" w:rsidP="008233F6">
            <w:pPr>
              <w:jc w:val="center"/>
              <w:rPr>
                <w:rFonts w:cs="Arial"/>
                <w:color w:val="FFFFFF"/>
                <w:sz w:val="20"/>
                <w:szCs w:val="20"/>
                <w:lang w:bidi="th-TH"/>
                <w:rPrChange w:id="515" w:author="Batra Yogesh (EXT)" w:date="2018-04-13T12:07:00Z">
                  <w:rPr>
                    <w:rFonts w:ascii="Calibri" w:hAnsi="Calibri"/>
                    <w:color w:val="FFFFFF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FFFFFF"/>
                <w:sz w:val="20"/>
                <w:szCs w:val="20"/>
                <w:lang w:bidi="th-TH"/>
                <w:rPrChange w:id="516" w:author="Batra Yogesh (EXT)" w:date="2018-04-13T12:07:00Z">
                  <w:rPr>
                    <w:rFonts w:ascii="Calibri" w:hAnsi="Calibri"/>
                    <w:color w:val="FFFFFF"/>
                    <w:szCs w:val="22"/>
                    <w:lang w:bidi="th-TH"/>
                  </w:rPr>
                </w:rPrChange>
              </w:rPr>
              <w:t>DB_MAPPING_TYPE</w:t>
            </w:r>
          </w:p>
        </w:tc>
        <w:tc>
          <w:tcPr>
            <w:tcW w:w="542" w:type="pct"/>
            <w:shd w:val="clear" w:color="000000" w:fill="305496"/>
            <w:tcPrChange w:id="517" w:author="Batra Yogesh (EXT)" w:date="2018-04-13T12:09:00Z">
              <w:tcPr>
                <w:tcW w:w="2348" w:type="dxa"/>
                <w:shd w:val="clear" w:color="000000" w:fill="305496"/>
              </w:tcPr>
            </w:tcPrChange>
          </w:tcPr>
          <w:p w14:paraId="65D5B4AA" w14:textId="65DD5226" w:rsidR="00C95988" w:rsidRPr="00F640F9" w:rsidRDefault="00C95988" w:rsidP="008233F6">
            <w:pPr>
              <w:jc w:val="center"/>
              <w:rPr>
                <w:rFonts w:cs="Arial"/>
                <w:color w:val="FFFFFF"/>
                <w:sz w:val="20"/>
                <w:szCs w:val="20"/>
                <w:lang w:bidi="th-TH"/>
                <w:rPrChange w:id="518" w:author="Batra Yogesh (EXT)" w:date="2018-04-13T12:07:00Z">
                  <w:rPr>
                    <w:rFonts w:ascii="Calibri" w:hAnsi="Calibri"/>
                    <w:color w:val="FFFFFF"/>
                    <w:szCs w:val="22"/>
                    <w:lang w:bidi="th-TH"/>
                  </w:rPr>
                </w:rPrChange>
              </w:rPr>
            </w:pPr>
            <w:ins w:id="519" w:author="Wirasak Chomphu" w:date="2017-11-26T16:32:00Z">
              <w:r w:rsidRPr="00F640F9">
                <w:rPr>
                  <w:rFonts w:cs="Arial"/>
                  <w:color w:val="FFFFFF"/>
                  <w:sz w:val="20"/>
                  <w:szCs w:val="20"/>
                  <w:lang w:bidi="th-TH"/>
                  <w:rPrChange w:id="520" w:author="Batra Yogesh (EXT)" w:date="2018-04-13T12:07:00Z">
                    <w:rPr>
                      <w:rFonts w:ascii="Calibri" w:hAnsi="Calibri"/>
                      <w:color w:val="FFFFFF"/>
                      <w:szCs w:val="22"/>
                      <w:lang w:bidi="th-TH"/>
                    </w:rPr>
                  </w:rPrChange>
                </w:rPr>
                <w:t>Mandatory</w:t>
              </w:r>
            </w:ins>
          </w:p>
        </w:tc>
      </w:tr>
      <w:tr w:rsidR="00C95988" w:rsidRPr="00F640F9" w14:paraId="2393FC0C" w14:textId="2BFD08FC" w:rsidTr="00F640F9">
        <w:trPr>
          <w:trHeight w:val="226"/>
          <w:trPrChange w:id="521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92D050"/>
            <w:vAlign w:val="bottom"/>
            <w:tcPrChange w:id="522" w:author="Batra Yogesh (EXT)" w:date="2018-04-13T12:09:00Z">
              <w:tcPr>
                <w:tcW w:w="1975" w:type="dxa"/>
                <w:gridSpan w:val="2"/>
                <w:shd w:val="clear" w:color="000000" w:fill="92D050"/>
                <w:vAlign w:val="bottom"/>
              </w:tcPr>
            </w:tcPrChange>
          </w:tcPr>
          <w:p w14:paraId="24158DD9" w14:textId="25E85E92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lang w:bidi="th-TH"/>
                <w:rPrChange w:id="52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2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PAM Previous</w:t>
            </w:r>
          </w:p>
        </w:tc>
        <w:tc>
          <w:tcPr>
            <w:tcW w:w="1673" w:type="pct"/>
            <w:shd w:val="clear" w:color="000000" w:fill="92D050"/>
            <w:vAlign w:val="bottom"/>
            <w:hideMark/>
            <w:tcPrChange w:id="525" w:author="Batra Yogesh (EXT)" w:date="2018-04-13T12:09:00Z">
              <w:tcPr>
                <w:tcW w:w="3919" w:type="dxa"/>
                <w:gridSpan w:val="2"/>
                <w:shd w:val="clear" w:color="000000" w:fill="92D050"/>
                <w:vAlign w:val="bottom"/>
                <w:hideMark/>
              </w:tcPr>
            </w:tcPrChange>
          </w:tcPr>
          <w:p w14:paraId="51103ADE" w14:textId="6E573EEA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lang w:bidi="th-TH"/>
                <w:rPrChange w:id="52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2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PROD ASSISTANT METHOD</w:t>
            </w:r>
          </w:p>
        </w:tc>
        <w:tc>
          <w:tcPr>
            <w:tcW w:w="819" w:type="pct"/>
            <w:shd w:val="clear" w:color="000000" w:fill="92D050"/>
            <w:noWrap/>
            <w:vAlign w:val="bottom"/>
            <w:hideMark/>
            <w:tcPrChange w:id="528" w:author="Batra Yogesh (EXT)" w:date="2018-04-13T12:09:00Z">
              <w:tcPr>
                <w:tcW w:w="1754" w:type="dxa"/>
                <w:gridSpan w:val="2"/>
                <w:shd w:val="clear" w:color="000000" w:fill="92D050"/>
                <w:noWrap/>
                <w:vAlign w:val="bottom"/>
                <w:hideMark/>
              </w:tcPr>
            </w:tcPrChange>
          </w:tcPr>
          <w:p w14:paraId="3BBB67E0" w14:textId="77777777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lang w:bidi="th-TH"/>
                <w:rPrChange w:id="52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3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STRING</w:t>
            </w:r>
          </w:p>
        </w:tc>
        <w:tc>
          <w:tcPr>
            <w:tcW w:w="1097" w:type="pct"/>
            <w:shd w:val="clear" w:color="000000" w:fill="92D050"/>
            <w:noWrap/>
            <w:vAlign w:val="bottom"/>
            <w:hideMark/>
            <w:tcPrChange w:id="531" w:author="Batra Yogesh (EXT)" w:date="2018-04-13T12:09:00Z">
              <w:tcPr>
                <w:tcW w:w="2348" w:type="dxa"/>
                <w:gridSpan w:val="3"/>
                <w:shd w:val="clear" w:color="000000" w:fill="92D050"/>
                <w:noWrap/>
                <w:vAlign w:val="bottom"/>
                <w:hideMark/>
              </w:tcPr>
            </w:tcPrChange>
          </w:tcPr>
          <w:p w14:paraId="1F8CBE3D" w14:textId="7C029CA6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lang w:bidi="th-TH"/>
                <w:rPrChange w:id="53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3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Read-Only</w:t>
            </w:r>
          </w:p>
        </w:tc>
        <w:tc>
          <w:tcPr>
            <w:tcW w:w="542" w:type="pct"/>
            <w:shd w:val="clear" w:color="000000" w:fill="92D050"/>
            <w:tcPrChange w:id="534" w:author="Batra Yogesh (EXT)" w:date="2018-04-13T12:09:00Z">
              <w:tcPr>
                <w:tcW w:w="2348" w:type="dxa"/>
                <w:shd w:val="clear" w:color="000000" w:fill="92D050"/>
              </w:tcPr>
            </w:tcPrChange>
          </w:tcPr>
          <w:p w14:paraId="254E7E6B" w14:textId="52927955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lang w:bidi="th-TH"/>
                <w:rPrChange w:id="53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536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537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56957135" w14:textId="4ACB0BAD" w:rsidTr="00F640F9">
        <w:trPr>
          <w:trHeight w:val="226"/>
          <w:trPrChange w:id="538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92D050"/>
            <w:vAlign w:val="bottom"/>
            <w:tcPrChange w:id="539" w:author="Batra Yogesh (EXT)" w:date="2018-04-13T12:09:00Z">
              <w:tcPr>
                <w:tcW w:w="1975" w:type="dxa"/>
                <w:gridSpan w:val="2"/>
                <w:shd w:val="clear" w:color="000000" w:fill="92D050"/>
                <w:vAlign w:val="bottom"/>
              </w:tcPr>
            </w:tcPrChange>
          </w:tcPr>
          <w:p w14:paraId="22592FAF" w14:textId="3DF0E808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lang w:bidi="th-TH"/>
                <w:rPrChange w:id="54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4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PAM Change to</w:t>
            </w:r>
          </w:p>
        </w:tc>
        <w:tc>
          <w:tcPr>
            <w:tcW w:w="1673" w:type="pct"/>
            <w:shd w:val="clear" w:color="000000" w:fill="92D050"/>
            <w:vAlign w:val="bottom"/>
            <w:hideMark/>
            <w:tcPrChange w:id="542" w:author="Batra Yogesh (EXT)" w:date="2018-04-13T12:09:00Z">
              <w:tcPr>
                <w:tcW w:w="3919" w:type="dxa"/>
                <w:gridSpan w:val="2"/>
                <w:shd w:val="clear" w:color="000000" w:fill="92D050"/>
                <w:vAlign w:val="bottom"/>
                <w:hideMark/>
              </w:tcPr>
            </w:tcPrChange>
          </w:tcPr>
          <w:p w14:paraId="4DD4FC64" w14:textId="69EF749A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lang w:bidi="th-TH"/>
                <w:rPrChange w:id="54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4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Production Assist Method</w:t>
            </w:r>
          </w:p>
        </w:tc>
        <w:tc>
          <w:tcPr>
            <w:tcW w:w="819" w:type="pct"/>
            <w:shd w:val="clear" w:color="000000" w:fill="92D050"/>
            <w:noWrap/>
            <w:vAlign w:val="bottom"/>
            <w:hideMark/>
            <w:tcPrChange w:id="545" w:author="Batra Yogesh (EXT)" w:date="2018-04-13T12:09:00Z">
              <w:tcPr>
                <w:tcW w:w="1754" w:type="dxa"/>
                <w:gridSpan w:val="2"/>
                <w:shd w:val="clear" w:color="000000" w:fill="92D050"/>
                <w:noWrap/>
                <w:vAlign w:val="bottom"/>
                <w:hideMark/>
              </w:tcPr>
            </w:tcPrChange>
          </w:tcPr>
          <w:p w14:paraId="768FC264" w14:textId="77777777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lang w:bidi="th-TH"/>
                <w:rPrChange w:id="54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4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STRING</w:t>
            </w:r>
          </w:p>
        </w:tc>
        <w:tc>
          <w:tcPr>
            <w:tcW w:w="1097" w:type="pct"/>
            <w:shd w:val="clear" w:color="000000" w:fill="92D050"/>
            <w:noWrap/>
            <w:vAlign w:val="bottom"/>
            <w:hideMark/>
            <w:tcPrChange w:id="548" w:author="Batra Yogesh (EXT)" w:date="2018-04-13T12:09:00Z">
              <w:tcPr>
                <w:tcW w:w="2348" w:type="dxa"/>
                <w:gridSpan w:val="3"/>
                <w:shd w:val="clear" w:color="000000" w:fill="92D050"/>
                <w:noWrap/>
                <w:vAlign w:val="bottom"/>
                <w:hideMark/>
              </w:tcPr>
            </w:tcPrChange>
          </w:tcPr>
          <w:p w14:paraId="0421690C" w14:textId="313A030B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lang w:bidi="th-TH"/>
                <w:rPrChange w:id="54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5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Dropdown List</w:t>
            </w:r>
          </w:p>
        </w:tc>
        <w:tc>
          <w:tcPr>
            <w:tcW w:w="542" w:type="pct"/>
            <w:shd w:val="clear" w:color="000000" w:fill="92D050"/>
            <w:tcPrChange w:id="551" w:author="Batra Yogesh (EXT)" w:date="2018-04-13T12:09:00Z">
              <w:tcPr>
                <w:tcW w:w="2348" w:type="dxa"/>
                <w:shd w:val="clear" w:color="000000" w:fill="92D050"/>
              </w:tcPr>
            </w:tcPrChange>
          </w:tcPr>
          <w:p w14:paraId="6A8BCC47" w14:textId="0F6B4E38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lang w:bidi="th-TH"/>
                <w:rPrChange w:id="55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553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554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150EC8F6" w14:textId="6FA529E1" w:rsidTr="00F640F9">
        <w:trPr>
          <w:trHeight w:val="226"/>
          <w:trPrChange w:id="555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8EA9DB"/>
            <w:vAlign w:val="bottom"/>
            <w:tcPrChange w:id="556" w:author="Batra Yogesh (EXT)" w:date="2018-04-13T12:09:00Z">
              <w:tcPr>
                <w:tcW w:w="1975" w:type="dxa"/>
                <w:gridSpan w:val="2"/>
                <w:shd w:val="clear" w:color="000000" w:fill="8EA9DB"/>
                <w:vAlign w:val="bottom"/>
              </w:tcPr>
            </w:tcPrChange>
          </w:tcPr>
          <w:p w14:paraId="219AF311" w14:textId="0DCA913F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u w:val="single"/>
                <w:lang w:bidi="th-TH"/>
                <w:rPrChange w:id="557" w:author="Batra Yogesh (EXT)" w:date="2018-04-13T12:07:00Z">
                  <w:rPr>
                    <w:rFonts w:ascii="Calibri" w:hAnsi="Calibri"/>
                    <w:color w:val="000000"/>
                    <w:szCs w:val="22"/>
                    <w:u w:val="single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u w:val="single"/>
                <w:lang w:bidi="th-TH"/>
                <w:rPrChange w:id="558" w:author="Batra Yogesh (EXT)" w:date="2018-04-13T12:07:00Z">
                  <w:rPr>
                    <w:rFonts w:ascii="Calibri" w:hAnsi="Calibri"/>
                    <w:color w:val="000000"/>
                    <w:szCs w:val="22"/>
                    <w:u w:val="single"/>
                    <w:lang w:bidi="th-TH"/>
                  </w:rPr>
                </w:rPrChange>
              </w:rPr>
              <w:t>On Strm</w:t>
            </w:r>
          </w:p>
        </w:tc>
        <w:tc>
          <w:tcPr>
            <w:tcW w:w="1673" w:type="pct"/>
            <w:shd w:val="clear" w:color="000000" w:fill="8EA9DB"/>
            <w:vAlign w:val="bottom"/>
            <w:hideMark/>
            <w:tcPrChange w:id="559" w:author="Batra Yogesh (EXT)" w:date="2018-04-13T12:09:00Z">
              <w:tcPr>
                <w:tcW w:w="3919" w:type="dxa"/>
                <w:gridSpan w:val="2"/>
                <w:shd w:val="clear" w:color="000000" w:fill="8EA9DB"/>
                <w:vAlign w:val="bottom"/>
                <w:hideMark/>
              </w:tcPr>
            </w:tcPrChange>
          </w:tcPr>
          <w:p w14:paraId="258BAD84" w14:textId="52870A17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u w:val="single"/>
                <w:lang w:bidi="th-TH"/>
                <w:rPrChange w:id="560" w:author="Batra Yogesh (EXT)" w:date="2018-04-13T12:07:00Z">
                  <w:rPr>
                    <w:rFonts w:ascii="Calibri" w:hAnsi="Calibri"/>
                    <w:color w:val="000000"/>
                    <w:szCs w:val="22"/>
                    <w:u w:val="single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u w:val="single"/>
                <w:lang w:bidi="th-TH"/>
                <w:rPrChange w:id="561" w:author="Batra Yogesh (EXT)" w:date="2018-04-13T12:07:00Z">
                  <w:rPr>
                    <w:rFonts w:ascii="Calibri" w:hAnsi="Calibri"/>
                    <w:color w:val="000000"/>
                    <w:szCs w:val="22"/>
                    <w:u w:val="single"/>
                    <w:lang w:bidi="th-TH"/>
                  </w:rPr>
                </w:rPrChange>
              </w:rPr>
              <w:t>On Strm</w:t>
            </w:r>
          </w:p>
        </w:tc>
        <w:tc>
          <w:tcPr>
            <w:tcW w:w="819" w:type="pct"/>
            <w:shd w:val="clear" w:color="000000" w:fill="8EA9DB"/>
            <w:noWrap/>
            <w:vAlign w:val="bottom"/>
            <w:hideMark/>
            <w:tcPrChange w:id="562" w:author="Batra Yogesh (EXT)" w:date="2018-04-13T12:09:00Z">
              <w:tcPr>
                <w:tcW w:w="1754" w:type="dxa"/>
                <w:gridSpan w:val="2"/>
                <w:shd w:val="clear" w:color="000000" w:fill="8EA9DB"/>
                <w:noWrap/>
                <w:vAlign w:val="bottom"/>
                <w:hideMark/>
              </w:tcPr>
            </w:tcPrChange>
          </w:tcPr>
          <w:p w14:paraId="75DD42A1" w14:textId="77777777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u w:val="single"/>
                <w:lang w:bidi="th-TH"/>
                <w:rPrChange w:id="563" w:author="Batra Yogesh (EXT)" w:date="2018-04-13T12:07:00Z">
                  <w:rPr>
                    <w:rFonts w:ascii="Calibri" w:hAnsi="Calibri"/>
                    <w:color w:val="000000"/>
                    <w:szCs w:val="22"/>
                    <w:u w:val="single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u w:val="single"/>
                <w:lang w:bidi="th-TH"/>
                <w:rPrChange w:id="564" w:author="Batra Yogesh (EXT)" w:date="2018-04-13T12:07:00Z">
                  <w:rPr>
                    <w:rFonts w:ascii="Calibri" w:hAnsi="Calibri"/>
                    <w:color w:val="000000"/>
                    <w:szCs w:val="22"/>
                    <w:u w:val="single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8EA9DB"/>
            <w:noWrap/>
            <w:vAlign w:val="bottom"/>
            <w:hideMark/>
            <w:tcPrChange w:id="565" w:author="Batra Yogesh (EXT)" w:date="2018-04-13T12:09:00Z">
              <w:tcPr>
                <w:tcW w:w="2348" w:type="dxa"/>
                <w:gridSpan w:val="3"/>
                <w:shd w:val="clear" w:color="000000" w:fill="8EA9DB"/>
                <w:noWrap/>
                <w:vAlign w:val="bottom"/>
                <w:hideMark/>
              </w:tcPr>
            </w:tcPrChange>
          </w:tcPr>
          <w:p w14:paraId="445208B5" w14:textId="7B302111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u w:val="single"/>
                <w:lang w:bidi="th-TH"/>
                <w:rPrChange w:id="566" w:author="Batra Yogesh (EXT)" w:date="2018-04-13T12:07:00Z">
                  <w:rPr>
                    <w:rFonts w:ascii="Calibri" w:hAnsi="Calibri"/>
                    <w:color w:val="000000"/>
                    <w:szCs w:val="22"/>
                    <w:u w:val="single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u w:val="single"/>
                <w:lang w:bidi="th-TH"/>
                <w:rPrChange w:id="567" w:author="Batra Yogesh (EXT)" w:date="2018-04-13T12:07:00Z">
                  <w:rPr>
                    <w:rFonts w:ascii="Calibri" w:hAnsi="Calibri"/>
                    <w:color w:val="000000"/>
                    <w:szCs w:val="22"/>
                    <w:u w:val="single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8EA9DB"/>
            <w:tcPrChange w:id="568" w:author="Batra Yogesh (EXT)" w:date="2018-04-13T12:09:00Z">
              <w:tcPr>
                <w:tcW w:w="2348" w:type="dxa"/>
                <w:shd w:val="clear" w:color="000000" w:fill="8EA9DB"/>
              </w:tcPr>
            </w:tcPrChange>
          </w:tcPr>
          <w:p w14:paraId="2E448BDC" w14:textId="4F4EF414" w:rsidR="00C95988" w:rsidRPr="00F640F9" w:rsidRDefault="00C95988" w:rsidP="008233F6">
            <w:pPr>
              <w:rPr>
                <w:rFonts w:cs="Arial"/>
                <w:color w:val="000000"/>
                <w:sz w:val="20"/>
                <w:szCs w:val="20"/>
                <w:u w:val="single"/>
                <w:lang w:bidi="th-TH"/>
                <w:rPrChange w:id="569" w:author="Batra Yogesh (EXT)" w:date="2018-04-13T12:07:00Z">
                  <w:rPr>
                    <w:rFonts w:ascii="Calibri" w:hAnsi="Calibri"/>
                    <w:color w:val="000000"/>
                    <w:szCs w:val="22"/>
                    <w:u w:val="single"/>
                    <w:lang w:bidi="th-TH"/>
                  </w:rPr>
                </w:rPrChange>
              </w:rPr>
            </w:pPr>
            <w:ins w:id="570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u w:val="single"/>
                  <w:lang w:bidi="th-TH"/>
                  <w:rPrChange w:id="571" w:author="Batra Yogesh (EXT)" w:date="2018-04-13T12:07:00Z">
                    <w:rPr>
                      <w:rFonts w:ascii="Calibri" w:hAnsi="Calibri"/>
                      <w:color w:val="000000"/>
                      <w:szCs w:val="22"/>
                      <w:u w:val="single"/>
                      <w:lang w:bidi="th-TH"/>
                    </w:rPr>
                  </w:rPrChange>
                </w:rPr>
                <w:t>Yes</w:t>
              </w:r>
            </w:ins>
          </w:p>
        </w:tc>
      </w:tr>
      <w:tr w:rsidR="00C95988" w:rsidRPr="00F640F9" w14:paraId="1627A53D" w14:textId="7D128FF7" w:rsidTr="00F640F9">
        <w:trPr>
          <w:trHeight w:val="226"/>
          <w:trPrChange w:id="572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92D050"/>
            <w:vAlign w:val="bottom"/>
            <w:tcPrChange w:id="573" w:author="Batra Yogesh (EXT)" w:date="2018-04-13T12:09:00Z">
              <w:tcPr>
                <w:tcW w:w="1975" w:type="dxa"/>
                <w:gridSpan w:val="2"/>
                <w:shd w:val="clear" w:color="000000" w:fill="92D050"/>
                <w:vAlign w:val="bottom"/>
              </w:tcPr>
            </w:tcPrChange>
          </w:tcPr>
          <w:p w14:paraId="4B835F06" w14:textId="5A2237ED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57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7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lastRenderedPageBreak/>
              <w:t>DT Previous</w:t>
            </w:r>
          </w:p>
        </w:tc>
        <w:tc>
          <w:tcPr>
            <w:tcW w:w="1673" w:type="pct"/>
            <w:shd w:val="clear" w:color="000000" w:fill="92D050"/>
            <w:vAlign w:val="bottom"/>
            <w:hideMark/>
            <w:tcPrChange w:id="576" w:author="Batra Yogesh (EXT)" w:date="2018-04-13T12:09:00Z">
              <w:tcPr>
                <w:tcW w:w="3919" w:type="dxa"/>
                <w:gridSpan w:val="2"/>
                <w:shd w:val="clear" w:color="000000" w:fill="92D050"/>
                <w:vAlign w:val="bottom"/>
                <w:hideMark/>
              </w:tcPr>
            </w:tcPrChange>
          </w:tcPr>
          <w:p w14:paraId="033BB7D9" w14:textId="3FC107E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57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7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 Downtime Code Previous</w:t>
            </w:r>
          </w:p>
        </w:tc>
        <w:tc>
          <w:tcPr>
            <w:tcW w:w="819" w:type="pct"/>
            <w:shd w:val="clear" w:color="000000" w:fill="92D050"/>
            <w:noWrap/>
            <w:vAlign w:val="bottom"/>
            <w:hideMark/>
            <w:tcPrChange w:id="579" w:author="Batra Yogesh (EXT)" w:date="2018-04-13T12:09:00Z">
              <w:tcPr>
                <w:tcW w:w="1754" w:type="dxa"/>
                <w:gridSpan w:val="2"/>
                <w:shd w:val="clear" w:color="000000" w:fill="92D050"/>
                <w:noWrap/>
                <w:vAlign w:val="bottom"/>
                <w:hideMark/>
              </w:tcPr>
            </w:tcPrChange>
          </w:tcPr>
          <w:p w14:paraId="5C6E915E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58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8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STRING</w:t>
            </w:r>
          </w:p>
        </w:tc>
        <w:tc>
          <w:tcPr>
            <w:tcW w:w="1097" w:type="pct"/>
            <w:shd w:val="clear" w:color="000000" w:fill="92D050"/>
            <w:noWrap/>
            <w:vAlign w:val="bottom"/>
            <w:hideMark/>
            <w:tcPrChange w:id="582" w:author="Batra Yogesh (EXT)" w:date="2018-04-13T12:09:00Z">
              <w:tcPr>
                <w:tcW w:w="2348" w:type="dxa"/>
                <w:gridSpan w:val="3"/>
                <w:shd w:val="clear" w:color="000000" w:fill="92D050"/>
                <w:noWrap/>
                <w:vAlign w:val="bottom"/>
                <w:hideMark/>
              </w:tcPr>
            </w:tcPrChange>
          </w:tcPr>
          <w:p w14:paraId="18CBB68A" w14:textId="42BBB462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58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8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Read-Only</w:t>
            </w:r>
          </w:p>
        </w:tc>
        <w:tc>
          <w:tcPr>
            <w:tcW w:w="542" w:type="pct"/>
            <w:shd w:val="clear" w:color="000000" w:fill="92D050"/>
            <w:tcPrChange w:id="585" w:author="Batra Yogesh (EXT)" w:date="2018-04-13T12:09:00Z">
              <w:tcPr>
                <w:tcW w:w="2348" w:type="dxa"/>
                <w:shd w:val="clear" w:color="000000" w:fill="92D050"/>
              </w:tcPr>
            </w:tcPrChange>
          </w:tcPr>
          <w:p w14:paraId="4C29E686" w14:textId="3300B13F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58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587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588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4772E287" w14:textId="049E2A04" w:rsidTr="00F640F9">
        <w:trPr>
          <w:trHeight w:val="226"/>
          <w:trPrChange w:id="589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92D050"/>
            <w:vAlign w:val="bottom"/>
            <w:tcPrChange w:id="590" w:author="Batra Yogesh (EXT)" w:date="2018-04-13T12:09:00Z">
              <w:tcPr>
                <w:tcW w:w="1975" w:type="dxa"/>
                <w:gridSpan w:val="2"/>
                <w:shd w:val="clear" w:color="000000" w:fill="92D050"/>
                <w:vAlign w:val="bottom"/>
              </w:tcPr>
            </w:tcPrChange>
          </w:tcPr>
          <w:p w14:paraId="23BD9281" w14:textId="1D522BB8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59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9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DT Change to</w:t>
            </w:r>
          </w:p>
        </w:tc>
        <w:tc>
          <w:tcPr>
            <w:tcW w:w="1673" w:type="pct"/>
            <w:shd w:val="clear" w:color="000000" w:fill="92D050"/>
            <w:vAlign w:val="bottom"/>
            <w:hideMark/>
            <w:tcPrChange w:id="593" w:author="Batra Yogesh (EXT)" w:date="2018-04-13T12:09:00Z">
              <w:tcPr>
                <w:tcW w:w="3919" w:type="dxa"/>
                <w:gridSpan w:val="2"/>
                <w:shd w:val="clear" w:color="000000" w:fill="92D050"/>
                <w:vAlign w:val="bottom"/>
                <w:hideMark/>
              </w:tcPr>
            </w:tcPrChange>
          </w:tcPr>
          <w:p w14:paraId="75182513" w14:textId="77CA0F3A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59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9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Change to Downtime Code</w:t>
            </w:r>
          </w:p>
        </w:tc>
        <w:tc>
          <w:tcPr>
            <w:tcW w:w="819" w:type="pct"/>
            <w:shd w:val="clear" w:color="000000" w:fill="92D050"/>
            <w:noWrap/>
            <w:vAlign w:val="bottom"/>
            <w:hideMark/>
            <w:tcPrChange w:id="596" w:author="Batra Yogesh (EXT)" w:date="2018-04-13T12:09:00Z">
              <w:tcPr>
                <w:tcW w:w="1754" w:type="dxa"/>
                <w:gridSpan w:val="2"/>
                <w:shd w:val="clear" w:color="000000" w:fill="92D050"/>
                <w:noWrap/>
                <w:vAlign w:val="bottom"/>
                <w:hideMark/>
              </w:tcPr>
            </w:tcPrChange>
          </w:tcPr>
          <w:p w14:paraId="2557E1B3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59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59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STRING</w:t>
            </w:r>
          </w:p>
        </w:tc>
        <w:tc>
          <w:tcPr>
            <w:tcW w:w="1097" w:type="pct"/>
            <w:shd w:val="clear" w:color="000000" w:fill="92D050"/>
            <w:noWrap/>
            <w:vAlign w:val="bottom"/>
            <w:hideMark/>
            <w:tcPrChange w:id="599" w:author="Batra Yogesh (EXT)" w:date="2018-04-13T12:09:00Z">
              <w:tcPr>
                <w:tcW w:w="2348" w:type="dxa"/>
                <w:gridSpan w:val="3"/>
                <w:shd w:val="clear" w:color="000000" w:fill="92D050"/>
                <w:noWrap/>
                <w:vAlign w:val="bottom"/>
                <w:hideMark/>
              </w:tcPr>
            </w:tcPrChange>
          </w:tcPr>
          <w:p w14:paraId="377A57CF" w14:textId="560F6C7F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0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0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Dropdown List</w:t>
            </w:r>
          </w:p>
        </w:tc>
        <w:tc>
          <w:tcPr>
            <w:tcW w:w="542" w:type="pct"/>
            <w:shd w:val="clear" w:color="000000" w:fill="92D050"/>
            <w:tcPrChange w:id="602" w:author="Batra Yogesh (EXT)" w:date="2018-04-13T12:09:00Z">
              <w:tcPr>
                <w:tcW w:w="2348" w:type="dxa"/>
                <w:shd w:val="clear" w:color="000000" w:fill="92D050"/>
              </w:tcPr>
            </w:tcPrChange>
          </w:tcPr>
          <w:p w14:paraId="42BE92C0" w14:textId="2E27078A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0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604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605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12DE5781" w14:textId="21EDF098" w:rsidTr="00F640F9">
        <w:trPr>
          <w:trHeight w:val="226"/>
          <w:trPrChange w:id="606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8EA9DB"/>
            <w:vAlign w:val="bottom"/>
            <w:tcPrChange w:id="607" w:author="Batra Yogesh (EXT)" w:date="2018-04-13T12:09:00Z">
              <w:tcPr>
                <w:tcW w:w="1975" w:type="dxa"/>
                <w:gridSpan w:val="2"/>
                <w:shd w:val="clear" w:color="000000" w:fill="8EA9DB"/>
                <w:vAlign w:val="bottom"/>
              </w:tcPr>
            </w:tcPrChange>
          </w:tcPr>
          <w:p w14:paraId="2DBBB52B" w14:textId="4D234FBD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0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0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Value</w:t>
            </w:r>
          </w:p>
        </w:tc>
        <w:tc>
          <w:tcPr>
            <w:tcW w:w="1673" w:type="pct"/>
            <w:shd w:val="clear" w:color="000000" w:fill="8EA9DB"/>
            <w:vAlign w:val="bottom"/>
            <w:hideMark/>
            <w:tcPrChange w:id="610" w:author="Batra Yogesh (EXT)" w:date="2018-04-13T12:09:00Z">
              <w:tcPr>
                <w:tcW w:w="3919" w:type="dxa"/>
                <w:gridSpan w:val="2"/>
                <w:shd w:val="clear" w:color="000000" w:fill="8EA9DB"/>
                <w:vAlign w:val="bottom"/>
                <w:hideMark/>
              </w:tcPr>
            </w:tcPrChange>
          </w:tcPr>
          <w:p w14:paraId="69324F03" w14:textId="3AAA2E3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1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1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Choke Value</w:t>
            </w:r>
          </w:p>
        </w:tc>
        <w:tc>
          <w:tcPr>
            <w:tcW w:w="819" w:type="pct"/>
            <w:shd w:val="clear" w:color="000000" w:fill="8EA9DB"/>
            <w:noWrap/>
            <w:vAlign w:val="bottom"/>
            <w:hideMark/>
            <w:tcPrChange w:id="613" w:author="Batra Yogesh (EXT)" w:date="2018-04-13T12:09:00Z">
              <w:tcPr>
                <w:tcW w:w="1754" w:type="dxa"/>
                <w:gridSpan w:val="2"/>
                <w:shd w:val="clear" w:color="000000" w:fill="8EA9DB"/>
                <w:noWrap/>
                <w:vAlign w:val="bottom"/>
                <w:hideMark/>
              </w:tcPr>
            </w:tcPrChange>
          </w:tcPr>
          <w:p w14:paraId="1698D9B4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1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1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8EA9DB"/>
            <w:noWrap/>
            <w:vAlign w:val="bottom"/>
            <w:hideMark/>
            <w:tcPrChange w:id="616" w:author="Batra Yogesh (EXT)" w:date="2018-04-13T12:09:00Z">
              <w:tcPr>
                <w:tcW w:w="2348" w:type="dxa"/>
                <w:gridSpan w:val="3"/>
                <w:shd w:val="clear" w:color="000000" w:fill="8EA9DB"/>
                <w:noWrap/>
                <w:vAlign w:val="bottom"/>
                <w:hideMark/>
              </w:tcPr>
            </w:tcPrChange>
          </w:tcPr>
          <w:p w14:paraId="00E49427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1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1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COLUMN</w:t>
            </w:r>
          </w:p>
        </w:tc>
        <w:tc>
          <w:tcPr>
            <w:tcW w:w="542" w:type="pct"/>
            <w:shd w:val="clear" w:color="000000" w:fill="8EA9DB"/>
            <w:tcPrChange w:id="619" w:author="Batra Yogesh (EXT)" w:date="2018-04-13T12:09:00Z">
              <w:tcPr>
                <w:tcW w:w="2348" w:type="dxa"/>
                <w:shd w:val="clear" w:color="000000" w:fill="8EA9DB"/>
              </w:tcPr>
            </w:tcPrChange>
          </w:tcPr>
          <w:p w14:paraId="4033A8D2" w14:textId="4FFFC162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2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621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622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70BD49B4" w14:textId="2ACCCC02" w:rsidTr="00F640F9">
        <w:trPr>
          <w:trHeight w:val="226"/>
          <w:trPrChange w:id="623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92D050"/>
            <w:vAlign w:val="bottom"/>
            <w:tcPrChange w:id="624" w:author="Batra Yogesh (EXT)" w:date="2018-04-13T12:09:00Z">
              <w:tcPr>
                <w:tcW w:w="1975" w:type="dxa"/>
                <w:gridSpan w:val="2"/>
                <w:shd w:val="clear" w:color="000000" w:fill="92D050"/>
                <w:vAlign w:val="bottom"/>
              </w:tcPr>
            </w:tcPrChange>
          </w:tcPr>
          <w:p w14:paraId="566D1ABA" w14:textId="6FE9B89B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2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2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WV Previous</w:t>
            </w:r>
          </w:p>
        </w:tc>
        <w:tc>
          <w:tcPr>
            <w:tcW w:w="1673" w:type="pct"/>
            <w:shd w:val="clear" w:color="000000" w:fill="92D050"/>
            <w:vAlign w:val="bottom"/>
            <w:hideMark/>
            <w:tcPrChange w:id="627" w:author="Batra Yogesh (EXT)" w:date="2018-04-13T12:09:00Z">
              <w:tcPr>
                <w:tcW w:w="3919" w:type="dxa"/>
                <w:gridSpan w:val="2"/>
                <w:shd w:val="clear" w:color="000000" w:fill="92D050"/>
                <w:vAlign w:val="bottom"/>
                <w:hideMark/>
              </w:tcPr>
            </w:tcPrChange>
          </w:tcPr>
          <w:p w14:paraId="18E7B931" w14:textId="15220D83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2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2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Previous Wing Valve Status</w:t>
            </w:r>
          </w:p>
        </w:tc>
        <w:tc>
          <w:tcPr>
            <w:tcW w:w="819" w:type="pct"/>
            <w:shd w:val="clear" w:color="000000" w:fill="92D050"/>
            <w:noWrap/>
            <w:vAlign w:val="bottom"/>
            <w:hideMark/>
            <w:tcPrChange w:id="630" w:author="Batra Yogesh (EXT)" w:date="2018-04-13T12:09:00Z">
              <w:tcPr>
                <w:tcW w:w="1754" w:type="dxa"/>
                <w:gridSpan w:val="2"/>
                <w:shd w:val="clear" w:color="000000" w:fill="92D050"/>
                <w:noWrap/>
                <w:vAlign w:val="bottom"/>
                <w:hideMark/>
              </w:tcPr>
            </w:tcPrChange>
          </w:tcPr>
          <w:p w14:paraId="14612BA4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3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3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STRING</w:t>
            </w:r>
          </w:p>
        </w:tc>
        <w:tc>
          <w:tcPr>
            <w:tcW w:w="1097" w:type="pct"/>
            <w:shd w:val="clear" w:color="000000" w:fill="92D050"/>
            <w:noWrap/>
            <w:vAlign w:val="bottom"/>
            <w:hideMark/>
            <w:tcPrChange w:id="633" w:author="Batra Yogesh (EXT)" w:date="2018-04-13T12:09:00Z">
              <w:tcPr>
                <w:tcW w:w="2348" w:type="dxa"/>
                <w:gridSpan w:val="3"/>
                <w:shd w:val="clear" w:color="000000" w:fill="92D050"/>
                <w:noWrap/>
                <w:vAlign w:val="bottom"/>
                <w:hideMark/>
              </w:tcPr>
            </w:tcPrChange>
          </w:tcPr>
          <w:p w14:paraId="6ED3DF4F" w14:textId="2AD36008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3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3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Read-Only</w:t>
            </w:r>
          </w:p>
        </w:tc>
        <w:tc>
          <w:tcPr>
            <w:tcW w:w="542" w:type="pct"/>
            <w:shd w:val="clear" w:color="000000" w:fill="92D050"/>
            <w:tcPrChange w:id="636" w:author="Batra Yogesh (EXT)" w:date="2018-04-13T12:09:00Z">
              <w:tcPr>
                <w:tcW w:w="2348" w:type="dxa"/>
                <w:shd w:val="clear" w:color="000000" w:fill="92D050"/>
              </w:tcPr>
            </w:tcPrChange>
          </w:tcPr>
          <w:p w14:paraId="0DBB3FDF" w14:textId="1822BEFB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3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638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639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1CCE9C8A" w14:textId="199E8923" w:rsidTr="00F640F9">
        <w:trPr>
          <w:trHeight w:val="226"/>
          <w:trPrChange w:id="640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92D050"/>
            <w:vAlign w:val="bottom"/>
            <w:tcPrChange w:id="641" w:author="Batra Yogesh (EXT)" w:date="2018-04-13T12:09:00Z">
              <w:tcPr>
                <w:tcW w:w="1975" w:type="dxa"/>
                <w:gridSpan w:val="2"/>
                <w:shd w:val="clear" w:color="000000" w:fill="92D050"/>
                <w:vAlign w:val="bottom"/>
              </w:tcPr>
            </w:tcPrChange>
          </w:tcPr>
          <w:p w14:paraId="55020CBE" w14:textId="01EA2872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4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4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WV Change to</w:t>
            </w:r>
          </w:p>
        </w:tc>
        <w:tc>
          <w:tcPr>
            <w:tcW w:w="1673" w:type="pct"/>
            <w:shd w:val="clear" w:color="000000" w:fill="92D050"/>
            <w:vAlign w:val="bottom"/>
            <w:hideMark/>
            <w:tcPrChange w:id="644" w:author="Batra Yogesh (EXT)" w:date="2018-04-13T12:09:00Z">
              <w:tcPr>
                <w:tcW w:w="3919" w:type="dxa"/>
                <w:gridSpan w:val="2"/>
                <w:shd w:val="clear" w:color="000000" w:fill="92D050"/>
                <w:vAlign w:val="bottom"/>
                <w:hideMark/>
              </w:tcPr>
            </w:tcPrChange>
          </w:tcPr>
          <w:p w14:paraId="21170B12" w14:textId="32A73DF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4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4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To accommodate daily Wing Valve Status</w:t>
            </w:r>
          </w:p>
        </w:tc>
        <w:tc>
          <w:tcPr>
            <w:tcW w:w="819" w:type="pct"/>
            <w:shd w:val="clear" w:color="000000" w:fill="92D050"/>
            <w:noWrap/>
            <w:vAlign w:val="bottom"/>
            <w:hideMark/>
            <w:tcPrChange w:id="647" w:author="Batra Yogesh (EXT)" w:date="2018-04-13T12:09:00Z">
              <w:tcPr>
                <w:tcW w:w="1754" w:type="dxa"/>
                <w:gridSpan w:val="2"/>
                <w:shd w:val="clear" w:color="000000" w:fill="92D050"/>
                <w:noWrap/>
                <w:vAlign w:val="bottom"/>
                <w:hideMark/>
              </w:tcPr>
            </w:tcPrChange>
          </w:tcPr>
          <w:p w14:paraId="6DF7257E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4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4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STRING</w:t>
            </w:r>
          </w:p>
        </w:tc>
        <w:tc>
          <w:tcPr>
            <w:tcW w:w="1097" w:type="pct"/>
            <w:shd w:val="clear" w:color="000000" w:fill="92D050"/>
            <w:noWrap/>
            <w:vAlign w:val="bottom"/>
            <w:hideMark/>
            <w:tcPrChange w:id="650" w:author="Batra Yogesh (EXT)" w:date="2018-04-13T12:09:00Z">
              <w:tcPr>
                <w:tcW w:w="2348" w:type="dxa"/>
                <w:gridSpan w:val="3"/>
                <w:shd w:val="clear" w:color="000000" w:fill="92D050"/>
                <w:noWrap/>
                <w:vAlign w:val="bottom"/>
                <w:hideMark/>
              </w:tcPr>
            </w:tcPrChange>
          </w:tcPr>
          <w:p w14:paraId="3D6633E2" w14:textId="291DD0B4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5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5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Dropdown List</w:t>
            </w:r>
          </w:p>
        </w:tc>
        <w:tc>
          <w:tcPr>
            <w:tcW w:w="542" w:type="pct"/>
            <w:shd w:val="clear" w:color="000000" w:fill="92D050"/>
            <w:tcPrChange w:id="653" w:author="Batra Yogesh (EXT)" w:date="2018-04-13T12:09:00Z">
              <w:tcPr>
                <w:tcW w:w="2348" w:type="dxa"/>
                <w:shd w:val="clear" w:color="000000" w:fill="92D050"/>
              </w:tcPr>
            </w:tcPrChange>
          </w:tcPr>
          <w:p w14:paraId="71FFB4CA" w14:textId="3B1E7BE2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5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655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656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42931FA7" w14:textId="3728D0E3" w:rsidTr="00F640F9">
        <w:trPr>
          <w:trHeight w:val="226"/>
          <w:trPrChange w:id="657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8EA9DB"/>
            <w:vAlign w:val="bottom"/>
            <w:tcPrChange w:id="658" w:author="Batra Yogesh (EXT)" w:date="2018-04-13T12:09:00Z">
              <w:tcPr>
                <w:tcW w:w="1975" w:type="dxa"/>
                <w:gridSpan w:val="2"/>
                <w:shd w:val="clear" w:color="000000" w:fill="8EA9DB"/>
                <w:vAlign w:val="bottom"/>
              </w:tcPr>
            </w:tcPrChange>
          </w:tcPr>
          <w:p w14:paraId="52D3CEF0" w14:textId="0A8C028D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5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6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WHT</w:t>
            </w:r>
          </w:p>
        </w:tc>
        <w:tc>
          <w:tcPr>
            <w:tcW w:w="1673" w:type="pct"/>
            <w:shd w:val="clear" w:color="000000" w:fill="8EA9DB"/>
            <w:vAlign w:val="bottom"/>
            <w:hideMark/>
            <w:tcPrChange w:id="661" w:author="Batra Yogesh (EXT)" w:date="2018-04-13T12:09:00Z">
              <w:tcPr>
                <w:tcW w:w="3919" w:type="dxa"/>
                <w:gridSpan w:val="2"/>
                <w:shd w:val="clear" w:color="000000" w:fill="8EA9DB"/>
                <w:vAlign w:val="bottom"/>
                <w:hideMark/>
              </w:tcPr>
            </w:tcPrChange>
          </w:tcPr>
          <w:p w14:paraId="79C380AA" w14:textId="4AAFBC33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6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6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WHT</w:t>
            </w:r>
          </w:p>
        </w:tc>
        <w:tc>
          <w:tcPr>
            <w:tcW w:w="819" w:type="pct"/>
            <w:shd w:val="clear" w:color="000000" w:fill="8EA9DB"/>
            <w:noWrap/>
            <w:vAlign w:val="bottom"/>
            <w:hideMark/>
            <w:tcPrChange w:id="664" w:author="Batra Yogesh (EXT)" w:date="2018-04-13T12:09:00Z">
              <w:tcPr>
                <w:tcW w:w="1754" w:type="dxa"/>
                <w:gridSpan w:val="2"/>
                <w:shd w:val="clear" w:color="000000" w:fill="8EA9DB"/>
                <w:noWrap/>
                <w:vAlign w:val="bottom"/>
                <w:hideMark/>
              </w:tcPr>
            </w:tcPrChange>
          </w:tcPr>
          <w:p w14:paraId="1B7AC2A3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6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6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8EA9DB"/>
            <w:noWrap/>
            <w:hideMark/>
            <w:tcPrChange w:id="667" w:author="Batra Yogesh (EXT)" w:date="2018-04-13T12:09:00Z">
              <w:tcPr>
                <w:tcW w:w="2348" w:type="dxa"/>
                <w:gridSpan w:val="3"/>
                <w:shd w:val="clear" w:color="000000" w:fill="8EA9DB"/>
                <w:noWrap/>
                <w:hideMark/>
              </w:tcPr>
            </w:tcPrChange>
          </w:tcPr>
          <w:p w14:paraId="4F89AEB2" w14:textId="063608D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6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6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8EA9DB"/>
            <w:tcPrChange w:id="670" w:author="Batra Yogesh (EXT)" w:date="2018-04-13T12:09:00Z">
              <w:tcPr>
                <w:tcW w:w="2348" w:type="dxa"/>
                <w:shd w:val="clear" w:color="000000" w:fill="8EA9DB"/>
              </w:tcPr>
            </w:tcPrChange>
          </w:tcPr>
          <w:p w14:paraId="33E25C9F" w14:textId="43433CFD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7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672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673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31C1380A" w14:textId="47B66345" w:rsidTr="00F640F9">
        <w:trPr>
          <w:trHeight w:val="226"/>
          <w:trPrChange w:id="674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8EA9DB"/>
            <w:vAlign w:val="bottom"/>
            <w:tcPrChange w:id="675" w:author="Batra Yogesh (EXT)" w:date="2018-04-13T12:09:00Z">
              <w:tcPr>
                <w:tcW w:w="1975" w:type="dxa"/>
                <w:gridSpan w:val="2"/>
                <w:shd w:val="clear" w:color="000000" w:fill="8EA9DB"/>
                <w:vAlign w:val="bottom"/>
              </w:tcPr>
            </w:tcPrChange>
          </w:tcPr>
          <w:p w14:paraId="536F1202" w14:textId="384A9033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7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7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WHP</w:t>
            </w:r>
          </w:p>
        </w:tc>
        <w:tc>
          <w:tcPr>
            <w:tcW w:w="1673" w:type="pct"/>
            <w:shd w:val="clear" w:color="000000" w:fill="8EA9DB"/>
            <w:vAlign w:val="bottom"/>
            <w:hideMark/>
            <w:tcPrChange w:id="678" w:author="Batra Yogesh (EXT)" w:date="2018-04-13T12:09:00Z">
              <w:tcPr>
                <w:tcW w:w="3919" w:type="dxa"/>
                <w:gridSpan w:val="2"/>
                <w:shd w:val="clear" w:color="000000" w:fill="8EA9DB"/>
                <w:vAlign w:val="bottom"/>
                <w:hideMark/>
              </w:tcPr>
            </w:tcPrChange>
          </w:tcPr>
          <w:p w14:paraId="1D496FBA" w14:textId="22B6A1EF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7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8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WHP</w:t>
            </w:r>
          </w:p>
        </w:tc>
        <w:tc>
          <w:tcPr>
            <w:tcW w:w="819" w:type="pct"/>
            <w:shd w:val="clear" w:color="000000" w:fill="8EA9DB"/>
            <w:noWrap/>
            <w:vAlign w:val="bottom"/>
            <w:hideMark/>
            <w:tcPrChange w:id="681" w:author="Batra Yogesh (EXT)" w:date="2018-04-13T12:09:00Z">
              <w:tcPr>
                <w:tcW w:w="1754" w:type="dxa"/>
                <w:gridSpan w:val="2"/>
                <w:shd w:val="clear" w:color="000000" w:fill="8EA9DB"/>
                <w:noWrap/>
                <w:vAlign w:val="bottom"/>
                <w:hideMark/>
              </w:tcPr>
            </w:tcPrChange>
          </w:tcPr>
          <w:p w14:paraId="068C5CC6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8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8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8EA9DB"/>
            <w:noWrap/>
            <w:hideMark/>
            <w:tcPrChange w:id="684" w:author="Batra Yogesh (EXT)" w:date="2018-04-13T12:09:00Z">
              <w:tcPr>
                <w:tcW w:w="2348" w:type="dxa"/>
                <w:gridSpan w:val="3"/>
                <w:shd w:val="clear" w:color="000000" w:fill="8EA9DB"/>
                <w:noWrap/>
                <w:hideMark/>
              </w:tcPr>
            </w:tcPrChange>
          </w:tcPr>
          <w:p w14:paraId="51CFD765" w14:textId="64233059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8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8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8EA9DB"/>
            <w:tcPrChange w:id="687" w:author="Batra Yogesh (EXT)" w:date="2018-04-13T12:09:00Z">
              <w:tcPr>
                <w:tcW w:w="2348" w:type="dxa"/>
                <w:shd w:val="clear" w:color="000000" w:fill="8EA9DB"/>
              </w:tcPr>
            </w:tcPrChange>
          </w:tcPr>
          <w:p w14:paraId="3B0B334C" w14:textId="196506F2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8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689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690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5E323299" w14:textId="6E19E1F3" w:rsidTr="00F640F9">
        <w:trPr>
          <w:trHeight w:val="226"/>
          <w:trPrChange w:id="691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8EA9DB"/>
            <w:vAlign w:val="bottom"/>
            <w:tcPrChange w:id="692" w:author="Batra Yogesh (EXT)" w:date="2018-04-13T12:09:00Z">
              <w:tcPr>
                <w:tcW w:w="1975" w:type="dxa"/>
                <w:gridSpan w:val="2"/>
                <w:shd w:val="clear" w:color="000000" w:fill="8EA9DB"/>
                <w:vAlign w:val="bottom"/>
              </w:tcPr>
            </w:tcPrChange>
          </w:tcPr>
          <w:p w14:paraId="54BBA8F3" w14:textId="1F8AB81D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9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9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BHP</w:t>
            </w:r>
          </w:p>
        </w:tc>
        <w:tc>
          <w:tcPr>
            <w:tcW w:w="1673" w:type="pct"/>
            <w:shd w:val="clear" w:color="000000" w:fill="8EA9DB"/>
            <w:vAlign w:val="bottom"/>
            <w:hideMark/>
            <w:tcPrChange w:id="695" w:author="Batra Yogesh (EXT)" w:date="2018-04-13T12:09:00Z">
              <w:tcPr>
                <w:tcW w:w="3919" w:type="dxa"/>
                <w:gridSpan w:val="2"/>
                <w:shd w:val="clear" w:color="000000" w:fill="8EA9DB"/>
                <w:vAlign w:val="bottom"/>
                <w:hideMark/>
              </w:tcPr>
            </w:tcPrChange>
          </w:tcPr>
          <w:p w14:paraId="0B56D1A6" w14:textId="6712BBC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9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69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BHP</w:t>
            </w:r>
          </w:p>
        </w:tc>
        <w:tc>
          <w:tcPr>
            <w:tcW w:w="819" w:type="pct"/>
            <w:shd w:val="clear" w:color="000000" w:fill="8EA9DB"/>
            <w:noWrap/>
            <w:vAlign w:val="bottom"/>
            <w:hideMark/>
            <w:tcPrChange w:id="698" w:author="Batra Yogesh (EXT)" w:date="2018-04-13T12:09:00Z">
              <w:tcPr>
                <w:tcW w:w="1754" w:type="dxa"/>
                <w:gridSpan w:val="2"/>
                <w:shd w:val="clear" w:color="000000" w:fill="8EA9DB"/>
                <w:noWrap/>
                <w:vAlign w:val="bottom"/>
                <w:hideMark/>
              </w:tcPr>
            </w:tcPrChange>
          </w:tcPr>
          <w:p w14:paraId="78627E1D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69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0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8EA9DB"/>
            <w:noWrap/>
            <w:hideMark/>
            <w:tcPrChange w:id="701" w:author="Batra Yogesh (EXT)" w:date="2018-04-13T12:09:00Z">
              <w:tcPr>
                <w:tcW w:w="2348" w:type="dxa"/>
                <w:gridSpan w:val="3"/>
                <w:shd w:val="clear" w:color="000000" w:fill="8EA9DB"/>
                <w:noWrap/>
                <w:hideMark/>
              </w:tcPr>
            </w:tcPrChange>
          </w:tcPr>
          <w:p w14:paraId="758D08A1" w14:textId="42D2B21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0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0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8EA9DB"/>
            <w:tcPrChange w:id="704" w:author="Batra Yogesh (EXT)" w:date="2018-04-13T12:09:00Z">
              <w:tcPr>
                <w:tcW w:w="2348" w:type="dxa"/>
                <w:shd w:val="clear" w:color="000000" w:fill="8EA9DB"/>
              </w:tcPr>
            </w:tcPrChange>
          </w:tcPr>
          <w:p w14:paraId="71FE1B30" w14:textId="6BEE6828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0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706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707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4BEC9BB6" w14:textId="3EC30183" w:rsidTr="00F640F9">
        <w:trPr>
          <w:trHeight w:val="226"/>
          <w:trPrChange w:id="708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B4C6E7"/>
            <w:vAlign w:val="bottom"/>
            <w:tcPrChange w:id="709" w:author="Batra Yogesh (EXT)" w:date="2018-04-13T12:09:00Z">
              <w:tcPr>
                <w:tcW w:w="1975" w:type="dxa"/>
                <w:gridSpan w:val="2"/>
                <w:shd w:val="clear" w:color="000000" w:fill="B4C6E7"/>
                <w:vAlign w:val="bottom"/>
              </w:tcPr>
            </w:tcPrChange>
          </w:tcPr>
          <w:p w14:paraId="35B5F4D9" w14:textId="27C6043B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1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1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SITP</w:t>
            </w:r>
          </w:p>
        </w:tc>
        <w:tc>
          <w:tcPr>
            <w:tcW w:w="1673" w:type="pct"/>
            <w:shd w:val="clear" w:color="000000" w:fill="B4C6E7"/>
            <w:vAlign w:val="bottom"/>
            <w:hideMark/>
            <w:tcPrChange w:id="712" w:author="Batra Yogesh (EXT)" w:date="2018-04-13T12:09:00Z">
              <w:tcPr>
                <w:tcW w:w="3919" w:type="dxa"/>
                <w:gridSpan w:val="2"/>
                <w:shd w:val="clear" w:color="000000" w:fill="B4C6E7"/>
                <w:vAlign w:val="bottom"/>
                <w:hideMark/>
              </w:tcPr>
            </w:tcPrChange>
          </w:tcPr>
          <w:p w14:paraId="18F6AE0A" w14:textId="3E4D4752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1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1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Shut In Tubing Pressure</w:t>
            </w:r>
          </w:p>
        </w:tc>
        <w:tc>
          <w:tcPr>
            <w:tcW w:w="819" w:type="pct"/>
            <w:shd w:val="clear" w:color="000000" w:fill="B4C6E7"/>
            <w:noWrap/>
            <w:vAlign w:val="bottom"/>
            <w:hideMark/>
            <w:tcPrChange w:id="715" w:author="Batra Yogesh (EXT)" w:date="2018-04-13T12:09:00Z">
              <w:tcPr>
                <w:tcW w:w="1754" w:type="dxa"/>
                <w:gridSpan w:val="2"/>
                <w:shd w:val="clear" w:color="000000" w:fill="B4C6E7"/>
                <w:noWrap/>
                <w:vAlign w:val="bottom"/>
                <w:hideMark/>
              </w:tcPr>
            </w:tcPrChange>
          </w:tcPr>
          <w:p w14:paraId="157D0282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1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1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B4C6E7"/>
            <w:noWrap/>
            <w:hideMark/>
            <w:tcPrChange w:id="718" w:author="Batra Yogesh (EXT)" w:date="2018-04-13T12:09:00Z">
              <w:tcPr>
                <w:tcW w:w="2348" w:type="dxa"/>
                <w:gridSpan w:val="3"/>
                <w:shd w:val="clear" w:color="000000" w:fill="B4C6E7"/>
                <w:noWrap/>
                <w:hideMark/>
              </w:tcPr>
            </w:tcPrChange>
          </w:tcPr>
          <w:p w14:paraId="77D6047F" w14:textId="47F460EA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1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2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B4C6E7"/>
            <w:tcPrChange w:id="721" w:author="Batra Yogesh (EXT)" w:date="2018-04-13T12:09:00Z">
              <w:tcPr>
                <w:tcW w:w="2348" w:type="dxa"/>
                <w:shd w:val="clear" w:color="000000" w:fill="B4C6E7"/>
              </w:tcPr>
            </w:tcPrChange>
          </w:tcPr>
          <w:p w14:paraId="5A1DC8B1" w14:textId="0F668D1B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2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723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724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1110D5F2" w14:textId="3FE89B2B" w:rsidTr="00F640F9">
        <w:trPr>
          <w:trHeight w:val="226"/>
          <w:trPrChange w:id="725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8EA9DB"/>
            <w:vAlign w:val="bottom"/>
            <w:tcPrChange w:id="726" w:author="Batra Yogesh (EXT)" w:date="2018-04-13T12:09:00Z">
              <w:tcPr>
                <w:tcW w:w="1975" w:type="dxa"/>
                <w:gridSpan w:val="2"/>
                <w:shd w:val="clear" w:color="000000" w:fill="8EA9DB"/>
                <w:vAlign w:val="bottom"/>
              </w:tcPr>
            </w:tcPrChange>
          </w:tcPr>
          <w:p w14:paraId="42CD1B36" w14:textId="729D2126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2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2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Common 7"</w:t>
            </w:r>
          </w:p>
        </w:tc>
        <w:tc>
          <w:tcPr>
            <w:tcW w:w="1673" w:type="pct"/>
            <w:shd w:val="clear" w:color="000000" w:fill="8EA9DB"/>
            <w:vAlign w:val="bottom"/>
            <w:hideMark/>
            <w:tcPrChange w:id="729" w:author="Batra Yogesh (EXT)" w:date="2018-04-13T12:09:00Z">
              <w:tcPr>
                <w:tcW w:w="3919" w:type="dxa"/>
                <w:gridSpan w:val="2"/>
                <w:shd w:val="clear" w:color="000000" w:fill="8EA9DB"/>
                <w:vAlign w:val="bottom"/>
                <w:hideMark/>
              </w:tcPr>
            </w:tcPrChange>
          </w:tcPr>
          <w:p w14:paraId="60763D70" w14:textId="207EFD6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3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3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Annulus Pressure A</w:t>
            </w:r>
          </w:p>
        </w:tc>
        <w:tc>
          <w:tcPr>
            <w:tcW w:w="819" w:type="pct"/>
            <w:shd w:val="clear" w:color="000000" w:fill="8EA9DB"/>
            <w:noWrap/>
            <w:vAlign w:val="bottom"/>
            <w:hideMark/>
            <w:tcPrChange w:id="732" w:author="Batra Yogesh (EXT)" w:date="2018-04-13T12:09:00Z">
              <w:tcPr>
                <w:tcW w:w="1754" w:type="dxa"/>
                <w:gridSpan w:val="2"/>
                <w:shd w:val="clear" w:color="000000" w:fill="8EA9DB"/>
                <w:noWrap/>
                <w:vAlign w:val="bottom"/>
                <w:hideMark/>
              </w:tcPr>
            </w:tcPrChange>
          </w:tcPr>
          <w:p w14:paraId="6800527F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3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3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8EA9DB"/>
            <w:noWrap/>
            <w:hideMark/>
            <w:tcPrChange w:id="735" w:author="Batra Yogesh (EXT)" w:date="2018-04-13T12:09:00Z">
              <w:tcPr>
                <w:tcW w:w="2348" w:type="dxa"/>
                <w:gridSpan w:val="3"/>
                <w:shd w:val="clear" w:color="000000" w:fill="8EA9DB"/>
                <w:noWrap/>
                <w:hideMark/>
              </w:tcPr>
            </w:tcPrChange>
          </w:tcPr>
          <w:p w14:paraId="6F69AD8C" w14:textId="22C0109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3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3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8EA9DB"/>
            <w:tcPrChange w:id="738" w:author="Batra Yogesh (EXT)" w:date="2018-04-13T12:09:00Z">
              <w:tcPr>
                <w:tcW w:w="2348" w:type="dxa"/>
                <w:shd w:val="clear" w:color="000000" w:fill="8EA9DB"/>
              </w:tcPr>
            </w:tcPrChange>
          </w:tcPr>
          <w:p w14:paraId="59959703" w14:textId="64628C1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3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740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741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066F9A8C" w14:textId="36510694" w:rsidTr="00F640F9">
        <w:trPr>
          <w:trHeight w:val="226"/>
          <w:trPrChange w:id="742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B4C6E7"/>
            <w:vAlign w:val="bottom"/>
            <w:tcPrChange w:id="743" w:author="Batra Yogesh (EXT)" w:date="2018-04-13T12:09:00Z">
              <w:tcPr>
                <w:tcW w:w="1975" w:type="dxa"/>
                <w:gridSpan w:val="2"/>
                <w:shd w:val="clear" w:color="000000" w:fill="B4C6E7"/>
                <w:vAlign w:val="bottom"/>
              </w:tcPr>
            </w:tcPrChange>
          </w:tcPr>
          <w:p w14:paraId="0FA4BAC5" w14:textId="110DA738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4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4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Manual 7"</w:t>
            </w:r>
          </w:p>
        </w:tc>
        <w:tc>
          <w:tcPr>
            <w:tcW w:w="1673" w:type="pct"/>
            <w:shd w:val="clear" w:color="000000" w:fill="B4C6E7"/>
            <w:vAlign w:val="bottom"/>
            <w:hideMark/>
            <w:tcPrChange w:id="746" w:author="Batra Yogesh (EXT)" w:date="2018-04-13T12:09:00Z">
              <w:tcPr>
                <w:tcW w:w="3919" w:type="dxa"/>
                <w:gridSpan w:val="2"/>
                <w:shd w:val="clear" w:color="000000" w:fill="B4C6E7"/>
                <w:vAlign w:val="bottom"/>
                <w:hideMark/>
              </w:tcPr>
            </w:tcPrChange>
          </w:tcPr>
          <w:p w14:paraId="7F83606F" w14:textId="5199AD93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4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4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Annulus Pressure</w:t>
            </w:r>
          </w:p>
        </w:tc>
        <w:tc>
          <w:tcPr>
            <w:tcW w:w="819" w:type="pct"/>
            <w:shd w:val="clear" w:color="000000" w:fill="B4C6E7"/>
            <w:noWrap/>
            <w:vAlign w:val="bottom"/>
            <w:hideMark/>
            <w:tcPrChange w:id="749" w:author="Batra Yogesh (EXT)" w:date="2018-04-13T12:09:00Z">
              <w:tcPr>
                <w:tcW w:w="1754" w:type="dxa"/>
                <w:gridSpan w:val="2"/>
                <w:shd w:val="clear" w:color="000000" w:fill="B4C6E7"/>
                <w:noWrap/>
                <w:vAlign w:val="bottom"/>
                <w:hideMark/>
              </w:tcPr>
            </w:tcPrChange>
          </w:tcPr>
          <w:p w14:paraId="19168E46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5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5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B4C6E7"/>
            <w:noWrap/>
            <w:hideMark/>
            <w:tcPrChange w:id="752" w:author="Batra Yogesh (EXT)" w:date="2018-04-13T12:09:00Z">
              <w:tcPr>
                <w:tcW w:w="2348" w:type="dxa"/>
                <w:gridSpan w:val="3"/>
                <w:shd w:val="clear" w:color="000000" w:fill="B4C6E7"/>
                <w:noWrap/>
                <w:hideMark/>
              </w:tcPr>
            </w:tcPrChange>
          </w:tcPr>
          <w:p w14:paraId="115CE149" w14:textId="64C2D635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5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5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B4C6E7"/>
            <w:tcPrChange w:id="755" w:author="Batra Yogesh (EXT)" w:date="2018-04-13T12:09:00Z">
              <w:tcPr>
                <w:tcW w:w="2348" w:type="dxa"/>
                <w:shd w:val="clear" w:color="000000" w:fill="B4C6E7"/>
              </w:tcPr>
            </w:tcPrChange>
          </w:tcPr>
          <w:p w14:paraId="5D76300F" w14:textId="4D18886D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5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757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758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633A898D" w14:textId="020F30A0" w:rsidTr="00F640F9">
        <w:trPr>
          <w:trHeight w:val="226"/>
          <w:trPrChange w:id="759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8EA9DB"/>
            <w:vAlign w:val="bottom"/>
            <w:tcPrChange w:id="760" w:author="Batra Yogesh (EXT)" w:date="2018-04-13T12:09:00Z">
              <w:tcPr>
                <w:tcW w:w="1975" w:type="dxa"/>
                <w:gridSpan w:val="2"/>
                <w:shd w:val="clear" w:color="000000" w:fill="8EA9DB"/>
                <w:vAlign w:val="bottom"/>
              </w:tcPr>
            </w:tcPrChange>
          </w:tcPr>
          <w:p w14:paraId="69D972C9" w14:textId="53D4BEEC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6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6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Common 9 5/8"</w:t>
            </w:r>
          </w:p>
        </w:tc>
        <w:tc>
          <w:tcPr>
            <w:tcW w:w="1673" w:type="pct"/>
            <w:shd w:val="clear" w:color="000000" w:fill="8EA9DB"/>
            <w:vAlign w:val="bottom"/>
            <w:hideMark/>
            <w:tcPrChange w:id="763" w:author="Batra Yogesh (EXT)" w:date="2018-04-13T12:09:00Z">
              <w:tcPr>
                <w:tcW w:w="3919" w:type="dxa"/>
                <w:gridSpan w:val="2"/>
                <w:shd w:val="clear" w:color="000000" w:fill="8EA9DB"/>
                <w:vAlign w:val="bottom"/>
                <w:hideMark/>
              </w:tcPr>
            </w:tcPrChange>
          </w:tcPr>
          <w:p w14:paraId="4F422BFD" w14:textId="3D9DCD4A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6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6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Annulus Pressure B</w:t>
            </w:r>
          </w:p>
        </w:tc>
        <w:tc>
          <w:tcPr>
            <w:tcW w:w="819" w:type="pct"/>
            <w:shd w:val="clear" w:color="000000" w:fill="8EA9DB"/>
            <w:noWrap/>
            <w:vAlign w:val="bottom"/>
            <w:hideMark/>
            <w:tcPrChange w:id="766" w:author="Batra Yogesh (EXT)" w:date="2018-04-13T12:09:00Z">
              <w:tcPr>
                <w:tcW w:w="1754" w:type="dxa"/>
                <w:gridSpan w:val="2"/>
                <w:shd w:val="clear" w:color="000000" w:fill="8EA9DB"/>
                <w:noWrap/>
                <w:vAlign w:val="bottom"/>
                <w:hideMark/>
              </w:tcPr>
            </w:tcPrChange>
          </w:tcPr>
          <w:p w14:paraId="328F4246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6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6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8EA9DB"/>
            <w:noWrap/>
            <w:hideMark/>
            <w:tcPrChange w:id="769" w:author="Batra Yogesh (EXT)" w:date="2018-04-13T12:09:00Z">
              <w:tcPr>
                <w:tcW w:w="2348" w:type="dxa"/>
                <w:gridSpan w:val="3"/>
                <w:shd w:val="clear" w:color="000000" w:fill="8EA9DB"/>
                <w:noWrap/>
                <w:hideMark/>
              </w:tcPr>
            </w:tcPrChange>
          </w:tcPr>
          <w:p w14:paraId="3CEE53AB" w14:textId="26E90D32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7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7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8EA9DB"/>
            <w:tcPrChange w:id="772" w:author="Batra Yogesh (EXT)" w:date="2018-04-13T12:09:00Z">
              <w:tcPr>
                <w:tcW w:w="2348" w:type="dxa"/>
                <w:shd w:val="clear" w:color="000000" w:fill="8EA9DB"/>
              </w:tcPr>
            </w:tcPrChange>
          </w:tcPr>
          <w:p w14:paraId="1BC92DF0" w14:textId="322F46F2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7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774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775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38ED8AA8" w14:textId="7097E41B" w:rsidTr="00F640F9">
        <w:trPr>
          <w:trHeight w:val="226"/>
          <w:trPrChange w:id="776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B4C6E7"/>
            <w:vAlign w:val="bottom"/>
            <w:tcPrChange w:id="777" w:author="Batra Yogesh (EXT)" w:date="2018-04-13T12:09:00Z">
              <w:tcPr>
                <w:tcW w:w="1975" w:type="dxa"/>
                <w:gridSpan w:val="2"/>
                <w:shd w:val="clear" w:color="000000" w:fill="B4C6E7"/>
                <w:vAlign w:val="bottom"/>
              </w:tcPr>
            </w:tcPrChange>
          </w:tcPr>
          <w:p w14:paraId="11E530E7" w14:textId="23AD4AB0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7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7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Manual 9 5/8"</w:t>
            </w:r>
          </w:p>
        </w:tc>
        <w:tc>
          <w:tcPr>
            <w:tcW w:w="1673" w:type="pct"/>
            <w:shd w:val="clear" w:color="000000" w:fill="B4C6E7"/>
            <w:vAlign w:val="bottom"/>
            <w:hideMark/>
            <w:tcPrChange w:id="780" w:author="Batra Yogesh (EXT)" w:date="2018-04-13T12:09:00Z">
              <w:tcPr>
                <w:tcW w:w="3919" w:type="dxa"/>
                <w:gridSpan w:val="2"/>
                <w:shd w:val="clear" w:color="000000" w:fill="B4C6E7"/>
                <w:vAlign w:val="bottom"/>
                <w:hideMark/>
              </w:tcPr>
            </w:tcPrChange>
          </w:tcPr>
          <w:p w14:paraId="58D256D6" w14:textId="5615803B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8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8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Annulus Pressure</w:t>
            </w:r>
          </w:p>
        </w:tc>
        <w:tc>
          <w:tcPr>
            <w:tcW w:w="819" w:type="pct"/>
            <w:shd w:val="clear" w:color="000000" w:fill="B4C6E7"/>
            <w:noWrap/>
            <w:vAlign w:val="bottom"/>
            <w:hideMark/>
            <w:tcPrChange w:id="783" w:author="Batra Yogesh (EXT)" w:date="2018-04-13T12:09:00Z">
              <w:tcPr>
                <w:tcW w:w="1754" w:type="dxa"/>
                <w:gridSpan w:val="2"/>
                <w:shd w:val="clear" w:color="000000" w:fill="B4C6E7"/>
                <w:noWrap/>
                <w:vAlign w:val="bottom"/>
                <w:hideMark/>
              </w:tcPr>
            </w:tcPrChange>
          </w:tcPr>
          <w:p w14:paraId="58920CED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8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8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B4C6E7"/>
            <w:noWrap/>
            <w:hideMark/>
            <w:tcPrChange w:id="786" w:author="Batra Yogesh (EXT)" w:date="2018-04-13T12:09:00Z">
              <w:tcPr>
                <w:tcW w:w="2348" w:type="dxa"/>
                <w:gridSpan w:val="3"/>
                <w:shd w:val="clear" w:color="000000" w:fill="B4C6E7"/>
                <w:noWrap/>
                <w:hideMark/>
              </w:tcPr>
            </w:tcPrChange>
          </w:tcPr>
          <w:p w14:paraId="7606C09A" w14:textId="4043FC84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8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8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B4C6E7"/>
            <w:tcPrChange w:id="789" w:author="Batra Yogesh (EXT)" w:date="2018-04-13T12:09:00Z">
              <w:tcPr>
                <w:tcW w:w="2348" w:type="dxa"/>
                <w:shd w:val="clear" w:color="000000" w:fill="B4C6E7"/>
              </w:tcPr>
            </w:tcPrChange>
          </w:tcPr>
          <w:p w14:paraId="0E16D24D" w14:textId="5F85758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9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791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792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6ED40992" w14:textId="668D9E8D" w:rsidTr="00F640F9">
        <w:trPr>
          <w:trHeight w:val="226"/>
          <w:trPrChange w:id="793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8EA9DB"/>
            <w:vAlign w:val="bottom"/>
            <w:tcPrChange w:id="794" w:author="Batra Yogesh (EXT)" w:date="2018-04-13T12:09:00Z">
              <w:tcPr>
                <w:tcW w:w="1975" w:type="dxa"/>
                <w:gridSpan w:val="2"/>
                <w:shd w:val="clear" w:color="000000" w:fill="8EA9DB"/>
                <w:vAlign w:val="bottom"/>
              </w:tcPr>
            </w:tcPrChange>
          </w:tcPr>
          <w:p w14:paraId="1202D962" w14:textId="4A170B71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9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9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Manual 13 3/8"</w:t>
            </w:r>
          </w:p>
        </w:tc>
        <w:tc>
          <w:tcPr>
            <w:tcW w:w="1673" w:type="pct"/>
            <w:shd w:val="clear" w:color="000000" w:fill="8EA9DB"/>
            <w:vAlign w:val="bottom"/>
            <w:hideMark/>
            <w:tcPrChange w:id="797" w:author="Batra Yogesh (EXT)" w:date="2018-04-13T12:09:00Z">
              <w:tcPr>
                <w:tcW w:w="3919" w:type="dxa"/>
                <w:gridSpan w:val="2"/>
                <w:shd w:val="clear" w:color="000000" w:fill="8EA9DB"/>
                <w:vAlign w:val="bottom"/>
                <w:hideMark/>
              </w:tcPr>
            </w:tcPrChange>
          </w:tcPr>
          <w:p w14:paraId="22D5D53D" w14:textId="2091BCC0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79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79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Annulus Pressure C</w:t>
            </w:r>
          </w:p>
        </w:tc>
        <w:tc>
          <w:tcPr>
            <w:tcW w:w="819" w:type="pct"/>
            <w:shd w:val="clear" w:color="000000" w:fill="8EA9DB"/>
            <w:noWrap/>
            <w:vAlign w:val="bottom"/>
            <w:hideMark/>
            <w:tcPrChange w:id="800" w:author="Batra Yogesh (EXT)" w:date="2018-04-13T12:09:00Z">
              <w:tcPr>
                <w:tcW w:w="1754" w:type="dxa"/>
                <w:gridSpan w:val="2"/>
                <w:shd w:val="clear" w:color="000000" w:fill="8EA9DB"/>
                <w:noWrap/>
                <w:vAlign w:val="bottom"/>
                <w:hideMark/>
              </w:tcPr>
            </w:tcPrChange>
          </w:tcPr>
          <w:p w14:paraId="57622600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0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0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8EA9DB"/>
            <w:noWrap/>
            <w:hideMark/>
            <w:tcPrChange w:id="803" w:author="Batra Yogesh (EXT)" w:date="2018-04-13T12:09:00Z">
              <w:tcPr>
                <w:tcW w:w="2348" w:type="dxa"/>
                <w:gridSpan w:val="3"/>
                <w:shd w:val="clear" w:color="000000" w:fill="8EA9DB"/>
                <w:noWrap/>
                <w:hideMark/>
              </w:tcPr>
            </w:tcPrChange>
          </w:tcPr>
          <w:p w14:paraId="6B58B686" w14:textId="78C2F1A1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0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0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8EA9DB"/>
            <w:tcPrChange w:id="806" w:author="Batra Yogesh (EXT)" w:date="2018-04-13T12:09:00Z">
              <w:tcPr>
                <w:tcW w:w="2348" w:type="dxa"/>
                <w:shd w:val="clear" w:color="000000" w:fill="8EA9DB"/>
              </w:tcPr>
            </w:tcPrChange>
          </w:tcPr>
          <w:p w14:paraId="6208719E" w14:textId="1EE290A0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0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808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809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01B42093" w14:textId="653CDDDF" w:rsidTr="00F640F9">
        <w:trPr>
          <w:trHeight w:val="226"/>
          <w:trPrChange w:id="810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B4C6E7"/>
            <w:vAlign w:val="bottom"/>
            <w:tcPrChange w:id="811" w:author="Batra Yogesh (EXT)" w:date="2018-04-13T12:09:00Z">
              <w:tcPr>
                <w:tcW w:w="1975" w:type="dxa"/>
                <w:gridSpan w:val="2"/>
                <w:shd w:val="clear" w:color="000000" w:fill="B4C6E7"/>
                <w:vAlign w:val="bottom"/>
              </w:tcPr>
            </w:tcPrChange>
          </w:tcPr>
          <w:p w14:paraId="2DE07E01" w14:textId="711ECF28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1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1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Manual 20"</w:t>
            </w:r>
          </w:p>
        </w:tc>
        <w:tc>
          <w:tcPr>
            <w:tcW w:w="1673" w:type="pct"/>
            <w:shd w:val="clear" w:color="000000" w:fill="B4C6E7"/>
            <w:vAlign w:val="bottom"/>
            <w:hideMark/>
            <w:tcPrChange w:id="814" w:author="Batra Yogesh (EXT)" w:date="2018-04-13T12:09:00Z">
              <w:tcPr>
                <w:tcW w:w="3919" w:type="dxa"/>
                <w:gridSpan w:val="2"/>
                <w:shd w:val="clear" w:color="000000" w:fill="B4C6E7"/>
                <w:vAlign w:val="bottom"/>
                <w:hideMark/>
              </w:tcPr>
            </w:tcPrChange>
          </w:tcPr>
          <w:p w14:paraId="668AB569" w14:textId="125A50F5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1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1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 </w:t>
            </w:r>
          </w:p>
        </w:tc>
        <w:tc>
          <w:tcPr>
            <w:tcW w:w="819" w:type="pct"/>
            <w:shd w:val="clear" w:color="000000" w:fill="B4C6E7"/>
            <w:noWrap/>
            <w:vAlign w:val="bottom"/>
            <w:hideMark/>
            <w:tcPrChange w:id="817" w:author="Batra Yogesh (EXT)" w:date="2018-04-13T12:09:00Z">
              <w:tcPr>
                <w:tcW w:w="1754" w:type="dxa"/>
                <w:gridSpan w:val="2"/>
                <w:shd w:val="clear" w:color="000000" w:fill="B4C6E7"/>
                <w:noWrap/>
                <w:vAlign w:val="bottom"/>
                <w:hideMark/>
              </w:tcPr>
            </w:tcPrChange>
          </w:tcPr>
          <w:p w14:paraId="28F0EB13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1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1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B4C6E7"/>
            <w:noWrap/>
            <w:hideMark/>
            <w:tcPrChange w:id="820" w:author="Batra Yogesh (EXT)" w:date="2018-04-13T12:09:00Z">
              <w:tcPr>
                <w:tcW w:w="2348" w:type="dxa"/>
                <w:gridSpan w:val="3"/>
                <w:shd w:val="clear" w:color="000000" w:fill="B4C6E7"/>
                <w:noWrap/>
                <w:hideMark/>
              </w:tcPr>
            </w:tcPrChange>
          </w:tcPr>
          <w:p w14:paraId="3D76F3EC" w14:textId="06745039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2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2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B4C6E7"/>
            <w:tcPrChange w:id="823" w:author="Batra Yogesh (EXT)" w:date="2018-04-13T12:09:00Z">
              <w:tcPr>
                <w:tcW w:w="2348" w:type="dxa"/>
                <w:shd w:val="clear" w:color="000000" w:fill="B4C6E7"/>
              </w:tcPr>
            </w:tcPrChange>
          </w:tcPr>
          <w:p w14:paraId="6B18A91F" w14:textId="0D31B378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2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825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826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532C0373" w14:textId="6FB01A67" w:rsidTr="00F640F9">
        <w:trPr>
          <w:trHeight w:val="226"/>
          <w:trPrChange w:id="827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8EA9DB"/>
            <w:vAlign w:val="bottom"/>
            <w:tcPrChange w:id="828" w:author="Batra Yogesh (EXT)" w:date="2018-04-13T12:09:00Z">
              <w:tcPr>
                <w:tcW w:w="1975" w:type="dxa"/>
                <w:gridSpan w:val="2"/>
                <w:shd w:val="clear" w:color="000000" w:fill="8EA9DB"/>
                <w:vAlign w:val="bottom"/>
              </w:tcPr>
            </w:tcPrChange>
          </w:tcPr>
          <w:p w14:paraId="1D33F750" w14:textId="45FE1AF5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2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3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Choke</w:t>
            </w:r>
          </w:p>
        </w:tc>
        <w:tc>
          <w:tcPr>
            <w:tcW w:w="1673" w:type="pct"/>
            <w:shd w:val="clear" w:color="000000" w:fill="8EA9DB"/>
            <w:vAlign w:val="bottom"/>
            <w:hideMark/>
            <w:tcPrChange w:id="831" w:author="Batra Yogesh (EXT)" w:date="2018-04-13T12:09:00Z">
              <w:tcPr>
                <w:tcW w:w="3919" w:type="dxa"/>
                <w:gridSpan w:val="2"/>
                <w:shd w:val="clear" w:color="000000" w:fill="8EA9DB"/>
                <w:vAlign w:val="bottom"/>
                <w:hideMark/>
              </w:tcPr>
            </w:tcPrChange>
          </w:tcPr>
          <w:p w14:paraId="4F5E67F5" w14:textId="184EAC48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3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3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Average Gas Lift Choke Size</w:t>
            </w:r>
          </w:p>
        </w:tc>
        <w:tc>
          <w:tcPr>
            <w:tcW w:w="819" w:type="pct"/>
            <w:shd w:val="clear" w:color="000000" w:fill="8EA9DB"/>
            <w:noWrap/>
            <w:vAlign w:val="bottom"/>
            <w:hideMark/>
            <w:tcPrChange w:id="834" w:author="Batra Yogesh (EXT)" w:date="2018-04-13T12:09:00Z">
              <w:tcPr>
                <w:tcW w:w="1754" w:type="dxa"/>
                <w:gridSpan w:val="2"/>
                <w:shd w:val="clear" w:color="000000" w:fill="8EA9DB"/>
                <w:noWrap/>
                <w:vAlign w:val="bottom"/>
                <w:hideMark/>
              </w:tcPr>
            </w:tcPrChange>
          </w:tcPr>
          <w:p w14:paraId="33C3DEA0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3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3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8EA9DB"/>
            <w:noWrap/>
            <w:hideMark/>
            <w:tcPrChange w:id="837" w:author="Batra Yogesh (EXT)" w:date="2018-04-13T12:09:00Z">
              <w:tcPr>
                <w:tcW w:w="2348" w:type="dxa"/>
                <w:gridSpan w:val="3"/>
                <w:shd w:val="clear" w:color="000000" w:fill="8EA9DB"/>
                <w:noWrap/>
                <w:hideMark/>
              </w:tcPr>
            </w:tcPrChange>
          </w:tcPr>
          <w:p w14:paraId="7C40692D" w14:textId="313E31D1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3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3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8EA9DB"/>
            <w:tcPrChange w:id="840" w:author="Batra Yogesh (EXT)" w:date="2018-04-13T12:09:00Z">
              <w:tcPr>
                <w:tcW w:w="2348" w:type="dxa"/>
                <w:shd w:val="clear" w:color="000000" w:fill="8EA9DB"/>
              </w:tcPr>
            </w:tcPrChange>
          </w:tcPr>
          <w:p w14:paraId="51F1E1EB" w14:textId="101A3EC6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4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842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843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0DADF9A4" w14:textId="4DAF8668" w:rsidTr="00F640F9">
        <w:trPr>
          <w:trHeight w:val="226"/>
          <w:trPrChange w:id="844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B4C6E7"/>
            <w:vAlign w:val="bottom"/>
            <w:tcPrChange w:id="845" w:author="Batra Yogesh (EXT)" w:date="2018-04-13T12:09:00Z">
              <w:tcPr>
                <w:tcW w:w="1975" w:type="dxa"/>
                <w:gridSpan w:val="2"/>
                <w:shd w:val="clear" w:color="000000" w:fill="B4C6E7"/>
                <w:vAlign w:val="bottom"/>
              </w:tcPr>
            </w:tcPrChange>
          </w:tcPr>
          <w:p w14:paraId="32475476" w14:textId="405CF25C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4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4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Hrs Inject</w:t>
            </w:r>
          </w:p>
        </w:tc>
        <w:tc>
          <w:tcPr>
            <w:tcW w:w="1673" w:type="pct"/>
            <w:shd w:val="clear" w:color="000000" w:fill="B4C6E7"/>
            <w:vAlign w:val="bottom"/>
            <w:hideMark/>
            <w:tcPrChange w:id="848" w:author="Batra Yogesh (EXT)" w:date="2018-04-13T12:09:00Z">
              <w:tcPr>
                <w:tcW w:w="3919" w:type="dxa"/>
                <w:gridSpan w:val="2"/>
                <w:shd w:val="clear" w:color="000000" w:fill="B4C6E7"/>
                <w:vAlign w:val="bottom"/>
                <w:hideMark/>
              </w:tcPr>
            </w:tcPrChange>
          </w:tcPr>
          <w:p w14:paraId="743AA379" w14:textId="6DA37188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4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5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GL Inject Hours</w:t>
            </w:r>
          </w:p>
        </w:tc>
        <w:tc>
          <w:tcPr>
            <w:tcW w:w="819" w:type="pct"/>
            <w:shd w:val="clear" w:color="000000" w:fill="B4C6E7"/>
            <w:noWrap/>
            <w:vAlign w:val="bottom"/>
            <w:hideMark/>
            <w:tcPrChange w:id="851" w:author="Batra Yogesh (EXT)" w:date="2018-04-13T12:09:00Z">
              <w:tcPr>
                <w:tcW w:w="1754" w:type="dxa"/>
                <w:gridSpan w:val="2"/>
                <w:shd w:val="clear" w:color="000000" w:fill="B4C6E7"/>
                <w:noWrap/>
                <w:vAlign w:val="bottom"/>
                <w:hideMark/>
              </w:tcPr>
            </w:tcPrChange>
          </w:tcPr>
          <w:p w14:paraId="3DA42D82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5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5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B4C6E7"/>
            <w:noWrap/>
            <w:hideMark/>
            <w:tcPrChange w:id="854" w:author="Batra Yogesh (EXT)" w:date="2018-04-13T12:09:00Z">
              <w:tcPr>
                <w:tcW w:w="2348" w:type="dxa"/>
                <w:gridSpan w:val="3"/>
                <w:shd w:val="clear" w:color="000000" w:fill="B4C6E7"/>
                <w:noWrap/>
                <w:hideMark/>
              </w:tcPr>
            </w:tcPrChange>
          </w:tcPr>
          <w:p w14:paraId="5E729EB4" w14:textId="2C769EEB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5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5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B4C6E7"/>
            <w:tcPrChange w:id="857" w:author="Batra Yogesh (EXT)" w:date="2018-04-13T12:09:00Z">
              <w:tcPr>
                <w:tcW w:w="2348" w:type="dxa"/>
                <w:shd w:val="clear" w:color="000000" w:fill="B4C6E7"/>
              </w:tcPr>
            </w:tcPrChange>
          </w:tcPr>
          <w:p w14:paraId="61C4282F" w14:textId="62B0E1EB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5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859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860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003BFDB9" w14:textId="253B344C" w:rsidTr="00F640F9">
        <w:trPr>
          <w:trHeight w:val="226"/>
          <w:trPrChange w:id="861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B4C6E7"/>
            <w:vAlign w:val="bottom"/>
            <w:tcPrChange w:id="862" w:author="Batra Yogesh (EXT)" w:date="2018-04-13T12:09:00Z">
              <w:tcPr>
                <w:tcW w:w="1975" w:type="dxa"/>
                <w:gridSpan w:val="2"/>
                <w:shd w:val="clear" w:color="000000" w:fill="B4C6E7"/>
                <w:vAlign w:val="bottom"/>
              </w:tcPr>
            </w:tcPrChange>
          </w:tcPr>
          <w:p w14:paraId="48FEF542" w14:textId="48CA8698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6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6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Inj Press</w:t>
            </w:r>
          </w:p>
        </w:tc>
        <w:tc>
          <w:tcPr>
            <w:tcW w:w="1673" w:type="pct"/>
            <w:shd w:val="clear" w:color="000000" w:fill="B4C6E7"/>
            <w:vAlign w:val="bottom"/>
            <w:hideMark/>
            <w:tcPrChange w:id="865" w:author="Batra Yogesh (EXT)" w:date="2018-04-13T12:09:00Z">
              <w:tcPr>
                <w:tcW w:w="3919" w:type="dxa"/>
                <w:gridSpan w:val="2"/>
                <w:shd w:val="clear" w:color="000000" w:fill="B4C6E7"/>
                <w:vAlign w:val="bottom"/>
                <w:hideMark/>
              </w:tcPr>
            </w:tcPrChange>
          </w:tcPr>
          <w:p w14:paraId="73D0CAEE" w14:textId="757FF5A0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6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6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Gas Lift Pressure</w:t>
            </w:r>
          </w:p>
        </w:tc>
        <w:tc>
          <w:tcPr>
            <w:tcW w:w="819" w:type="pct"/>
            <w:shd w:val="clear" w:color="000000" w:fill="B4C6E7"/>
            <w:noWrap/>
            <w:vAlign w:val="bottom"/>
            <w:hideMark/>
            <w:tcPrChange w:id="868" w:author="Batra Yogesh (EXT)" w:date="2018-04-13T12:09:00Z">
              <w:tcPr>
                <w:tcW w:w="1754" w:type="dxa"/>
                <w:gridSpan w:val="2"/>
                <w:shd w:val="clear" w:color="000000" w:fill="B4C6E7"/>
                <w:noWrap/>
                <w:vAlign w:val="bottom"/>
                <w:hideMark/>
              </w:tcPr>
            </w:tcPrChange>
          </w:tcPr>
          <w:p w14:paraId="7DAAF850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6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7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B4C6E7"/>
            <w:noWrap/>
            <w:hideMark/>
            <w:tcPrChange w:id="871" w:author="Batra Yogesh (EXT)" w:date="2018-04-13T12:09:00Z">
              <w:tcPr>
                <w:tcW w:w="2348" w:type="dxa"/>
                <w:gridSpan w:val="3"/>
                <w:shd w:val="clear" w:color="000000" w:fill="B4C6E7"/>
                <w:noWrap/>
                <w:hideMark/>
              </w:tcPr>
            </w:tcPrChange>
          </w:tcPr>
          <w:p w14:paraId="23051A70" w14:textId="7A38570A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7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7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B4C6E7"/>
            <w:tcPrChange w:id="874" w:author="Batra Yogesh (EXT)" w:date="2018-04-13T12:09:00Z">
              <w:tcPr>
                <w:tcW w:w="2348" w:type="dxa"/>
                <w:shd w:val="clear" w:color="000000" w:fill="B4C6E7"/>
              </w:tcPr>
            </w:tcPrChange>
          </w:tcPr>
          <w:p w14:paraId="6B521588" w14:textId="087D32A3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7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876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877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4F3098BD" w14:textId="024FCA7B" w:rsidTr="00F640F9">
        <w:trPr>
          <w:trHeight w:val="226"/>
          <w:trPrChange w:id="878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92D050"/>
            <w:vAlign w:val="bottom"/>
            <w:tcPrChange w:id="879" w:author="Batra Yogesh (EXT)" w:date="2018-04-13T12:09:00Z">
              <w:tcPr>
                <w:tcW w:w="1975" w:type="dxa"/>
                <w:gridSpan w:val="2"/>
                <w:shd w:val="clear" w:color="000000" w:fill="92D050"/>
                <w:vAlign w:val="bottom"/>
              </w:tcPr>
            </w:tcPrChange>
          </w:tcPr>
          <w:p w14:paraId="28FF246D" w14:textId="1C9A4086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8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8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 xml:space="preserve">Gas Lift Source </w:t>
            </w: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8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br/>
              <w:t>Previous</w:t>
            </w:r>
          </w:p>
        </w:tc>
        <w:tc>
          <w:tcPr>
            <w:tcW w:w="1673" w:type="pct"/>
            <w:shd w:val="clear" w:color="000000" w:fill="92D050"/>
            <w:vAlign w:val="bottom"/>
            <w:hideMark/>
            <w:tcPrChange w:id="883" w:author="Batra Yogesh (EXT)" w:date="2018-04-13T12:09:00Z">
              <w:tcPr>
                <w:tcW w:w="3919" w:type="dxa"/>
                <w:gridSpan w:val="2"/>
                <w:shd w:val="clear" w:color="000000" w:fill="92D050"/>
                <w:vAlign w:val="bottom"/>
                <w:hideMark/>
              </w:tcPr>
            </w:tcPrChange>
          </w:tcPr>
          <w:p w14:paraId="36E313AD" w14:textId="7813C1CF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8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8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Previous Gas Source</w:t>
            </w:r>
          </w:p>
        </w:tc>
        <w:tc>
          <w:tcPr>
            <w:tcW w:w="819" w:type="pct"/>
            <w:shd w:val="clear" w:color="000000" w:fill="92D050"/>
            <w:noWrap/>
            <w:vAlign w:val="bottom"/>
            <w:hideMark/>
            <w:tcPrChange w:id="886" w:author="Batra Yogesh (EXT)" w:date="2018-04-13T12:09:00Z">
              <w:tcPr>
                <w:tcW w:w="1754" w:type="dxa"/>
                <w:gridSpan w:val="2"/>
                <w:shd w:val="clear" w:color="000000" w:fill="92D050"/>
                <w:noWrap/>
                <w:vAlign w:val="bottom"/>
                <w:hideMark/>
              </w:tcPr>
            </w:tcPrChange>
          </w:tcPr>
          <w:p w14:paraId="23AC55C4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8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8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STRING</w:t>
            </w:r>
          </w:p>
        </w:tc>
        <w:tc>
          <w:tcPr>
            <w:tcW w:w="1097" w:type="pct"/>
            <w:shd w:val="clear" w:color="000000" w:fill="92D050"/>
            <w:noWrap/>
            <w:vAlign w:val="bottom"/>
            <w:hideMark/>
            <w:tcPrChange w:id="889" w:author="Batra Yogesh (EXT)" w:date="2018-04-13T12:09:00Z">
              <w:tcPr>
                <w:tcW w:w="2348" w:type="dxa"/>
                <w:gridSpan w:val="3"/>
                <w:shd w:val="clear" w:color="000000" w:fill="92D050"/>
                <w:noWrap/>
                <w:vAlign w:val="bottom"/>
                <w:hideMark/>
              </w:tcPr>
            </w:tcPrChange>
          </w:tcPr>
          <w:p w14:paraId="25630C2F" w14:textId="05959596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9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9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Read-Only</w:t>
            </w:r>
          </w:p>
        </w:tc>
        <w:tc>
          <w:tcPr>
            <w:tcW w:w="542" w:type="pct"/>
            <w:shd w:val="clear" w:color="000000" w:fill="92D050"/>
            <w:tcPrChange w:id="892" w:author="Batra Yogesh (EXT)" w:date="2018-04-13T12:09:00Z">
              <w:tcPr>
                <w:tcW w:w="2348" w:type="dxa"/>
                <w:shd w:val="clear" w:color="000000" w:fill="92D050"/>
              </w:tcPr>
            </w:tcPrChange>
          </w:tcPr>
          <w:p w14:paraId="4A1788F4" w14:textId="0AD49F31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9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894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895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76DAD018" w14:textId="58345DAC" w:rsidTr="00F640F9">
        <w:trPr>
          <w:trHeight w:val="226"/>
          <w:trPrChange w:id="896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92D050"/>
            <w:vAlign w:val="bottom"/>
            <w:tcPrChange w:id="897" w:author="Batra Yogesh (EXT)" w:date="2018-04-13T12:09:00Z">
              <w:tcPr>
                <w:tcW w:w="1975" w:type="dxa"/>
                <w:gridSpan w:val="2"/>
                <w:shd w:val="clear" w:color="000000" w:fill="92D050"/>
                <w:vAlign w:val="bottom"/>
              </w:tcPr>
            </w:tcPrChange>
          </w:tcPr>
          <w:p w14:paraId="31D88589" w14:textId="73F0DFB2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89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89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Gas Lift Source Change to</w:t>
            </w:r>
          </w:p>
        </w:tc>
        <w:tc>
          <w:tcPr>
            <w:tcW w:w="1673" w:type="pct"/>
            <w:shd w:val="clear" w:color="000000" w:fill="92D050"/>
            <w:vAlign w:val="bottom"/>
            <w:hideMark/>
            <w:tcPrChange w:id="900" w:author="Batra Yogesh (EXT)" w:date="2018-04-13T12:09:00Z">
              <w:tcPr>
                <w:tcW w:w="3919" w:type="dxa"/>
                <w:gridSpan w:val="2"/>
                <w:shd w:val="clear" w:color="000000" w:fill="92D050"/>
                <w:vAlign w:val="bottom"/>
                <w:hideMark/>
              </w:tcPr>
            </w:tcPrChange>
          </w:tcPr>
          <w:p w14:paraId="0A5B5B6B" w14:textId="5F2537BF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0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0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Gas Source</w:t>
            </w:r>
          </w:p>
        </w:tc>
        <w:tc>
          <w:tcPr>
            <w:tcW w:w="819" w:type="pct"/>
            <w:shd w:val="clear" w:color="000000" w:fill="92D050"/>
            <w:noWrap/>
            <w:vAlign w:val="bottom"/>
            <w:hideMark/>
            <w:tcPrChange w:id="903" w:author="Batra Yogesh (EXT)" w:date="2018-04-13T12:09:00Z">
              <w:tcPr>
                <w:tcW w:w="1754" w:type="dxa"/>
                <w:gridSpan w:val="2"/>
                <w:shd w:val="clear" w:color="000000" w:fill="92D050"/>
                <w:noWrap/>
                <w:vAlign w:val="bottom"/>
                <w:hideMark/>
              </w:tcPr>
            </w:tcPrChange>
          </w:tcPr>
          <w:p w14:paraId="3161A6BF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0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0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STRING</w:t>
            </w:r>
          </w:p>
        </w:tc>
        <w:tc>
          <w:tcPr>
            <w:tcW w:w="1097" w:type="pct"/>
            <w:shd w:val="clear" w:color="000000" w:fill="92D050"/>
            <w:noWrap/>
            <w:vAlign w:val="bottom"/>
            <w:hideMark/>
            <w:tcPrChange w:id="906" w:author="Batra Yogesh (EXT)" w:date="2018-04-13T12:09:00Z">
              <w:tcPr>
                <w:tcW w:w="2348" w:type="dxa"/>
                <w:gridSpan w:val="3"/>
                <w:shd w:val="clear" w:color="000000" w:fill="92D050"/>
                <w:noWrap/>
                <w:vAlign w:val="bottom"/>
                <w:hideMark/>
              </w:tcPr>
            </w:tcPrChange>
          </w:tcPr>
          <w:p w14:paraId="0A46BE8A" w14:textId="3008B0AD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0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0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Dropdown List</w:t>
            </w:r>
          </w:p>
        </w:tc>
        <w:tc>
          <w:tcPr>
            <w:tcW w:w="542" w:type="pct"/>
            <w:shd w:val="clear" w:color="000000" w:fill="92D050"/>
            <w:tcPrChange w:id="909" w:author="Batra Yogesh (EXT)" w:date="2018-04-13T12:09:00Z">
              <w:tcPr>
                <w:tcW w:w="2348" w:type="dxa"/>
                <w:shd w:val="clear" w:color="000000" w:fill="92D050"/>
              </w:tcPr>
            </w:tcPrChange>
          </w:tcPr>
          <w:p w14:paraId="6BFA8738" w14:textId="7D6DA8A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1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911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912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64F60554" w14:textId="6BB702FE" w:rsidTr="00F640F9">
        <w:trPr>
          <w:trHeight w:val="226"/>
          <w:trPrChange w:id="913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8EA9DB"/>
            <w:vAlign w:val="bottom"/>
            <w:tcPrChange w:id="914" w:author="Batra Yogesh (EXT)" w:date="2018-04-13T12:09:00Z">
              <w:tcPr>
                <w:tcW w:w="1975" w:type="dxa"/>
                <w:gridSpan w:val="2"/>
                <w:shd w:val="clear" w:color="000000" w:fill="8EA9DB"/>
                <w:vAlign w:val="bottom"/>
              </w:tcPr>
            </w:tcPrChange>
          </w:tcPr>
          <w:p w14:paraId="21662D29" w14:textId="6D2F73DC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1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1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Meas Rate</w:t>
            </w:r>
          </w:p>
        </w:tc>
        <w:tc>
          <w:tcPr>
            <w:tcW w:w="1673" w:type="pct"/>
            <w:shd w:val="clear" w:color="000000" w:fill="8EA9DB"/>
            <w:vAlign w:val="bottom"/>
            <w:hideMark/>
            <w:tcPrChange w:id="917" w:author="Batra Yogesh (EXT)" w:date="2018-04-13T12:09:00Z">
              <w:tcPr>
                <w:tcW w:w="3919" w:type="dxa"/>
                <w:gridSpan w:val="2"/>
                <w:shd w:val="clear" w:color="000000" w:fill="8EA9DB"/>
                <w:vAlign w:val="bottom"/>
                <w:hideMark/>
              </w:tcPr>
            </w:tcPrChange>
          </w:tcPr>
          <w:p w14:paraId="71A3B43E" w14:textId="5A87A8D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1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1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Measured Gas Lift Volume Rate</w:t>
            </w:r>
          </w:p>
        </w:tc>
        <w:tc>
          <w:tcPr>
            <w:tcW w:w="819" w:type="pct"/>
            <w:shd w:val="clear" w:color="000000" w:fill="8EA9DB"/>
            <w:noWrap/>
            <w:vAlign w:val="bottom"/>
            <w:hideMark/>
            <w:tcPrChange w:id="920" w:author="Batra Yogesh (EXT)" w:date="2018-04-13T12:09:00Z">
              <w:tcPr>
                <w:tcW w:w="1754" w:type="dxa"/>
                <w:gridSpan w:val="2"/>
                <w:shd w:val="clear" w:color="000000" w:fill="8EA9DB"/>
                <w:noWrap/>
                <w:vAlign w:val="bottom"/>
                <w:hideMark/>
              </w:tcPr>
            </w:tcPrChange>
          </w:tcPr>
          <w:p w14:paraId="22568B25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2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2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8EA9DB"/>
            <w:noWrap/>
            <w:hideMark/>
            <w:tcPrChange w:id="923" w:author="Batra Yogesh (EXT)" w:date="2018-04-13T12:09:00Z">
              <w:tcPr>
                <w:tcW w:w="2348" w:type="dxa"/>
                <w:gridSpan w:val="3"/>
                <w:shd w:val="clear" w:color="000000" w:fill="8EA9DB"/>
                <w:noWrap/>
                <w:hideMark/>
              </w:tcPr>
            </w:tcPrChange>
          </w:tcPr>
          <w:p w14:paraId="6D24CFD3" w14:textId="5D512AC5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2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2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8EA9DB"/>
            <w:tcPrChange w:id="926" w:author="Batra Yogesh (EXT)" w:date="2018-04-13T12:09:00Z">
              <w:tcPr>
                <w:tcW w:w="2348" w:type="dxa"/>
                <w:shd w:val="clear" w:color="000000" w:fill="8EA9DB"/>
              </w:tcPr>
            </w:tcPrChange>
          </w:tcPr>
          <w:p w14:paraId="66FAC694" w14:textId="494E43AA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2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928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929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7B6F2AF7" w14:textId="24969F55" w:rsidTr="00F640F9">
        <w:trPr>
          <w:trHeight w:val="226"/>
          <w:trPrChange w:id="930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8EA9DB"/>
            <w:vAlign w:val="bottom"/>
            <w:tcPrChange w:id="931" w:author="Batra Yogesh (EXT)" w:date="2018-04-13T12:09:00Z">
              <w:tcPr>
                <w:tcW w:w="1975" w:type="dxa"/>
                <w:gridSpan w:val="2"/>
                <w:shd w:val="clear" w:color="000000" w:fill="8EA9DB"/>
                <w:vAlign w:val="bottom"/>
              </w:tcPr>
            </w:tcPrChange>
          </w:tcPr>
          <w:p w14:paraId="7830DE49" w14:textId="507CB78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3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3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BS&amp;W</w:t>
            </w:r>
          </w:p>
        </w:tc>
        <w:tc>
          <w:tcPr>
            <w:tcW w:w="1673" w:type="pct"/>
            <w:shd w:val="clear" w:color="000000" w:fill="8EA9DB"/>
            <w:vAlign w:val="bottom"/>
            <w:hideMark/>
            <w:tcPrChange w:id="934" w:author="Batra Yogesh (EXT)" w:date="2018-04-13T12:09:00Z">
              <w:tcPr>
                <w:tcW w:w="3919" w:type="dxa"/>
                <w:gridSpan w:val="2"/>
                <w:shd w:val="clear" w:color="000000" w:fill="8EA9DB"/>
                <w:vAlign w:val="bottom"/>
                <w:hideMark/>
              </w:tcPr>
            </w:tcPrChange>
          </w:tcPr>
          <w:p w14:paraId="5D0C63A2" w14:textId="67DF2F92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3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3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BS&amp;W</w:t>
            </w:r>
          </w:p>
        </w:tc>
        <w:tc>
          <w:tcPr>
            <w:tcW w:w="819" w:type="pct"/>
            <w:shd w:val="clear" w:color="000000" w:fill="8EA9DB"/>
            <w:noWrap/>
            <w:vAlign w:val="bottom"/>
            <w:hideMark/>
            <w:tcPrChange w:id="937" w:author="Batra Yogesh (EXT)" w:date="2018-04-13T12:09:00Z">
              <w:tcPr>
                <w:tcW w:w="1754" w:type="dxa"/>
                <w:gridSpan w:val="2"/>
                <w:shd w:val="clear" w:color="000000" w:fill="8EA9DB"/>
                <w:noWrap/>
                <w:vAlign w:val="bottom"/>
                <w:hideMark/>
              </w:tcPr>
            </w:tcPrChange>
          </w:tcPr>
          <w:p w14:paraId="0CCFC07C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3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3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8EA9DB"/>
            <w:noWrap/>
            <w:hideMark/>
            <w:tcPrChange w:id="940" w:author="Batra Yogesh (EXT)" w:date="2018-04-13T12:09:00Z">
              <w:tcPr>
                <w:tcW w:w="2348" w:type="dxa"/>
                <w:gridSpan w:val="3"/>
                <w:shd w:val="clear" w:color="000000" w:fill="8EA9DB"/>
                <w:noWrap/>
                <w:hideMark/>
              </w:tcPr>
            </w:tcPrChange>
          </w:tcPr>
          <w:p w14:paraId="1917FA37" w14:textId="4B4B3976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4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4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8EA9DB"/>
            <w:tcPrChange w:id="943" w:author="Batra Yogesh (EXT)" w:date="2018-04-13T12:09:00Z">
              <w:tcPr>
                <w:tcW w:w="2348" w:type="dxa"/>
                <w:shd w:val="clear" w:color="000000" w:fill="8EA9DB"/>
              </w:tcPr>
            </w:tcPrChange>
          </w:tcPr>
          <w:p w14:paraId="416B4351" w14:textId="3DB741D1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4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945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946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5A387986" w14:textId="33E40F91" w:rsidTr="00F640F9">
        <w:trPr>
          <w:trHeight w:val="226"/>
          <w:trPrChange w:id="947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B4C6E7"/>
            <w:vAlign w:val="bottom"/>
            <w:tcPrChange w:id="948" w:author="Batra Yogesh (EXT)" w:date="2018-04-13T12:09:00Z">
              <w:tcPr>
                <w:tcW w:w="1975" w:type="dxa"/>
                <w:gridSpan w:val="2"/>
                <w:shd w:val="clear" w:color="000000" w:fill="B4C6E7"/>
                <w:vAlign w:val="bottom"/>
              </w:tcPr>
            </w:tcPrChange>
          </w:tcPr>
          <w:p w14:paraId="1240E5AB" w14:textId="5B9AAD82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4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5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API</w:t>
            </w:r>
          </w:p>
        </w:tc>
        <w:tc>
          <w:tcPr>
            <w:tcW w:w="1673" w:type="pct"/>
            <w:shd w:val="clear" w:color="000000" w:fill="B4C6E7"/>
            <w:vAlign w:val="bottom"/>
            <w:hideMark/>
            <w:tcPrChange w:id="951" w:author="Batra Yogesh (EXT)" w:date="2018-04-13T12:09:00Z">
              <w:tcPr>
                <w:tcW w:w="3919" w:type="dxa"/>
                <w:gridSpan w:val="2"/>
                <w:shd w:val="clear" w:color="000000" w:fill="B4C6E7"/>
                <w:vAlign w:val="bottom"/>
                <w:hideMark/>
              </w:tcPr>
            </w:tcPrChange>
          </w:tcPr>
          <w:p w14:paraId="3A207EB2" w14:textId="05CC861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5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5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 </w:t>
            </w:r>
          </w:p>
        </w:tc>
        <w:tc>
          <w:tcPr>
            <w:tcW w:w="819" w:type="pct"/>
            <w:shd w:val="clear" w:color="000000" w:fill="B4C6E7"/>
            <w:noWrap/>
            <w:vAlign w:val="bottom"/>
            <w:hideMark/>
            <w:tcPrChange w:id="954" w:author="Batra Yogesh (EXT)" w:date="2018-04-13T12:09:00Z">
              <w:tcPr>
                <w:tcW w:w="1754" w:type="dxa"/>
                <w:gridSpan w:val="2"/>
                <w:shd w:val="clear" w:color="000000" w:fill="B4C6E7"/>
                <w:noWrap/>
                <w:vAlign w:val="bottom"/>
                <w:hideMark/>
              </w:tcPr>
            </w:tcPrChange>
          </w:tcPr>
          <w:p w14:paraId="7584A997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5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5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B4C6E7"/>
            <w:noWrap/>
            <w:hideMark/>
            <w:tcPrChange w:id="957" w:author="Batra Yogesh (EXT)" w:date="2018-04-13T12:09:00Z">
              <w:tcPr>
                <w:tcW w:w="2348" w:type="dxa"/>
                <w:gridSpan w:val="3"/>
                <w:shd w:val="clear" w:color="000000" w:fill="B4C6E7"/>
                <w:noWrap/>
                <w:hideMark/>
              </w:tcPr>
            </w:tcPrChange>
          </w:tcPr>
          <w:p w14:paraId="7D6AF02D" w14:textId="2AC243D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5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5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 Box</w:t>
            </w:r>
          </w:p>
        </w:tc>
        <w:tc>
          <w:tcPr>
            <w:tcW w:w="542" w:type="pct"/>
            <w:shd w:val="clear" w:color="000000" w:fill="B4C6E7"/>
            <w:tcPrChange w:id="960" w:author="Batra Yogesh (EXT)" w:date="2018-04-13T12:09:00Z">
              <w:tcPr>
                <w:tcW w:w="2348" w:type="dxa"/>
                <w:shd w:val="clear" w:color="000000" w:fill="B4C6E7"/>
              </w:tcPr>
            </w:tcPrChange>
          </w:tcPr>
          <w:p w14:paraId="4F360A96" w14:textId="347CF83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61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962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963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06DBF3CC" w14:textId="011F597F" w:rsidTr="00F640F9">
        <w:trPr>
          <w:trHeight w:val="226"/>
          <w:trPrChange w:id="964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B4C6E7"/>
            <w:vAlign w:val="bottom"/>
            <w:tcPrChange w:id="965" w:author="Batra Yogesh (EXT)" w:date="2018-04-13T12:09:00Z">
              <w:tcPr>
                <w:tcW w:w="1975" w:type="dxa"/>
                <w:gridSpan w:val="2"/>
                <w:shd w:val="clear" w:color="000000" w:fill="B4C6E7"/>
                <w:vAlign w:val="bottom"/>
              </w:tcPr>
            </w:tcPrChange>
          </w:tcPr>
          <w:p w14:paraId="41809217" w14:textId="57FF35C8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6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6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Shrinkage</w:t>
            </w:r>
          </w:p>
        </w:tc>
        <w:tc>
          <w:tcPr>
            <w:tcW w:w="1673" w:type="pct"/>
            <w:shd w:val="clear" w:color="000000" w:fill="B4C6E7"/>
            <w:vAlign w:val="bottom"/>
            <w:hideMark/>
            <w:tcPrChange w:id="968" w:author="Batra Yogesh (EXT)" w:date="2018-04-13T12:09:00Z">
              <w:tcPr>
                <w:tcW w:w="3919" w:type="dxa"/>
                <w:gridSpan w:val="2"/>
                <w:shd w:val="clear" w:color="000000" w:fill="B4C6E7"/>
                <w:vAlign w:val="bottom"/>
                <w:hideMark/>
              </w:tcPr>
            </w:tcPrChange>
          </w:tcPr>
          <w:p w14:paraId="27A15C4B" w14:textId="5EB78545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6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7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 </w:t>
            </w:r>
          </w:p>
        </w:tc>
        <w:tc>
          <w:tcPr>
            <w:tcW w:w="819" w:type="pct"/>
            <w:shd w:val="clear" w:color="000000" w:fill="B4C6E7"/>
            <w:noWrap/>
            <w:vAlign w:val="bottom"/>
            <w:hideMark/>
            <w:tcPrChange w:id="971" w:author="Batra Yogesh (EXT)" w:date="2018-04-13T12:09:00Z">
              <w:tcPr>
                <w:tcW w:w="1754" w:type="dxa"/>
                <w:gridSpan w:val="2"/>
                <w:shd w:val="clear" w:color="000000" w:fill="B4C6E7"/>
                <w:noWrap/>
                <w:vAlign w:val="bottom"/>
                <w:hideMark/>
              </w:tcPr>
            </w:tcPrChange>
          </w:tcPr>
          <w:p w14:paraId="6559BCE2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7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7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NUMBER</w:t>
            </w:r>
          </w:p>
        </w:tc>
        <w:tc>
          <w:tcPr>
            <w:tcW w:w="1097" w:type="pct"/>
            <w:shd w:val="clear" w:color="000000" w:fill="B4C6E7"/>
            <w:noWrap/>
            <w:vAlign w:val="bottom"/>
            <w:hideMark/>
            <w:tcPrChange w:id="974" w:author="Batra Yogesh (EXT)" w:date="2018-04-13T12:09:00Z">
              <w:tcPr>
                <w:tcW w:w="2348" w:type="dxa"/>
                <w:gridSpan w:val="3"/>
                <w:shd w:val="clear" w:color="000000" w:fill="B4C6E7"/>
                <w:noWrap/>
                <w:vAlign w:val="bottom"/>
                <w:hideMark/>
              </w:tcPr>
            </w:tcPrChange>
          </w:tcPr>
          <w:p w14:paraId="3EB0133A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7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7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COLUMN</w:t>
            </w:r>
          </w:p>
        </w:tc>
        <w:tc>
          <w:tcPr>
            <w:tcW w:w="542" w:type="pct"/>
            <w:shd w:val="clear" w:color="000000" w:fill="B4C6E7"/>
            <w:tcPrChange w:id="977" w:author="Batra Yogesh (EXT)" w:date="2018-04-13T12:09:00Z">
              <w:tcPr>
                <w:tcW w:w="2348" w:type="dxa"/>
                <w:shd w:val="clear" w:color="000000" w:fill="B4C6E7"/>
              </w:tcPr>
            </w:tcPrChange>
          </w:tcPr>
          <w:p w14:paraId="2AB90B98" w14:textId="39043C20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78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979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980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  <w:tr w:rsidR="00C95988" w:rsidRPr="00F640F9" w14:paraId="2F47AA7C" w14:textId="72EC753A" w:rsidTr="00F640F9">
        <w:trPr>
          <w:trHeight w:val="226"/>
          <w:trPrChange w:id="981" w:author="Batra Yogesh (EXT)" w:date="2018-04-13T12:09:00Z">
            <w:trPr>
              <w:trHeight w:val="226"/>
            </w:trPr>
          </w:trPrChange>
        </w:trPr>
        <w:tc>
          <w:tcPr>
            <w:tcW w:w="869" w:type="pct"/>
            <w:shd w:val="clear" w:color="000000" w:fill="8EA9DB"/>
            <w:vAlign w:val="bottom"/>
            <w:tcPrChange w:id="982" w:author="Batra Yogesh (EXT)" w:date="2018-04-13T12:09:00Z">
              <w:tcPr>
                <w:tcW w:w="1975" w:type="dxa"/>
                <w:gridSpan w:val="2"/>
                <w:shd w:val="clear" w:color="000000" w:fill="8EA9DB"/>
                <w:vAlign w:val="bottom"/>
              </w:tcPr>
            </w:tcPrChange>
          </w:tcPr>
          <w:p w14:paraId="23242C6A" w14:textId="74BF2686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8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84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Comments</w:t>
            </w:r>
          </w:p>
        </w:tc>
        <w:tc>
          <w:tcPr>
            <w:tcW w:w="1673" w:type="pct"/>
            <w:shd w:val="clear" w:color="000000" w:fill="8EA9DB"/>
            <w:vAlign w:val="bottom"/>
            <w:hideMark/>
            <w:tcPrChange w:id="985" w:author="Batra Yogesh (EXT)" w:date="2018-04-13T12:09:00Z">
              <w:tcPr>
                <w:tcW w:w="3919" w:type="dxa"/>
                <w:gridSpan w:val="2"/>
                <w:shd w:val="clear" w:color="000000" w:fill="8EA9DB"/>
                <w:vAlign w:val="bottom"/>
                <w:hideMark/>
              </w:tcPr>
            </w:tcPrChange>
          </w:tcPr>
          <w:p w14:paraId="76691CB9" w14:textId="7C715704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86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87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Comments</w:t>
            </w:r>
          </w:p>
        </w:tc>
        <w:tc>
          <w:tcPr>
            <w:tcW w:w="819" w:type="pct"/>
            <w:shd w:val="clear" w:color="000000" w:fill="8EA9DB"/>
            <w:noWrap/>
            <w:vAlign w:val="bottom"/>
            <w:hideMark/>
            <w:tcPrChange w:id="988" w:author="Batra Yogesh (EXT)" w:date="2018-04-13T12:09:00Z">
              <w:tcPr>
                <w:tcW w:w="1754" w:type="dxa"/>
                <w:gridSpan w:val="2"/>
                <w:shd w:val="clear" w:color="000000" w:fill="8EA9DB"/>
                <w:noWrap/>
                <w:vAlign w:val="bottom"/>
                <w:hideMark/>
              </w:tcPr>
            </w:tcPrChange>
          </w:tcPr>
          <w:p w14:paraId="7AF55A70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89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90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STRING</w:t>
            </w:r>
          </w:p>
        </w:tc>
        <w:tc>
          <w:tcPr>
            <w:tcW w:w="1097" w:type="pct"/>
            <w:shd w:val="clear" w:color="000000" w:fill="8EA9DB"/>
            <w:noWrap/>
            <w:vAlign w:val="bottom"/>
            <w:hideMark/>
            <w:tcPrChange w:id="991" w:author="Batra Yogesh (EXT)" w:date="2018-04-13T12:09:00Z">
              <w:tcPr>
                <w:tcW w:w="2348" w:type="dxa"/>
                <w:gridSpan w:val="3"/>
                <w:shd w:val="clear" w:color="000000" w:fill="8EA9DB"/>
                <w:noWrap/>
                <w:vAlign w:val="bottom"/>
                <w:hideMark/>
              </w:tcPr>
            </w:tcPrChange>
          </w:tcPr>
          <w:p w14:paraId="319B6B3B" w14:textId="77777777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92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r w:rsidRPr="00F640F9">
              <w:rPr>
                <w:rFonts w:cs="Arial"/>
                <w:color w:val="000000"/>
                <w:sz w:val="20"/>
                <w:szCs w:val="20"/>
                <w:lang w:bidi="th-TH"/>
                <w:rPrChange w:id="993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  <w:t>COLUMN</w:t>
            </w:r>
          </w:p>
        </w:tc>
        <w:tc>
          <w:tcPr>
            <w:tcW w:w="542" w:type="pct"/>
            <w:shd w:val="clear" w:color="000000" w:fill="8EA9DB"/>
            <w:tcPrChange w:id="994" w:author="Batra Yogesh (EXT)" w:date="2018-04-13T12:09:00Z">
              <w:tcPr>
                <w:tcW w:w="2348" w:type="dxa"/>
                <w:shd w:val="clear" w:color="000000" w:fill="8EA9DB"/>
              </w:tcPr>
            </w:tcPrChange>
          </w:tcPr>
          <w:p w14:paraId="745A2A5D" w14:textId="6299350E" w:rsidR="00C95988" w:rsidRPr="00F640F9" w:rsidRDefault="00C95988" w:rsidP="00C95988">
            <w:pPr>
              <w:rPr>
                <w:rFonts w:cs="Arial"/>
                <w:color w:val="000000"/>
                <w:sz w:val="20"/>
                <w:szCs w:val="20"/>
                <w:lang w:bidi="th-TH"/>
                <w:rPrChange w:id="995" w:author="Batra Yogesh (EXT)" w:date="2018-04-13T12:07:00Z">
                  <w:rPr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996" w:author="Wirasak Chomphu" w:date="2017-11-26T16:32:00Z">
              <w:r w:rsidRPr="00F640F9">
                <w:rPr>
                  <w:rFonts w:cs="Arial"/>
                  <w:color w:val="000000"/>
                  <w:sz w:val="20"/>
                  <w:szCs w:val="20"/>
                  <w:lang w:bidi="th-TH"/>
                  <w:rPrChange w:id="997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No</w:t>
              </w:r>
            </w:ins>
          </w:p>
        </w:tc>
      </w:tr>
    </w:tbl>
    <w:p w14:paraId="213D70E7" w14:textId="77777777" w:rsidR="000070B3" w:rsidRPr="00F640F9" w:rsidRDefault="000070B3" w:rsidP="00A91FB7">
      <w:pPr>
        <w:pStyle w:val="TableText"/>
        <w:keepNext/>
        <w:keepLines/>
        <w:rPr>
          <w:rFonts w:cs="Arial"/>
          <w:color w:val="000000"/>
          <w:sz w:val="18"/>
          <w:szCs w:val="18"/>
        </w:rPr>
      </w:pPr>
    </w:p>
    <w:p w14:paraId="0BAA3828" w14:textId="79CF021E" w:rsidR="003D41D8" w:rsidRPr="00F640F9" w:rsidRDefault="001516B9" w:rsidP="003D41D8">
      <w:pPr>
        <w:pStyle w:val="Heading1"/>
      </w:pPr>
      <w:bookmarkStart w:id="998" w:name="_Toc511384187"/>
      <w:r w:rsidRPr="00F640F9">
        <w:t>Exception</w:t>
      </w:r>
      <w:r w:rsidR="00BF2F96" w:rsidRPr="00F640F9">
        <w:t>s</w:t>
      </w:r>
      <w:bookmarkEnd w:id="998"/>
    </w:p>
    <w:p w14:paraId="0BAA3829" w14:textId="2906BD66" w:rsidR="001516B9" w:rsidRPr="00F640F9" w:rsidRDefault="00E71304" w:rsidP="00447470">
      <w:pPr>
        <w:pStyle w:val="Heading2"/>
      </w:pPr>
      <w:bookmarkStart w:id="999" w:name="_Toc511384188"/>
      <w:r w:rsidRPr="00F640F9">
        <w:t>List of Common Issues/Errors</w:t>
      </w:r>
      <w:bookmarkEnd w:id="999"/>
    </w:p>
    <w:p w14:paraId="0BAA382A" w14:textId="77777777" w:rsidR="001516B9" w:rsidRPr="00F640F9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000" w:author="Batra Yogesh (EXT)" w:date="2018-04-13T12:09:00Z">
          <w:tblPr>
            <w:tblW w:w="101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1001">
          <w:tblGrid>
            <w:gridCol w:w="935"/>
            <w:gridCol w:w="75"/>
            <w:gridCol w:w="3145"/>
            <w:gridCol w:w="336"/>
            <w:gridCol w:w="3509"/>
            <w:gridCol w:w="646"/>
            <w:gridCol w:w="704"/>
            <w:gridCol w:w="755"/>
          </w:tblGrid>
        </w:tblGridChange>
      </w:tblGrid>
      <w:tr w:rsidR="001516B9" w:rsidRPr="00F640F9" w14:paraId="0BAA382F" w14:textId="77777777" w:rsidTr="00F640F9">
        <w:trPr>
          <w:cantSplit/>
          <w:trHeight w:val="311"/>
          <w:tblHeader/>
          <w:trPrChange w:id="1002" w:author="Batra Yogesh (EXT)" w:date="2018-04-13T12:09:00Z">
            <w:trPr>
              <w:cantSplit/>
              <w:trHeight w:val="311"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1003" w:author="Batra Yogesh (EXT)" w:date="2018-04-13T12:09:00Z">
              <w:tcPr>
                <w:tcW w:w="1010" w:type="dxa"/>
                <w:gridSpan w:val="2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F640F9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1004" w:author="Batra Yogesh (EXT)" w:date="2018-04-13T12:09:00Z">
              <w:tcPr>
                <w:tcW w:w="3481" w:type="dxa"/>
                <w:gridSpan w:val="2"/>
                <w:shd w:val="clear" w:color="auto" w:fill="3399FF"/>
              </w:tcPr>
            </w:tcPrChange>
          </w:tcPr>
          <w:p w14:paraId="0BAA382C" w14:textId="5D11B08C" w:rsidR="001516B9" w:rsidRPr="00F640F9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1005" w:author="Batra Yogesh (EXT)" w:date="2018-04-13T12:09:00Z">
              <w:tcPr>
                <w:tcW w:w="4155" w:type="dxa"/>
                <w:gridSpan w:val="2"/>
                <w:shd w:val="clear" w:color="auto" w:fill="3399FF"/>
              </w:tcPr>
            </w:tcPrChange>
          </w:tcPr>
          <w:p w14:paraId="0BAA382D" w14:textId="232FB465" w:rsidR="001516B9" w:rsidRPr="00F640F9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F640F9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1006" w:author="Batra Yogesh (EXT)" w:date="2018-04-13T12:09:00Z">
              <w:tcPr>
                <w:tcW w:w="1459" w:type="dxa"/>
                <w:gridSpan w:val="2"/>
                <w:shd w:val="clear" w:color="auto" w:fill="3399FF"/>
              </w:tcPr>
            </w:tcPrChange>
          </w:tcPr>
          <w:p w14:paraId="0BAA382E" w14:textId="37C307D4" w:rsidR="001516B9" w:rsidRPr="00F640F9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F640F9" w14:paraId="0BAA3834" w14:textId="77777777" w:rsidTr="00F640F9">
        <w:trPr>
          <w:cantSplit/>
          <w:trHeight w:val="323"/>
          <w:trPrChange w:id="1007" w:author="Batra Yogesh (EXT)" w:date="2018-04-13T12:09:00Z">
            <w:trPr>
              <w:cantSplit/>
              <w:trHeight w:val="323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1008" w:author="Batra Yogesh (EXT)" w:date="2018-04-13T12:09:00Z">
              <w:tcPr>
                <w:tcW w:w="1010" w:type="dxa"/>
                <w:gridSpan w:val="2"/>
                <w:shd w:val="clear" w:color="auto" w:fill="C6D9F1" w:themeFill="text2" w:themeFillTint="33"/>
              </w:tcPr>
            </w:tcPrChange>
          </w:tcPr>
          <w:p w14:paraId="0BAA3830" w14:textId="77777777" w:rsidR="00447470" w:rsidRPr="00F640F9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1009" w:author="Batra Yogesh (EXT)" w:date="2018-04-13T12:09:00Z">
              <w:tcPr>
                <w:tcW w:w="3481" w:type="dxa"/>
                <w:gridSpan w:val="2"/>
              </w:tcPr>
            </w:tcPrChange>
          </w:tcPr>
          <w:p w14:paraId="0BAA3831" w14:textId="77777777" w:rsidR="001516B9" w:rsidRPr="00F640F9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1010" w:author="Batra Yogesh (EXT)" w:date="2018-04-13T12:09:00Z">
              <w:tcPr>
                <w:tcW w:w="4155" w:type="dxa"/>
                <w:gridSpan w:val="2"/>
              </w:tcPr>
            </w:tcPrChange>
          </w:tcPr>
          <w:p w14:paraId="0BAA3832" w14:textId="77777777" w:rsidR="001516B9" w:rsidRPr="00F640F9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1011" w:author="Batra Yogesh (EXT)" w:date="2018-04-13T12:09:00Z">
              <w:tcPr>
                <w:tcW w:w="1459" w:type="dxa"/>
                <w:gridSpan w:val="2"/>
              </w:tcPr>
            </w:tcPrChange>
          </w:tcPr>
          <w:p w14:paraId="0BAA3833" w14:textId="77777777" w:rsidR="001516B9" w:rsidRPr="00F640F9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F640F9" w14:paraId="0BAA3839" w14:textId="77777777" w:rsidTr="00F640F9">
        <w:trPr>
          <w:cantSplit/>
          <w:trHeight w:val="312"/>
          <w:trPrChange w:id="1012" w:author="Batra Yogesh (EXT)" w:date="2018-04-13T12:09:00Z">
            <w:trPr>
              <w:cantSplit/>
              <w:trHeight w:val="312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1013" w:author="Batra Yogesh (EXT)" w:date="2018-04-13T12:09:00Z">
              <w:tcPr>
                <w:tcW w:w="1010" w:type="dxa"/>
                <w:gridSpan w:val="2"/>
                <w:shd w:val="clear" w:color="auto" w:fill="C6D9F1" w:themeFill="text2" w:themeFillTint="33"/>
              </w:tcPr>
            </w:tcPrChange>
          </w:tcPr>
          <w:p w14:paraId="0BAA3835" w14:textId="77777777" w:rsidR="00447470" w:rsidRPr="00F640F9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1014" w:author="Batra Yogesh (EXT)" w:date="2018-04-13T12:09:00Z">
              <w:tcPr>
                <w:tcW w:w="3481" w:type="dxa"/>
                <w:gridSpan w:val="2"/>
              </w:tcPr>
            </w:tcPrChange>
          </w:tcPr>
          <w:p w14:paraId="0BAA3836" w14:textId="77777777" w:rsidR="000A438C" w:rsidRPr="00F640F9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1015" w:author="Batra Yogesh (EXT)" w:date="2018-04-13T12:09:00Z">
              <w:tcPr>
                <w:tcW w:w="4155" w:type="dxa"/>
                <w:gridSpan w:val="2"/>
              </w:tcPr>
            </w:tcPrChange>
          </w:tcPr>
          <w:p w14:paraId="0BAA3837" w14:textId="77777777" w:rsidR="000A438C" w:rsidRPr="00F640F9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1016" w:author="Batra Yogesh (EXT)" w:date="2018-04-13T12:09:00Z">
              <w:tcPr>
                <w:tcW w:w="1459" w:type="dxa"/>
                <w:gridSpan w:val="2"/>
              </w:tcPr>
            </w:tcPrChange>
          </w:tcPr>
          <w:p w14:paraId="0BAA3838" w14:textId="77777777" w:rsidR="000A438C" w:rsidRPr="00F640F9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F640F9" w14:paraId="0BAA383E" w14:textId="77777777" w:rsidTr="00F640F9">
        <w:trPr>
          <w:cantSplit/>
          <w:trHeight w:val="312"/>
          <w:trPrChange w:id="1017" w:author="Batra Yogesh (EXT)" w:date="2018-04-13T12:09:00Z">
            <w:trPr>
              <w:cantSplit/>
              <w:trHeight w:val="312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1018" w:author="Batra Yogesh (EXT)" w:date="2018-04-13T12:09:00Z">
              <w:tcPr>
                <w:tcW w:w="1010" w:type="dxa"/>
                <w:gridSpan w:val="2"/>
                <w:shd w:val="clear" w:color="auto" w:fill="C6D9F1" w:themeFill="text2" w:themeFillTint="33"/>
              </w:tcPr>
            </w:tcPrChange>
          </w:tcPr>
          <w:p w14:paraId="0BAA383A" w14:textId="77777777" w:rsidR="000A438C" w:rsidRPr="00F640F9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1019" w:author="Batra Yogesh (EXT)" w:date="2018-04-13T12:09:00Z">
              <w:tcPr>
                <w:tcW w:w="3481" w:type="dxa"/>
                <w:gridSpan w:val="2"/>
              </w:tcPr>
            </w:tcPrChange>
          </w:tcPr>
          <w:p w14:paraId="0BAA383B" w14:textId="77777777" w:rsidR="000A438C" w:rsidRPr="00F640F9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1020" w:author="Batra Yogesh (EXT)" w:date="2018-04-13T12:09:00Z">
              <w:tcPr>
                <w:tcW w:w="4155" w:type="dxa"/>
                <w:gridSpan w:val="2"/>
              </w:tcPr>
            </w:tcPrChange>
          </w:tcPr>
          <w:p w14:paraId="0BAA383C" w14:textId="77777777" w:rsidR="000A438C" w:rsidRPr="00F640F9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1021" w:author="Batra Yogesh (EXT)" w:date="2018-04-13T12:09:00Z">
              <w:tcPr>
                <w:tcW w:w="1459" w:type="dxa"/>
                <w:gridSpan w:val="2"/>
              </w:tcPr>
            </w:tcPrChange>
          </w:tcPr>
          <w:p w14:paraId="0BAA383D" w14:textId="77777777" w:rsidR="000A438C" w:rsidRPr="00F640F9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167A026D" w:rsidR="00E77205" w:rsidRPr="00F640F9" w:rsidRDefault="00E77205" w:rsidP="00BF2F96">
      <w:pPr>
        <w:rPr>
          <w:rFonts w:cs="Arial"/>
          <w:i/>
        </w:rPr>
      </w:pPr>
    </w:p>
    <w:p w14:paraId="6320E2D8" w14:textId="77777777" w:rsidR="00C95988" w:rsidRPr="00F640F9" w:rsidRDefault="00C95988" w:rsidP="00C95988">
      <w:pPr>
        <w:pStyle w:val="Heading1"/>
        <w:rPr>
          <w:ins w:id="1022" w:author="Wirasak Chomphu" w:date="2017-11-26T16:33:00Z"/>
          <w:rPrChange w:id="1023" w:author="Batra Yogesh (EXT)" w:date="2018-04-13T12:07:00Z">
            <w:rPr>
              <w:ins w:id="1024" w:author="Wirasak Chomphu" w:date="2017-11-26T16:33:00Z"/>
              <w:rFonts w:ascii="Century Gothic" w:hAnsi="Century Gothic"/>
            </w:rPr>
          </w:rPrChange>
        </w:rPr>
      </w:pPr>
      <w:bookmarkStart w:id="1025" w:name="_Toc472065734"/>
      <w:bookmarkStart w:id="1026" w:name="_Toc495780353"/>
      <w:bookmarkStart w:id="1027" w:name="_Toc511384189"/>
      <w:ins w:id="1028" w:author="Wirasak Chomphu" w:date="2017-11-26T16:33:00Z">
        <w:r w:rsidRPr="00F640F9">
          <w:rPr>
            <w:rPrChange w:id="1029" w:author="Batra Yogesh (EXT)" w:date="2018-04-13T12:07:00Z">
              <w:rPr>
                <w:rFonts w:ascii="Century Gothic" w:hAnsi="Century Gothic"/>
              </w:rPr>
            </w:rPrChange>
          </w:rPr>
          <w:t>Additional Clarifying Information</w:t>
        </w:r>
        <w:bookmarkEnd w:id="1025"/>
        <w:bookmarkEnd w:id="1026"/>
        <w:bookmarkEnd w:id="1027"/>
        <w:r w:rsidRPr="00F640F9">
          <w:rPr>
            <w:rPrChange w:id="1030" w:author="Batra Yogesh (EXT)" w:date="2018-04-13T12:07:00Z">
              <w:rPr>
                <w:rFonts w:ascii="Century Gothic" w:hAnsi="Century Gothic"/>
              </w:rPr>
            </w:rPrChange>
          </w:rPr>
          <w:t xml:space="preserve"> </w:t>
        </w:r>
      </w:ins>
    </w:p>
    <w:p w14:paraId="7FAB682F" w14:textId="77777777" w:rsidR="00C95988" w:rsidRPr="00F640F9" w:rsidRDefault="00C95988" w:rsidP="00C95988">
      <w:pPr>
        <w:pStyle w:val="Heading2"/>
        <w:ind w:left="1296"/>
        <w:rPr>
          <w:ins w:id="1031" w:author="Wirasak Chomphu" w:date="2017-11-26T16:33:00Z"/>
          <w:rPrChange w:id="1032" w:author="Batra Yogesh (EXT)" w:date="2018-04-13T12:07:00Z">
            <w:rPr>
              <w:ins w:id="1033" w:author="Wirasak Chomphu" w:date="2017-11-26T16:33:00Z"/>
              <w:rFonts w:ascii="Century Gothic" w:hAnsi="Century Gothic"/>
            </w:rPr>
          </w:rPrChange>
        </w:rPr>
      </w:pPr>
      <w:bookmarkStart w:id="1034" w:name="_Toc472065735"/>
      <w:bookmarkStart w:id="1035" w:name="_Toc495780354"/>
      <w:bookmarkStart w:id="1036" w:name="_Toc511384190"/>
      <w:ins w:id="1037" w:author="Wirasak Chomphu" w:date="2017-11-26T16:33:00Z">
        <w:r w:rsidRPr="00F640F9">
          <w:rPr>
            <w:rPrChange w:id="1038" w:author="Batra Yogesh (EXT)" w:date="2018-04-13T12:07:00Z">
              <w:rPr>
                <w:rFonts w:ascii="Century Gothic" w:hAnsi="Century Gothic"/>
              </w:rPr>
            </w:rPrChange>
          </w:rPr>
          <w:t>Additional Variations</w:t>
        </w:r>
        <w:bookmarkEnd w:id="1034"/>
        <w:bookmarkEnd w:id="1035"/>
        <w:bookmarkEnd w:id="1036"/>
        <w:r w:rsidRPr="00F640F9">
          <w:rPr>
            <w:rPrChange w:id="1039" w:author="Batra Yogesh (EXT)" w:date="2018-04-13T12:07:00Z">
              <w:rPr>
                <w:rFonts w:ascii="Century Gothic" w:hAnsi="Century Gothic"/>
              </w:rPr>
            </w:rPrChange>
          </w:rPr>
          <w:t xml:space="preserve"> </w:t>
        </w:r>
      </w:ins>
    </w:p>
    <w:p w14:paraId="6DC8CC9B" w14:textId="77777777" w:rsidR="00C95988" w:rsidRPr="00F640F9" w:rsidRDefault="00C95988" w:rsidP="00C95988">
      <w:pPr>
        <w:rPr>
          <w:ins w:id="1040" w:author="Wirasak Chomphu" w:date="2017-11-26T16:33:00Z"/>
          <w:rFonts w:cs="Arial"/>
          <w:rPrChange w:id="1041" w:author="Batra Yogesh (EXT)" w:date="2018-04-13T12:07:00Z">
            <w:rPr>
              <w:ins w:id="1042" w:author="Wirasak Chomphu" w:date="2017-11-26T16:33:00Z"/>
              <w:rFonts w:ascii="Century Gothic" w:hAnsi="Century Gothic"/>
            </w:rPr>
          </w:rPrChange>
        </w:rPr>
      </w:pPr>
    </w:p>
    <w:p w14:paraId="4B5E4820" w14:textId="77777777" w:rsidR="00C95988" w:rsidRPr="00F640F9" w:rsidRDefault="00C95988" w:rsidP="00C95988">
      <w:pPr>
        <w:pStyle w:val="Heading2"/>
        <w:ind w:left="1296"/>
        <w:rPr>
          <w:ins w:id="1043" w:author="Wirasak Chomphu" w:date="2017-11-26T16:33:00Z"/>
          <w:rPrChange w:id="1044" w:author="Batra Yogesh (EXT)" w:date="2018-04-13T12:07:00Z">
            <w:rPr>
              <w:ins w:id="1045" w:author="Wirasak Chomphu" w:date="2017-11-26T16:33:00Z"/>
              <w:rFonts w:ascii="Century Gothic" w:hAnsi="Century Gothic"/>
            </w:rPr>
          </w:rPrChange>
        </w:rPr>
      </w:pPr>
      <w:bookmarkStart w:id="1046" w:name="_Toc472065736"/>
      <w:bookmarkStart w:id="1047" w:name="_Toc495780355"/>
      <w:bookmarkStart w:id="1048" w:name="_Toc511384191"/>
      <w:ins w:id="1049" w:author="Wirasak Chomphu" w:date="2017-11-26T16:33:00Z">
        <w:r w:rsidRPr="00F640F9">
          <w:rPr>
            <w:rPrChange w:id="1050" w:author="Batra Yogesh (EXT)" w:date="2018-04-13T12:07:00Z">
              <w:rPr>
                <w:rFonts w:ascii="Century Gothic" w:hAnsi="Century Gothic"/>
              </w:rPr>
            </w:rPrChange>
          </w:rPr>
          <w:lastRenderedPageBreak/>
          <w:t>Business Rules:</w:t>
        </w:r>
        <w:bookmarkEnd w:id="1046"/>
        <w:bookmarkEnd w:id="1047"/>
        <w:bookmarkEnd w:id="1048"/>
        <w:r w:rsidRPr="00F640F9">
          <w:rPr>
            <w:rPrChange w:id="1051" w:author="Batra Yogesh (EXT)" w:date="2018-04-13T12:07:00Z">
              <w:rPr>
                <w:rFonts w:ascii="Century Gothic" w:hAnsi="Century Gothic"/>
              </w:rPr>
            </w:rPrChange>
          </w:rPr>
          <w:t xml:space="preserve">  </w:t>
        </w:r>
      </w:ins>
    </w:p>
    <w:tbl>
      <w:tblPr>
        <w:tblStyle w:val="TableGrid"/>
        <w:tblW w:w="5000" w:type="pct"/>
        <w:tblLook w:val="01E0" w:firstRow="1" w:lastRow="1" w:firstColumn="1" w:lastColumn="1" w:noHBand="0" w:noVBand="0"/>
        <w:tblPrChange w:id="1052" w:author="Batra Yogesh (EXT)" w:date="2018-04-13T12:10:00Z">
          <w:tblPr>
            <w:tblStyle w:val="TableGrid"/>
            <w:tblW w:w="0" w:type="auto"/>
            <w:tblInd w:w="1368" w:type="dxa"/>
            <w:tblLook w:val="01E0" w:firstRow="1" w:lastRow="1" w:firstColumn="1" w:lastColumn="1" w:noHBand="0" w:noVBand="0"/>
          </w:tblPr>
        </w:tblPrChange>
      </w:tblPr>
      <w:tblGrid>
        <w:gridCol w:w="1264"/>
        <w:gridCol w:w="4350"/>
        <w:gridCol w:w="3736"/>
        <w:tblGridChange w:id="1053">
          <w:tblGrid>
            <w:gridCol w:w="1264"/>
            <w:gridCol w:w="104"/>
            <w:gridCol w:w="1079"/>
            <w:gridCol w:w="3167"/>
            <w:gridCol w:w="546"/>
            <w:gridCol w:w="3190"/>
          </w:tblGrid>
        </w:tblGridChange>
      </w:tblGrid>
      <w:tr w:rsidR="00C95988" w:rsidRPr="00F640F9" w14:paraId="01B82DC0" w14:textId="77777777" w:rsidTr="00F640F9">
        <w:trPr>
          <w:cantSplit/>
          <w:tblHeader/>
          <w:ins w:id="1054" w:author="Wirasak Chomphu" w:date="2017-11-26T16:33:00Z"/>
          <w:trPrChange w:id="1055" w:author="Batra Yogesh (EXT)" w:date="2018-04-13T12:10:00Z">
            <w:trPr>
              <w:gridBefore w:val="2"/>
              <w:cantSplit/>
              <w:tblHeader/>
            </w:trPr>
          </w:trPrChange>
        </w:trPr>
        <w:tc>
          <w:tcPr>
            <w:tcW w:w="676" w:type="pct"/>
            <w:tcPrChange w:id="1056" w:author="Batra Yogesh (EXT)" w:date="2018-04-13T12:10:00Z">
              <w:tcPr>
                <w:tcW w:w="1080" w:type="dxa"/>
              </w:tcPr>
            </w:tcPrChange>
          </w:tcPr>
          <w:p w14:paraId="7B01CA2A" w14:textId="77777777" w:rsidR="00C95988" w:rsidRPr="00F640F9" w:rsidRDefault="00C95988" w:rsidP="00070696">
            <w:pPr>
              <w:jc w:val="center"/>
              <w:rPr>
                <w:ins w:id="1057" w:author="Wirasak Chomphu" w:date="2017-11-26T16:33:00Z"/>
                <w:rFonts w:cs="Arial"/>
                <w:sz w:val="20"/>
                <w:szCs w:val="20"/>
                <w:rPrChange w:id="1058" w:author="Batra Yogesh (EXT)" w:date="2018-04-13T12:07:00Z">
                  <w:rPr>
                    <w:ins w:id="1059" w:author="Wirasak Chomphu" w:date="2017-11-26T16:33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1060" w:author="Wirasak Chomphu" w:date="2017-11-26T16:33:00Z">
              <w:r w:rsidRPr="00F640F9">
                <w:rPr>
                  <w:rFonts w:cs="Arial"/>
                  <w:sz w:val="20"/>
                  <w:szCs w:val="20"/>
                  <w:rPrChange w:id="1061" w:author="Batra Yogesh (EXT)" w:date="2018-04-13T12:07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Business Rule</w:t>
              </w:r>
            </w:ins>
          </w:p>
        </w:tc>
        <w:tc>
          <w:tcPr>
            <w:tcW w:w="2326" w:type="pct"/>
            <w:tcPrChange w:id="1062" w:author="Batra Yogesh (EXT)" w:date="2018-04-13T12:10:00Z">
              <w:tcPr>
                <w:tcW w:w="3780" w:type="dxa"/>
                <w:gridSpan w:val="2"/>
              </w:tcPr>
            </w:tcPrChange>
          </w:tcPr>
          <w:p w14:paraId="0EB5A599" w14:textId="77777777" w:rsidR="00C95988" w:rsidRPr="00F640F9" w:rsidRDefault="00C95988" w:rsidP="00070696">
            <w:pPr>
              <w:jc w:val="center"/>
              <w:rPr>
                <w:ins w:id="1063" w:author="Wirasak Chomphu" w:date="2017-11-26T16:33:00Z"/>
                <w:rFonts w:cs="Arial"/>
                <w:sz w:val="20"/>
                <w:szCs w:val="20"/>
                <w:rPrChange w:id="1064" w:author="Batra Yogesh (EXT)" w:date="2018-04-13T12:07:00Z">
                  <w:rPr>
                    <w:ins w:id="1065" w:author="Wirasak Chomphu" w:date="2017-11-26T16:33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1066" w:author="Wirasak Chomphu" w:date="2017-11-26T16:33:00Z">
              <w:r w:rsidRPr="00F640F9">
                <w:rPr>
                  <w:rFonts w:cs="Arial"/>
                  <w:sz w:val="20"/>
                  <w:szCs w:val="20"/>
                  <w:rPrChange w:id="1067" w:author="Batra Yogesh (EXT)" w:date="2018-04-13T12:07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Data Elements</w:t>
              </w:r>
            </w:ins>
          </w:p>
        </w:tc>
        <w:tc>
          <w:tcPr>
            <w:tcW w:w="1998" w:type="pct"/>
            <w:tcPrChange w:id="1068" w:author="Batra Yogesh (EXT)" w:date="2018-04-13T12:10:00Z">
              <w:tcPr>
                <w:tcW w:w="3240" w:type="dxa"/>
              </w:tcPr>
            </w:tcPrChange>
          </w:tcPr>
          <w:p w14:paraId="699E8744" w14:textId="77777777" w:rsidR="00C95988" w:rsidRPr="00F640F9" w:rsidRDefault="00C95988" w:rsidP="00070696">
            <w:pPr>
              <w:jc w:val="center"/>
              <w:rPr>
                <w:ins w:id="1069" w:author="Wirasak Chomphu" w:date="2017-11-26T16:33:00Z"/>
                <w:rFonts w:cs="Arial"/>
                <w:sz w:val="20"/>
                <w:szCs w:val="20"/>
                <w:rPrChange w:id="1070" w:author="Batra Yogesh (EXT)" w:date="2018-04-13T12:07:00Z">
                  <w:rPr>
                    <w:ins w:id="1071" w:author="Wirasak Chomphu" w:date="2017-11-26T16:33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1072" w:author="Wirasak Chomphu" w:date="2017-11-26T16:33:00Z">
              <w:r w:rsidRPr="00F640F9">
                <w:rPr>
                  <w:rFonts w:cs="Arial"/>
                  <w:sz w:val="20"/>
                  <w:szCs w:val="20"/>
                  <w:rPrChange w:id="1073" w:author="Batra Yogesh (EXT)" w:date="2018-04-13T12:07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Description</w:t>
              </w:r>
            </w:ins>
          </w:p>
        </w:tc>
      </w:tr>
      <w:tr w:rsidR="00C95988" w:rsidRPr="00F640F9" w14:paraId="778B06A8" w14:textId="77777777" w:rsidTr="00F640F9">
        <w:trPr>
          <w:cantSplit/>
          <w:trHeight w:val="1277"/>
          <w:tblHeader/>
          <w:ins w:id="1074" w:author="Wirasak Chomphu" w:date="2017-11-26T16:33:00Z"/>
          <w:trPrChange w:id="1075" w:author="Batra Yogesh (EXT)" w:date="2018-04-13T12:10:00Z">
            <w:trPr>
              <w:gridBefore w:val="2"/>
              <w:cantSplit/>
              <w:trHeight w:val="1277"/>
              <w:tblHeader/>
            </w:trPr>
          </w:trPrChange>
        </w:trPr>
        <w:tc>
          <w:tcPr>
            <w:tcW w:w="676" w:type="pct"/>
            <w:tcPrChange w:id="1076" w:author="Batra Yogesh (EXT)" w:date="2018-04-13T12:10:00Z">
              <w:tcPr>
                <w:tcW w:w="1080" w:type="dxa"/>
              </w:tcPr>
            </w:tcPrChange>
          </w:tcPr>
          <w:p w14:paraId="11BFBD66" w14:textId="77777777" w:rsidR="00C95988" w:rsidRPr="00F640F9" w:rsidRDefault="00C95988" w:rsidP="00070696">
            <w:pPr>
              <w:rPr>
                <w:ins w:id="1077" w:author="Wirasak Chomphu" w:date="2017-11-26T16:33:00Z"/>
                <w:rFonts w:cs="Arial"/>
                <w:sz w:val="20"/>
                <w:szCs w:val="20"/>
                <w:rPrChange w:id="1078" w:author="Batra Yogesh (EXT)" w:date="2018-04-13T12:07:00Z">
                  <w:rPr>
                    <w:ins w:id="1079" w:author="Wirasak Chomphu" w:date="2017-11-26T16:33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1080" w:author="Wirasak Chomphu" w:date="2017-11-26T16:33:00Z">
              <w:r w:rsidRPr="00F640F9">
                <w:rPr>
                  <w:rFonts w:cs="Arial"/>
                  <w:sz w:val="20"/>
                  <w:szCs w:val="20"/>
                  <w:rPrChange w:id="1081" w:author="Batra Yogesh (EXT)" w:date="2018-04-13T12:07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BR.1</w:t>
              </w:r>
            </w:ins>
          </w:p>
        </w:tc>
        <w:tc>
          <w:tcPr>
            <w:tcW w:w="2326" w:type="pct"/>
            <w:tcPrChange w:id="1082" w:author="Batra Yogesh (EXT)" w:date="2018-04-13T12:10:00Z">
              <w:tcPr>
                <w:tcW w:w="3780" w:type="dxa"/>
                <w:gridSpan w:val="2"/>
              </w:tcPr>
            </w:tcPrChange>
          </w:tcPr>
          <w:p w14:paraId="03D1B0B3" w14:textId="77777777" w:rsidR="00C95988" w:rsidRPr="00F640F9" w:rsidRDefault="00C95988" w:rsidP="00070696">
            <w:pPr>
              <w:tabs>
                <w:tab w:val="num" w:pos="1440"/>
              </w:tabs>
              <w:rPr>
                <w:ins w:id="1083" w:author="Wirasak Chomphu" w:date="2017-11-26T16:33:00Z"/>
                <w:rFonts w:cs="Arial"/>
                <w:sz w:val="20"/>
                <w:rPrChange w:id="1084" w:author="Batra Yogesh (EXT)" w:date="2018-04-13T12:07:00Z">
                  <w:rPr>
                    <w:ins w:id="1085" w:author="Wirasak Chomphu" w:date="2017-11-26T16:33:00Z"/>
                    <w:rFonts w:ascii="Century Gothic" w:hAnsi="Century Gothic"/>
                    <w:sz w:val="20"/>
                  </w:rPr>
                </w:rPrChange>
              </w:rPr>
            </w:pPr>
            <w:ins w:id="1086" w:author="Wirasak Chomphu" w:date="2017-11-26T16:33:00Z">
              <w:r w:rsidRPr="00F640F9">
                <w:rPr>
                  <w:rFonts w:cs="Arial"/>
                  <w:sz w:val="20"/>
                  <w:rPrChange w:id="1087" w:author="Batra Yogesh (EXT)" w:date="2018-04-13T12:07:00Z">
                    <w:rPr>
                      <w:rFonts w:ascii="Century Gothic" w:hAnsi="Century Gothic"/>
                      <w:sz w:val="20"/>
                    </w:rPr>
                  </w:rPrChange>
                </w:rPr>
                <w:t>NA</w:t>
              </w:r>
            </w:ins>
          </w:p>
        </w:tc>
        <w:tc>
          <w:tcPr>
            <w:tcW w:w="1998" w:type="pct"/>
            <w:tcPrChange w:id="1088" w:author="Batra Yogesh (EXT)" w:date="2018-04-13T12:10:00Z">
              <w:tcPr>
                <w:tcW w:w="3240" w:type="dxa"/>
              </w:tcPr>
            </w:tcPrChange>
          </w:tcPr>
          <w:p w14:paraId="1E7487D0" w14:textId="77777777" w:rsidR="00C95988" w:rsidRPr="00F640F9" w:rsidRDefault="00C95988" w:rsidP="00070696">
            <w:pPr>
              <w:keepNext/>
              <w:keepLines/>
              <w:rPr>
                <w:ins w:id="1089" w:author="Wirasak Chomphu" w:date="2017-11-26T16:33:00Z"/>
                <w:rFonts w:cs="Arial"/>
                <w:sz w:val="20"/>
                <w:szCs w:val="20"/>
                <w:rPrChange w:id="1090" w:author="Batra Yogesh (EXT)" w:date="2018-04-13T12:07:00Z">
                  <w:rPr>
                    <w:ins w:id="1091" w:author="Wirasak Chomphu" w:date="2017-11-26T16:33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1092" w:author="Wirasak Chomphu" w:date="2017-11-26T16:33:00Z">
              <w:r w:rsidRPr="00F640F9">
                <w:rPr>
                  <w:rFonts w:cs="Arial"/>
                  <w:sz w:val="20"/>
                  <w:szCs w:val="20"/>
                  <w:rPrChange w:id="1093" w:author="Batra Yogesh (EXT)" w:date="2018-04-13T12:07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User should only be able to see Hierarchy information for his/her own area.  </w:t>
              </w:r>
            </w:ins>
          </w:p>
        </w:tc>
      </w:tr>
      <w:tr w:rsidR="00C95988" w:rsidRPr="00F640F9" w14:paraId="6EB79E18" w14:textId="77777777" w:rsidTr="00F640F9">
        <w:trPr>
          <w:cantSplit/>
          <w:trHeight w:val="1277"/>
          <w:tblHeader/>
          <w:ins w:id="1094" w:author="Wirasak Chomphu" w:date="2017-11-26T16:33:00Z"/>
          <w:trPrChange w:id="1095" w:author="Batra Yogesh (EXT)" w:date="2018-04-13T12:10:00Z">
            <w:trPr>
              <w:gridBefore w:val="2"/>
              <w:cantSplit/>
              <w:trHeight w:val="1277"/>
              <w:tblHeader/>
            </w:trPr>
          </w:trPrChange>
        </w:trPr>
        <w:tc>
          <w:tcPr>
            <w:tcW w:w="676" w:type="pct"/>
            <w:tcPrChange w:id="1096" w:author="Batra Yogesh (EXT)" w:date="2018-04-13T12:10:00Z">
              <w:tcPr>
                <w:tcW w:w="1080" w:type="dxa"/>
              </w:tcPr>
            </w:tcPrChange>
          </w:tcPr>
          <w:p w14:paraId="2B8B61E7" w14:textId="77777777" w:rsidR="00C95988" w:rsidRPr="00F640F9" w:rsidRDefault="00C95988" w:rsidP="00070696">
            <w:pPr>
              <w:rPr>
                <w:ins w:id="1097" w:author="Wirasak Chomphu" w:date="2017-11-26T16:33:00Z"/>
                <w:rFonts w:cs="Arial"/>
                <w:sz w:val="20"/>
                <w:szCs w:val="20"/>
                <w:rPrChange w:id="1098" w:author="Batra Yogesh (EXT)" w:date="2018-04-13T12:07:00Z">
                  <w:rPr>
                    <w:ins w:id="1099" w:author="Wirasak Chomphu" w:date="2017-11-26T16:33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1100" w:author="Wirasak Chomphu" w:date="2017-11-26T16:33:00Z">
              <w:r w:rsidRPr="00F640F9">
                <w:rPr>
                  <w:rFonts w:cs="Arial"/>
                  <w:sz w:val="20"/>
                  <w:szCs w:val="20"/>
                  <w:rPrChange w:id="1101" w:author="Batra Yogesh (EXT)" w:date="2018-04-13T12:07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BR.2</w:t>
              </w:r>
            </w:ins>
          </w:p>
        </w:tc>
        <w:tc>
          <w:tcPr>
            <w:tcW w:w="2326" w:type="pct"/>
            <w:tcPrChange w:id="1102" w:author="Batra Yogesh (EXT)" w:date="2018-04-13T12:10:00Z">
              <w:tcPr>
                <w:tcW w:w="3780" w:type="dxa"/>
                <w:gridSpan w:val="2"/>
              </w:tcPr>
            </w:tcPrChange>
          </w:tcPr>
          <w:p w14:paraId="1D37B2F6" w14:textId="77777777" w:rsidR="00C95988" w:rsidRPr="00F640F9" w:rsidRDefault="00C95988" w:rsidP="00070696">
            <w:pPr>
              <w:tabs>
                <w:tab w:val="num" w:pos="1440"/>
              </w:tabs>
              <w:rPr>
                <w:ins w:id="1103" w:author="Wirasak Chomphu" w:date="2017-11-26T16:33:00Z"/>
                <w:rFonts w:cs="Arial"/>
                <w:sz w:val="20"/>
                <w:rPrChange w:id="1104" w:author="Batra Yogesh (EXT)" w:date="2018-04-13T12:07:00Z">
                  <w:rPr>
                    <w:ins w:id="1105" w:author="Wirasak Chomphu" w:date="2017-11-26T16:33:00Z"/>
                    <w:rFonts w:ascii="Century Gothic" w:hAnsi="Century Gothic"/>
                    <w:sz w:val="20"/>
                  </w:rPr>
                </w:rPrChange>
              </w:rPr>
            </w:pPr>
            <w:ins w:id="1106" w:author="Wirasak Chomphu" w:date="2017-11-26T16:33:00Z">
              <w:r w:rsidRPr="00F640F9">
                <w:rPr>
                  <w:rFonts w:cs="Arial"/>
                  <w:sz w:val="20"/>
                  <w:rPrChange w:id="1107" w:author="Batra Yogesh (EXT)" w:date="2018-04-13T12:07:00Z">
                    <w:rPr>
                      <w:rFonts w:ascii="Century Gothic" w:hAnsi="Century Gothic"/>
                      <w:sz w:val="20"/>
                    </w:rPr>
                  </w:rPrChange>
                </w:rPr>
                <w:t>Daytime</w:t>
              </w:r>
            </w:ins>
          </w:p>
        </w:tc>
        <w:tc>
          <w:tcPr>
            <w:tcW w:w="1998" w:type="pct"/>
            <w:tcPrChange w:id="1108" w:author="Batra Yogesh (EXT)" w:date="2018-04-13T12:10:00Z">
              <w:tcPr>
                <w:tcW w:w="3240" w:type="dxa"/>
              </w:tcPr>
            </w:tcPrChange>
          </w:tcPr>
          <w:p w14:paraId="7CD94B40" w14:textId="77777777" w:rsidR="00C95988" w:rsidRPr="00F640F9" w:rsidRDefault="00C95988" w:rsidP="00070696">
            <w:pPr>
              <w:keepNext/>
              <w:keepLines/>
              <w:rPr>
                <w:ins w:id="1109" w:author="Wirasak Chomphu" w:date="2017-11-26T16:33:00Z"/>
                <w:rFonts w:cs="Arial"/>
                <w:sz w:val="20"/>
                <w:szCs w:val="20"/>
                <w:rPrChange w:id="1110" w:author="Batra Yogesh (EXT)" w:date="2018-04-13T12:07:00Z">
                  <w:rPr>
                    <w:ins w:id="1111" w:author="Wirasak Chomphu" w:date="2017-11-26T16:33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1112" w:author="Wirasak Chomphu" w:date="2017-11-26T16:33:00Z">
              <w:r w:rsidRPr="00F640F9">
                <w:rPr>
                  <w:rFonts w:cs="Arial"/>
                  <w:sz w:val="20"/>
                  <w:szCs w:val="20"/>
                  <w:rPrChange w:id="1113" w:author="Batra Yogesh (EXT)" w:date="2018-04-13T12:07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The start date cannot be greater than the current calendar date.</w:t>
              </w:r>
            </w:ins>
          </w:p>
          <w:p w14:paraId="3728C5D2" w14:textId="77777777" w:rsidR="00C95988" w:rsidRPr="00F640F9" w:rsidRDefault="00C95988" w:rsidP="00070696">
            <w:pPr>
              <w:keepNext/>
              <w:keepLines/>
              <w:rPr>
                <w:ins w:id="1114" w:author="Wirasak Chomphu" w:date="2017-11-26T16:33:00Z"/>
                <w:rFonts w:cs="Arial"/>
                <w:sz w:val="20"/>
                <w:szCs w:val="20"/>
                <w:rPrChange w:id="1115" w:author="Batra Yogesh (EXT)" w:date="2018-04-13T12:07:00Z">
                  <w:rPr>
                    <w:ins w:id="1116" w:author="Wirasak Chomphu" w:date="2017-11-26T16:33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  <w:p w14:paraId="3239CE99" w14:textId="77777777" w:rsidR="00C95988" w:rsidRPr="00F640F9" w:rsidRDefault="00C95988" w:rsidP="00070696">
            <w:pPr>
              <w:keepNext/>
              <w:keepLines/>
              <w:rPr>
                <w:ins w:id="1117" w:author="Wirasak Chomphu" w:date="2017-11-26T16:33:00Z"/>
                <w:rFonts w:cs="Arial"/>
                <w:sz w:val="20"/>
                <w:szCs w:val="20"/>
                <w:rPrChange w:id="1118" w:author="Batra Yogesh (EXT)" w:date="2018-04-13T12:07:00Z">
                  <w:rPr>
                    <w:ins w:id="1119" w:author="Wirasak Chomphu" w:date="2017-11-26T16:33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1120" w:author="Wirasak Chomphu" w:date="2017-11-26T16:33:00Z">
              <w:r w:rsidRPr="00F640F9">
                <w:rPr>
                  <w:rFonts w:cs="Arial"/>
                  <w:sz w:val="20"/>
                  <w:szCs w:val="20"/>
                  <w:rPrChange w:id="1121" w:author="Batra Yogesh (EXT)" w:date="2018-04-13T12:07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Date format is yyyy-mm-dd  hh:mm</w:t>
              </w:r>
            </w:ins>
          </w:p>
        </w:tc>
      </w:tr>
      <w:tr w:rsidR="00C95988" w:rsidRPr="00F640F9" w14:paraId="12004416" w14:textId="77777777" w:rsidTr="00F640F9">
        <w:trPr>
          <w:cantSplit/>
          <w:trHeight w:val="1277"/>
          <w:tblHeader/>
          <w:ins w:id="1122" w:author="Wirasak Chomphu" w:date="2017-11-26T16:33:00Z"/>
          <w:trPrChange w:id="1123" w:author="Batra Yogesh (EXT)" w:date="2018-04-13T12:10:00Z">
            <w:trPr>
              <w:gridBefore w:val="2"/>
              <w:cantSplit/>
              <w:trHeight w:val="1277"/>
              <w:tblHeader/>
            </w:trPr>
          </w:trPrChange>
        </w:trPr>
        <w:tc>
          <w:tcPr>
            <w:tcW w:w="676" w:type="pct"/>
            <w:tcPrChange w:id="1124" w:author="Batra Yogesh (EXT)" w:date="2018-04-13T12:10:00Z">
              <w:tcPr>
                <w:tcW w:w="1080" w:type="dxa"/>
              </w:tcPr>
            </w:tcPrChange>
          </w:tcPr>
          <w:p w14:paraId="1538E8BF" w14:textId="67F30C80" w:rsidR="00C95988" w:rsidRPr="00F640F9" w:rsidRDefault="00C95988" w:rsidP="00070696">
            <w:pPr>
              <w:rPr>
                <w:ins w:id="1125" w:author="Wirasak Chomphu" w:date="2017-11-26T16:33:00Z"/>
                <w:rFonts w:cs="Arial"/>
                <w:sz w:val="20"/>
                <w:szCs w:val="20"/>
                <w:rPrChange w:id="1126" w:author="Batra Yogesh (EXT)" w:date="2018-04-13T12:07:00Z">
                  <w:rPr>
                    <w:ins w:id="1127" w:author="Wirasak Chomphu" w:date="2017-11-26T16:33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</w:tc>
        <w:tc>
          <w:tcPr>
            <w:tcW w:w="2326" w:type="pct"/>
            <w:tcPrChange w:id="1128" w:author="Batra Yogesh (EXT)" w:date="2018-04-13T12:10:00Z">
              <w:tcPr>
                <w:tcW w:w="3780" w:type="dxa"/>
                <w:gridSpan w:val="2"/>
              </w:tcPr>
            </w:tcPrChange>
          </w:tcPr>
          <w:p w14:paraId="43459BC3" w14:textId="272F9850" w:rsidR="00C95988" w:rsidRPr="00F640F9" w:rsidRDefault="00C95988" w:rsidP="00070696">
            <w:pPr>
              <w:tabs>
                <w:tab w:val="num" w:pos="1440"/>
              </w:tabs>
              <w:rPr>
                <w:ins w:id="1129" w:author="Wirasak Chomphu" w:date="2017-11-26T16:33:00Z"/>
                <w:rFonts w:cs="Arial"/>
                <w:b/>
                <w:bCs/>
                <w:sz w:val="20"/>
                <w:rPrChange w:id="1130" w:author="Batra Yogesh (EXT)" w:date="2018-04-13T12:07:00Z">
                  <w:rPr>
                    <w:ins w:id="1131" w:author="Wirasak Chomphu" w:date="2017-11-26T16:33:00Z"/>
                    <w:rFonts w:ascii="Century Gothic" w:hAnsi="Century Gothic"/>
                    <w:b/>
                    <w:bCs/>
                    <w:sz w:val="20"/>
                  </w:rPr>
                </w:rPrChange>
              </w:rPr>
            </w:pPr>
          </w:p>
        </w:tc>
        <w:tc>
          <w:tcPr>
            <w:tcW w:w="1998" w:type="pct"/>
            <w:tcPrChange w:id="1132" w:author="Batra Yogesh (EXT)" w:date="2018-04-13T12:10:00Z">
              <w:tcPr>
                <w:tcW w:w="3240" w:type="dxa"/>
              </w:tcPr>
            </w:tcPrChange>
          </w:tcPr>
          <w:p w14:paraId="60756067" w14:textId="52A536AE" w:rsidR="00C95988" w:rsidRPr="00F640F9" w:rsidRDefault="00C95988" w:rsidP="00070696">
            <w:pPr>
              <w:keepNext/>
              <w:keepLines/>
              <w:rPr>
                <w:ins w:id="1133" w:author="Wirasak Chomphu" w:date="2017-11-26T16:33:00Z"/>
                <w:rFonts w:cs="Arial"/>
                <w:sz w:val="20"/>
                <w:szCs w:val="20"/>
                <w:rPrChange w:id="1134" w:author="Batra Yogesh (EXT)" w:date="2018-04-13T12:07:00Z">
                  <w:rPr>
                    <w:ins w:id="1135" w:author="Wirasak Chomphu" w:date="2017-11-26T16:33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</w:tc>
      </w:tr>
    </w:tbl>
    <w:p w14:paraId="2F40AC5A" w14:textId="77777777" w:rsidR="00C95988" w:rsidRPr="00F640F9" w:rsidRDefault="00C95988" w:rsidP="00C95988">
      <w:pPr>
        <w:ind w:left="576"/>
        <w:rPr>
          <w:ins w:id="1136" w:author="Wirasak Chomphu" w:date="2017-11-26T16:33:00Z"/>
          <w:rFonts w:cs="Arial"/>
          <w:i/>
          <w:rPrChange w:id="1137" w:author="Batra Yogesh (EXT)" w:date="2018-04-13T12:07:00Z">
            <w:rPr>
              <w:ins w:id="1138" w:author="Wirasak Chomphu" w:date="2017-11-26T16:33:00Z"/>
              <w:rFonts w:ascii="Century Gothic" w:hAnsi="Century Gothic"/>
              <w:i/>
            </w:rPr>
          </w:rPrChange>
        </w:rPr>
      </w:pPr>
    </w:p>
    <w:p w14:paraId="5F20C08D" w14:textId="77777777" w:rsidR="00C95988" w:rsidRPr="00F640F9" w:rsidRDefault="00C95988" w:rsidP="00C95988">
      <w:pPr>
        <w:pStyle w:val="Heading2"/>
        <w:numPr>
          <w:ilvl w:val="1"/>
          <w:numId w:val="21"/>
        </w:numPr>
        <w:rPr>
          <w:ins w:id="1139" w:author="Wirasak Chomphu" w:date="2017-11-26T16:33:00Z"/>
          <w:rPrChange w:id="1140" w:author="Batra Yogesh (EXT)" w:date="2018-04-13T12:07:00Z">
            <w:rPr>
              <w:ins w:id="1141" w:author="Wirasak Chomphu" w:date="2017-11-26T16:33:00Z"/>
              <w:rFonts w:ascii="Century Gothic" w:hAnsi="Century Gothic"/>
            </w:rPr>
          </w:rPrChange>
        </w:rPr>
      </w:pPr>
      <w:bookmarkStart w:id="1142" w:name="_Toc472065737"/>
      <w:bookmarkStart w:id="1143" w:name="_Toc495780356"/>
      <w:bookmarkStart w:id="1144" w:name="_Toc511384192"/>
      <w:ins w:id="1145" w:author="Wirasak Chomphu" w:date="2017-11-26T16:33:00Z">
        <w:r w:rsidRPr="00F640F9">
          <w:rPr>
            <w:rPrChange w:id="1146" w:author="Batra Yogesh (EXT)" w:date="2018-04-13T12:07:00Z">
              <w:rPr>
                <w:rFonts w:ascii="Century Gothic" w:hAnsi="Century Gothic"/>
              </w:rPr>
            </w:rPrChange>
          </w:rPr>
          <w:t>Data Impacts</w:t>
        </w:r>
        <w:bookmarkEnd w:id="1142"/>
        <w:bookmarkEnd w:id="1143"/>
        <w:bookmarkEnd w:id="1144"/>
        <w:r w:rsidRPr="00F640F9">
          <w:rPr>
            <w:rPrChange w:id="1147" w:author="Batra Yogesh (EXT)" w:date="2018-04-13T12:07:00Z">
              <w:rPr>
                <w:rFonts w:ascii="Century Gothic" w:hAnsi="Century Gothic"/>
              </w:rPr>
            </w:rPrChange>
          </w:rPr>
          <w:t xml:space="preserve"> </w:t>
        </w:r>
      </w:ins>
    </w:p>
    <w:p w14:paraId="0687C27C" w14:textId="77777777" w:rsidR="00C95988" w:rsidRPr="00F640F9" w:rsidRDefault="00C95988" w:rsidP="00C95988">
      <w:pPr>
        <w:rPr>
          <w:ins w:id="1148" w:author="Wirasak Chomphu" w:date="2017-11-26T16:33:00Z"/>
          <w:rFonts w:cs="Arial"/>
          <w:rPrChange w:id="1149" w:author="Batra Yogesh (EXT)" w:date="2018-04-13T12:07:00Z">
            <w:rPr>
              <w:ins w:id="1150" w:author="Wirasak Chomphu" w:date="2017-11-26T16:33:00Z"/>
              <w:rFonts w:ascii="Century Gothic" w:hAnsi="Century Gothic"/>
            </w:rPr>
          </w:rPrChange>
        </w:rPr>
      </w:pPr>
    </w:p>
    <w:tbl>
      <w:tblPr>
        <w:tblStyle w:val="TableGrid"/>
        <w:tblW w:w="5000" w:type="pct"/>
        <w:tblLook w:val="01E0" w:firstRow="1" w:lastRow="1" w:firstColumn="1" w:lastColumn="1" w:noHBand="0" w:noVBand="0"/>
        <w:tblPrChange w:id="1151" w:author="Batra Yogesh (EXT)" w:date="2018-04-13T12:10:00Z">
          <w:tblPr>
            <w:tblStyle w:val="TableGrid"/>
            <w:tblW w:w="8100" w:type="dxa"/>
            <w:tblInd w:w="1368" w:type="dxa"/>
            <w:tblLook w:val="01E0" w:firstRow="1" w:lastRow="1" w:firstColumn="1" w:lastColumn="1" w:noHBand="0" w:noVBand="0"/>
          </w:tblPr>
        </w:tblPrChange>
      </w:tblPr>
      <w:tblGrid>
        <w:gridCol w:w="2493"/>
        <w:gridCol w:w="3532"/>
        <w:gridCol w:w="3325"/>
        <w:tblGridChange w:id="1152">
          <w:tblGrid>
            <w:gridCol w:w="1368"/>
            <w:gridCol w:w="1125"/>
            <w:gridCol w:w="1035"/>
            <w:gridCol w:w="2497"/>
            <w:gridCol w:w="563"/>
            <w:gridCol w:w="2762"/>
            <w:gridCol w:w="118"/>
          </w:tblGrid>
        </w:tblGridChange>
      </w:tblGrid>
      <w:tr w:rsidR="00C95988" w:rsidRPr="00F640F9" w14:paraId="0B9AC04B" w14:textId="77777777" w:rsidTr="00F640F9">
        <w:trPr>
          <w:ins w:id="1153" w:author="Wirasak Chomphu" w:date="2017-11-26T16:33:00Z"/>
          <w:trPrChange w:id="1154" w:author="Batra Yogesh (EXT)" w:date="2018-04-13T12:10:00Z">
            <w:trPr>
              <w:gridBefore w:val="1"/>
            </w:trPr>
          </w:trPrChange>
        </w:trPr>
        <w:tc>
          <w:tcPr>
            <w:tcW w:w="1333" w:type="pct"/>
            <w:tcPrChange w:id="1155" w:author="Batra Yogesh (EXT)" w:date="2018-04-13T12:10:00Z">
              <w:tcPr>
                <w:tcW w:w="2160" w:type="dxa"/>
                <w:gridSpan w:val="2"/>
              </w:tcPr>
            </w:tcPrChange>
          </w:tcPr>
          <w:p w14:paraId="213CB9AF" w14:textId="77777777" w:rsidR="00C95988" w:rsidRPr="00F640F9" w:rsidRDefault="00C95988" w:rsidP="00070696">
            <w:pPr>
              <w:jc w:val="center"/>
              <w:rPr>
                <w:ins w:id="1156" w:author="Wirasak Chomphu" w:date="2017-11-26T16:33:00Z"/>
                <w:rFonts w:cs="Arial"/>
                <w:b/>
                <w:bCs/>
                <w:iCs/>
                <w:sz w:val="20"/>
                <w:rPrChange w:id="1157" w:author="Batra Yogesh (EXT)" w:date="2018-04-13T12:07:00Z">
                  <w:rPr>
                    <w:ins w:id="1158" w:author="Wirasak Chomphu" w:date="2017-11-26T16:33:00Z"/>
                    <w:rFonts w:ascii="Century Gothic" w:hAnsi="Century Gothic"/>
                    <w:b/>
                    <w:bCs/>
                    <w:iCs/>
                    <w:sz w:val="20"/>
                  </w:rPr>
                </w:rPrChange>
              </w:rPr>
            </w:pPr>
            <w:ins w:id="1159" w:author="Wirasak Chomphu" w:date="2017-11-26T16:33:00Z">
              <w:r w:rsidRPr="00F640F9">
                <w:rPr>
                  <w:rFonts w:cs="Arial"/>
                  <w:b/>
                  <w:bCs/>
                  <w:iCs/>
                  <w:sz w:val="20"/>
                  <w:rPrChange w:id="1160" w:author="Batra Yogesh (EXT)" w:date="2018-04-13T12:07:00Z">
                    <w:rPr>
                      <w:rFonts w:ascii="Century Gothic" w:hAnsi="Century Gothic"/>
                      <w:b/>
                      <w:bCs/>
                      <w:iCs/>
                      <w:sz w:val="20"/>
                    </w:rPr>
                  </w:rPrChange>
                </w:rPr>
                <w:t>Business Entry Screen</w:t>
              </w:r>
            </w:ins>
          </w:p>
        </w:tc>
        <w:tc>
          <w:tcPr>
            <w:tcW w:w="1889" w:type="pct"/>
            <w:tcPrChange w:id="1161" w:author="Batra Yogesh (EXT)" w:date="2018-04-13T12:10:00Z">
              <w:tcPr>
                <w:tcW w:w="3060" w:type="dxa"/>
                <w:gridSpan w:val="2"/>
              </w:tcPr>
            </w:tcPrChange>
          </w:tcPr>
          <w:p w14:paraId="31AC2F9D" w14:textId="77777777" w:rsidR="00C95988" w:rsidRPr="00F640F9" w:rsidRDefault="00C95988" w:rsidP="00070696">
            <w:pPr>
              <w:jc w:val="center"/>
              <w:rPr>
                <w:ins w:id="1162" w:author="Wirasak Chomphu" w:date="2017-11-26T16:33:00Z"/>
                <w:rFonts w:cs="Arial"/>
                <w:b/>
                <w:bCs/>
                <w:iCs/>
                <w:sz w:val="20"/>
                <w:rPrChange w:id="1163" w:author="Batra Yogesh (EXT)" w:date="2018-04-13T12:07:00Z">
                  <w:rPr>
                    <w:ins w:id="1164" w:author="Wirasak Chomphu" w:date="2017-11-26T16:33:00Z"/>
                    <w:rFonts w:ascii="Century Gothic" w:hAnsi="Century Gothic"/>
                    <w:b/>
                    <w:bCs/>
                    <w:iCs/>
                    <w:sz w:val="20"/>
                  </w:rPr>
                </w:rPrChange>
              </w:rPr>
            </w:pPr>
            <w:ins w:id="1165" w:author="Wirasak Chomphu" w:date="2017-11-26T16:33:00Z">
              <w:r w:rsidRPr="00F640F9">
                <w:rPr>
                  <w:rFonts w:cs="Arial"/>
                  <w:b/>
                  <w:bCs/>
                  <w:iCs/>
                  <w:sz w:val="20"/>
                  <w:rPrChange w:id="1166" w:author="Batra Yogesh (EXT)" w:date="2018-04-13T12:07:00Z">
                    <w:rPr>
                      <w:rFonts w:ascii="Century Gothic" w:hAnsi="Century Gothic"/>
                      <w:b/>
                      <w:bCs/>
                      <w:iCs/>
                      <w:sz w:val="20"/>
                    </w:rPr>
                  </w:rPrChange>
                </w:rPr>
                <w:t>Description</w:t>
              </w:r>
            </w:ins>
          </w:p>
        </w:tc>
        <w:tc>
          <w:tcPr>
            <w:tcW w:w="1778" w:type="pct"/>
            <w:tcPrChange w:id="1167" w:author="Batra Yogesh (EXT)" w:date="2018-04-13T12:10:00Z">
              <w:tcPr>
                <w:tcW w:w="2880" w:type="dxa"/>
                <w:gridSpan w:val="2"/>
              </w:tcPr>
            </w:tcPrChange>
          </w:tcPr>
          <w:p w14:paraId="35AB66FD" w14:textId="77777777" w:rsidR="00C95988" w:rsidRPr="00F640F9" w:rsidRDefault="00C95988" w:rsidP="00070696">
            <w:pPr>
              <w:jc w:val="center"/>
              <w:rPr>
                <w:ins w:id="1168" w:author="Wirasak Chomphu" w:date="2017-11-26T16:33:00Z"/>
                <w:rFonts w:cs="Arial"/>
                <w:b/>
                <w:bCs/>
                <w:iCs/>
                <w:sz w:val="20"/>
                <w:rPrChange w:id="1169" w:author="Batra Yogesh (EXT)" w:date="2018-04-13T12:07:00Z">
                  <w:rPr>
                    <w:ins w:id="1170" w:author="Wirasak Chomphu" w:date="2017-11-26T16:33:00Z"/>
                    <w:rFonts w:ascii="Century Gothic" w:hAnsi="Century Gothic"/>
                    <w:b/>
                    <w:bCs/>
                    <w:iCs/>
                    <w:sz w:val="20"/>
                  </w:rPr>
                </w:rPrChange>
              </w:rPr>
            </w:pPr>
            <w:ins w:id="1171" w:author="Wirasak Chomphu" w:date="2017-11-26T16:33:00Z">
              <w:r w:rsidRPr="00F640F9">
                <w:rPr>
                  <w:rFonts w:cs="Arial"/>
                  <w:b/>
                  <w:bCs/>
                  <w:iCs/>
                  <w:sz w:val="20"/>
                  <w:rPrChange w:id="1172" w:author="Batra Yogesh (EXT)" w:date="2018-04-13T12:07:00Z">
                    <w:rPr>
                      <w:rFonts w:ascii="Century Gothic" w:hAnsi="Century Gothic"/>
                      <w:b/>
                      <w:bCs/>
                      <w:iCs/>
                      <w:sz w:val="20"/>
                    </w:rPr>
                  </w:rPrChange>
                </w:rPr>
                <w:t>Valid Values</w:t>
              </w:r>
            </w:ins>
          </w:p>
        </w:tc>
      </w:tr>
      <w:tr w:rsidR="00C95988" w:rsidRPr="00F640F9" w14:paraId="48DBF12C" w14:textId="77777777" w:rsidTr="00F640F9">
        <w:trPr>
          <w:ins w:id="1173" w:author="Wirasak Chomphu" w:date="2017-11-26T16:33:00Z"/>
          <w:trPrChange w:id="1174" w:author="Batra Yogesh (EXT)" w:date="2018-04-13T12:10:00Z">
            <w:trPr>
              <w:gridBefore w:val="1"/>
            </w:trPr>
          </w:trPrChange>
        </w:trPr>
        <w:tc>
          <w:tcPr>
            <w:tcW w:w="1333" w:type="pct"/>
            <w:tcPrChange w:id="1175" w:author="Batra Yogesh (EXT)" w:date="2018-04-13T12:10:00Z">
              <w:tcPr>
                <w:tcW w:w="2160" w:type="dxa"/>
                <w:gridSpan w:val="2"/>
              </w:tcPr>
            </w:tcPrChange>
          </w:tcPr>
          <w:p w14:paraId="39263E8E" w14:textId="77777777" w:rsidR="00C95988" w:rsidRPr="00F640F9" w:rsidRDefault="00C95988" w:rsidP="00070696">
            <w:pPr>
              <w:tabs>
                <w:tab w:val="num" w:pos="1440"/>
              </w:tabs>
              <w:rPr>
                <w:ins w:id="1176" w:author="Wirasak Chomphu" w:date="2017-11-26T16:33:00Z"/>
                <w:rFonts w:cs="Arial"/>
                <w:sz w:val="20"/>
                <w:rPrChange w:id="1177" w:author="Batra Yogesh (EXT)" w:date="2018-04-13T12:07:00Z">
                  <w:rPr>
                    <w:ins w:id="1178" w:author="Wirasak Chomphu" w:date="2017-11-26T16:33:00Z"/>
                    <w:rFonts w:ascii="Century Gothic" w:hAnsi="Century Gothic"/>
                    <w:sz w:val="20"/>
                  </w:rPr>
                </w:rPrChange>
              </w:rPr>
            </w:pPr>
            <w:ins w:id="1179" w:author="Wirasak Chomphu" w:date="2017-11-26T16:33:00Z">
              <w:r w:rsidRPr="00F640F9">
                <w:rPr>
                  <w:rFonts w:cs="Arial"/>
                  <w:sz w:val="20"/>
                  <w:rPrChange w:id="1180" w:author="Batra Yogesh (EXT)" w:date="2018-04-13T12:07:00Z">
                    <w:rPr>
                      <w:rFonts w:ascii="Century Gothic" w:hAnsi="Century Gothic"/>
                      <w:sz w:val="20"/>
                    </w:rPr>
                  </w:rPrChange>
                </w:rPr>
                <w:t>Daytime</w:t>
              </w:r>
            </w:ins>
          </w:p>
        </w:tc>
        <w:tc>
          <w:tcPr>
            <w:tcW w:w="1889" w:type="pct"/>
            <w:tcPrChange w:id="1181" w:author="Batra Yogesh (EXT)" w:date="2018-04-13T12:10:00Z">
              <w:tcPr>
                <w:tcW w:w="3060" w:type="dxa"/>
                <w:gridSpan w:val="2"/>
              </w:tcPr>
            </w:tcPrChange>
          </w:tcPr>
          <w:p w14:paraId="0B3AA016" w14:textId="77777777" w:rsidR="00C95988" w:rsidRPr="00F640F9" w:rsidRDefault="00C95988" w:rsidP="00070696">
            <w:pPr>
              <w:rPr>
                <w:ins w:id="1182" w:author="Wirasak Chomphu" w:date="2017-11-26T16:33:00Z"/>
                <w:rFonts w:cs="Arial"/>
                <w:iCs/>
                <w:sz w:val="20"/>
                <w:rPrChange w:id="1183" w:author="Batra Yogesh (EXT)" w:date="2018-04-13T12:07:00Z">
                  <w:rPr>
                    <w:ins w:id="1184" w:author="Wirasak Chomphu" w:date="2017-11-26T16:33:00Z"/>
                    <w:rFonts w:ascii="Century Gothic" w:hAnsi="Century Gothic"/>
                    <w:iCs/>
                    <w:sz w:val="20"/>
                  </w:rPr>
                </w:rPrChange>
              </w:rPr>
            </w:pPr>
            <w:ins w:id="1185" w:author="Wirasak Chomphu" w:date="2017-11-26T16:33:00Z">
              <w:r w:rsidRPr="00F640F9">
                <w:rPr>
                  <w:rFonts w:cs="Arial"/>
                  <w:sz w:val="20"/>
                  <w:rPrChange w:id="1186" w:author="Batra Yogesh (EXT)" w:date="2018-04-13T12:07:00Z">
                    <w:rPr>
                      <w:rFonts w:ascii="Century Gothic" w:hAnsi="Century Gothic"/>
                      <w:sz w:val="20"/>
                    </w:rPr>
                  </w:rPrChange>
                </w:rPr>
                <w:t>Mandatory</w:t>
              </w:r>
            </w:ins>
          </w:p>
        </w:tc>
        <w:tc>
          <w:tcPr>
            <w:tcW w:w="1778" w:type="pct"/>
            <w:tcPrChange w:id="1187" w:author="Batra Yogesh (EXT)" w:date="2018-04-13T12:10:00Z">
              <w:tcPr>
                <w:tcW w:w="2880" w:type="dxa"/>
                <w:gridSpan w:val="2"/>
              </w:tcPr>
            </w:tcPrChange>
          </w:tcPr>
          <w:p w14:paraId="631C1EF1" w14:textId="77777777" w:rsidR="00C95988" w:rsidRPr="00F640F9" w:rsidRDefault="00C95988" w:rsidP="00070696">
            <w:pPr>
              <w:rPr>
                <w:ins w:id="1188" w:author="Wirasak Chomphu" w:date="2017-11-26T16:33:00Z"/>
                <w:rFonts w:cs="Arial"/>
                <w:sz w:val="20"/>
                <w:rPrChange w:id="1189" w:author="Batra Yogesh (EXT)" w:date="2018-04-13T12:07:00Z">
                  <w:rPr>
                    <w:ins w:id="1190" w:author="Wirasak Chomphu" w:date="2017-11-26T16:33:00Z"/>
                    <w:rFonts w:ascii="Century Gothic" w:hAnsi="Century Gothic"/>
                    <w:sz w:val="20"/>
                  </w:rPr>
                </w:rPrChange>
              </w:rPr>
            </w:pPr>
            <w:ins w:id="1191" w:author="Wirasak Chomphu" w:date="2017-11-26T16:33:00Z">
              <w:r w:rsidRPr="00F640F9">
                <w:rPr>
                  <w:rFonts w:cs="Arial"/>
                  <w:sz w:val="20"/>
                  <w:rPrChange w:id="1192" w:author="Batra Yogesh (EXT)" w:date="2018-04-13T12:07:00Z">
                    <w:rPr>
                      <w:rFonts w:ascii="Century Gothic" w:hAnsi="Century Gothic"/>
                      <w:sz w:val="20"/>
                    </w:rPr>
                  </w:rPrChange>
                </w:rPr>
                <w:t>yyyy-mm-dd  hh:mm</w:t>
              </w:r>
            </w:ins>
          </w:p>
        </w:tc>
      </w:tr>
      <w:tr w:rsidR="00B8590A" w:rsidRPr="00F640F9" w14:paraId="264562C1" w14:textId="77777777" w:rsidTr="00F640F9">
        <w:trPr>
          <w:ins w:id="1193" w:author="Wirasak Chomphu" w:date="2017-11-26T16:33:00Z"/>
          <w:trPrChange w:id="1194" w:author="Batra Yogesh (EXT)" w:date="2018-04-13T12:10:00Z">
            <w:trPr>
              <w:gridBefore w:val="1"/>
            </w:trPr>
          </w:trPrChange>
        </w:trPr>
        <w:tc>
          <w:tcPr>
            <w:tcW w:w="1333" w:type="pct"/>
            <w:tcPrChange w:id="1195" w:author="Batra Yogesh (EXT)" w:date="2018-04-13T12:10:00Z">
              <w:tcPr>
                <w:tcW w:w="2160" w:type="dxa"/>
                <w:gridSpan w:val="2"/>
              </w:tcPr>
            </w:tcPrChange>
          </w:tcPr>
          <w:p w14:paraId="38BFF4DC" w14:textId="5AEF7A6F" w:rsidR="00B8590A" w:rsidRPr="00F640F9" w:rsidRDefault="00B8590A" w:rsidP="00B8590A">
            <w:pPr>
              <w:tabs>
                <w:tab w:val="num" w:pos="1440"/>
              </w:tabs>
              <w:rPr>
                <w:ins w:id="1196" w:author="Wirasak Chomphu" w:date="2017-11-26T16:33:00Z"/>
                <w:rFonts w:cs="Arial"/>
                <w:sz w:val="20"/>
                <w:rPrChange w:id="1197" w:author="Batra Yogesh (EXT)" w:date="2018-04-13T12:07:00Z">
                  <w:rPr>
                    <w:ins w:id="1198" w:author="Wirasak Chomphu" w:date="2017-11-26T16:33:00Z"/>
                    <w:rFonts w:ascii="Century Gothic" w:hAnsi="Century Gothic"/>
                    <w:sz w:val="20"/>
                  </w:rPr>
                </w:rPrChange>
              </w:rPr>
            </w:pPr>
            <w:ins w:id="1199" w:author="Wirasak Chomphu" w:date="2017-11-26T16:34:00Z">
              <w:r w:rsidRPr="00F640F9">
                <w:rPr>
                  <w:rFonts w:cs="Arial"/>
                  <w:color w:val="000000"/>
                  <w:szCs w:val="22"/>
                  <w:lang w:bidi="th-TH"/>
                  <w:rPrChange w:id="1200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PAM Change to</w:t>
              </w:r>
            </w:ins>
          </w:p>
        </w:tc>
        <w:tc>
          <w:tcPr>
            <w:tcW w:w="1889" w:type="pct"/>
            <w:tcPrChange w:id="1201" w:author="Batra Yogesh (EXT)" w:date="2018-04-13T12:10:00Z">
              <w:tcPr>
                <w:tcW w:w="3060" w:type="dxa"/>
                <w:gridSpan w:val="2"/>
              </w:tcPr>
            </w:tcPrChange>
          </w:tcPr>
          <w:p w14:paraId="37216786" w14:textId="38FFEBF0" w:rsidR="00B8590A" w:rsidRPr="00F640F9" w:rsidRDefault="00B8590A" w:rsidP="00B8590A">
            <w:pPr>
              <w:rPr>
                <w:ins w:id="1202" w:author="Wirasak Chomphu" w:date="2017-11-26T16:33:00Z"/>
                <w:rFonts w:cs="Arial"/>
                <w:iCs/>
                <w:sz w:val="20"/>
                <w:rPrChange w:id="1203" w:author="Batra Yogesh (EXT)" w:date="2018-04-13T12:07:00Z">
                  <w:rPr>
                    <w:ins w:id="1204" w:author="Wirasak Chomphu" w:date="2017-11-26T16:33:00Z"/>
                    <w:rFonts w:ascii="Century Gothic" w:hAnsi="Century Gothic"/>
                    <w:iCs/>
                    <w:sz w:val="20"/>
                  </w:rPr>
                </w:rPrChange>
              </w:rPr>
            </w:pPr>
          </w:p>
        </w:tc>
        <w:tc>
          <w:tcPr>
            <w:tcW w:w="1778" w:type="pct"/>
            <w:tcPrChange w:id="1205" w:author="Batra Yogesh (EXT)" w:date="2018-04-13T12:10:00Z">
              <w:tcPr>
                <w:tcW w:w="2880" w:type="dxa"/>
                <w:gridSpan w:val="2"/>
              </w:tcPr>
            </w:tcPrChange>
          </w:tcPr>
          <w:p w14:paraId="178D6416" w14:textId="3B085128" w:rsidR="00B8590A" w:rsidRPr="00F640F9" w:rsidRDefault="00B8590A" w:rsidP="00B8590A">
            <w:pPr>
              <w:rPr>
                <w:ins w:id="1206" w:author="Wirasak Chomphu" w:date="2017-11-26T16:33:00Z"/>
                <w:rFonts w:cs="Arial"/>
                <w:sz w:val="20"/>
                <w:rPrChange w:id="1207" w:author="Batra Yogesh (EXT)" w:date="2018-04-13T12:07:00Z">
                  <w:rPr>
                    <w:ins w:id="1208" w:author="Wirasak Chomphu" w:date="2017-11-26T16:33:00Z"/>
                    <w:rFonts w:ascii="Century Gothic" w:hAnsi="Century Gothic"/>
                    <w:sz w:val="20"/>
                  </w:rPr>
                </w:rPrChange>
              </w:rPr>
            </w:pPr>
            <w:ins w:id="1209" w:author="Wirasak Chomphu" w:date="2017-11-26T16:40:00Z">
              <w:r w:rsidRPr="00F640F9">
                <w:rPr>
                  <w:rFonts w:cs="Arial"/>
                  <w:iCs/>
                  <w:sz w:val="20"/>
                  <w:rPrChange w:id="1210" w:author="Batra Yogesh (EXT)" w:date="2018-04-13T12:07:00Z">
                    <w:rPr>
                      <w:rFonts w:ascii="Century Gothic" w:hAnsi="Century Gothic"/>
                      <w:iCs/>
                      <w:sz w:val="20"/>
                    </w:rPr>
                  </w:rPrChange>
                </w:rPr>
                <w:t>Dropdown list</w:t>
              </w:r>
            </w:ins>
          </w:p>
        </w:tc>
      </w:tr>
      <w:tr w:rsidR="00B8590A" w:rsidRPr="00F640F9" w14:paraId="76AE5AF0" w14:textId="77777777" w:rsidTr="00F640F9">
        <w:trPr>
          <w:ins w:id="1211" w:author="Wirasak Chomphu" w:date="2017-11-26T16:33:00Z"/>
          <w:trPrChange w:id="1212" w:author="Batra Yogesh (EXT)" w:date="2018-04-13T12:10:00Z">
            <w:trPr>
              <w:gridBefore w:val="1"/>
            </w:trPr>
          </w:trPrChange>
        </w:trPr>
        <w:tc>
          <w:tcPr>
            <w:tcW w:w="1333" w:type="pct"/>
            <w:tcPrChange w:id="1213" w:author="Batra Yogesh (EXT)" w:date="2018-04-13T12:10:00Z">
              <w:tcPr>
                <w:tcW w:w="2160" w:type="dxa"/>
                <w:gridSpan w:val="2"/>
              </w:tcPr>
            </w:tcPrChange>
          </w:tcPr>
          <w:p w14:paraId="4EEA59E2" w14:textId="5CC409BD" w:rsidR="00B8590A" w:rsidRPr="00F640F9" w:rsidRDefault="00B8590A" w:rsidP="00B8590A">
            <w:pPr>
              <w:tabs>
                <w:tab w:val="num" w:pos="1440"/>
              </w:tabs>
              <w:rPr>
                <w:ins w:id="1214" w:author="Wirasak Chomphu" w:date="2017-11-26T16:33:00Z"/>
                <w:rFonts w:cs="Arial"/>
                <w:sz w:val="20"/>
                <w:rPrChange w:id="1215" w:author="Batra Yogesh (EXT)" w:date="2018-04-13T12:07:00Z">
                  <w:rPr>
                    <w:ins w:id="1216" w:author="Wirasak Chomphu" w:date="2017-11-26T16:33:00Z"/>
                    <w:rFonts w:ascii="Century Gothic" w:hAnsi="Century Gothic"/>
                    <w:sz w:val="20"/>
                  </w:rPr>
                </w:rPrChange>
              </w:rPr>
            </w:pPr>
            <w:ins w:id="1217" w:author="Wirasak Chomphu" w:date="2017-11-26T16:34:00Z">
              <w:r w:rsidRPr="00F640F9">
                <w:rPr>
                  <w:rFonts w:cs="Arial"/>
                  <w:color w:val="000000"/>
                  <w:szCs w:val="22"/>
                  <w:lang w:bidi="th-TH"/>
                  <w:rPrChange w:id="1218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DT Change to</w:t>
              </w:r>
            </w:ins>
          </w:p>
        </w:tc>
        <w:tc>
          <w:tcPr>
            <w:tcW w:w="1889" w:type="pct"/>
            <w:tcPrChange w:id="1219" w:author="Batra Yogesh (EXT)" w:date="2018-04-13T12:10:00Z">
              <w:tcPr>
                <w:tcW w:w="3060" w:type="dxa"/>
                <w:gridSpan w:val="2"/>
              </w:tcPr>
            </w:tcPrChange>
          </w:tcPr>
          <w:p w14:paraId="0F870FCB" w14:textId="4C0F5264" w:rsidR="00B8590A" w:rsidRPr="00F640F9" w:rsidRDefault="00B8590A" w:rsidP="00B8590A">
            <w:pPr>
              <w:rPr>
                <w:ins w:id="1220" w:author="Wirasak Chomphu" w:date="2017-11-26T16:33:00Z"/>
                <w:rFonts w:cs="Arial"/>
                <w:sz w:val="20"/>
                <w:rPrChange w:id="1221" w:author="Batra Yogesh (EXT)" w:date="2018-04-13T12:07:00Z">
                  <w:rPr>
                    <w:ins w:id="1222" w:author="Wirasak Chomphu" w:date="2017-11-26T16:33:00Z"/>
                    <w:rFonts w:ascii="Century Gothic" w:hAnsi="Century Gothic"/>
                    <w:sz w:val="20"/>
                  </w:rPr>
                </w:rPrChange>
              </w:rPr>
            </w:pPr>
          </w:p>
        </w:tc>
        <w:tc>
          <w:tcPr>
            <w:tcW w:w="1778" w:type="pct"/>
            <w:tcPrChange w:id="1223" w:author="Batra Yogesh (EXT)" w:date="2018-04-13T12:10:00Z">
              <w:tcPr>
                <w:tcW w:w="2880" w:type="dxa"/>
                <w:gridSpan w:val="2"/>
              </w:tcPr>
            </w:tcPrChange>
          </w:tcPr>
          <w:p w14:paraId="4B75864F" w14:textId="491E4C57" w:rsidR="00B8590A" w:rsidRPr="00F640F9" w:rsidRDefault="00B8590A" w:rsidP="00B8590A">
            <w:pPr>
              <w:rPr>
                <w:ins w:id="1224" w:author="Wirasak Chomphu" w:date="2017-11-26T16:33:00Z"/>
                <w:rFonts w:cs="Arial"/>
                <w:iCs/>
                <w:sz w:val="20"/>
                <w:rPrChange w:id="1225" w:author="Batra Yogesh (EXT)" w:date="2018-04-13T12:07:00Z">
                  <w:rPr>
                    <w:ins w:id="1226" w:author="Wirasak Chomphu" w:date="2017-11-26T16:33:00Z"/>
                    <w:rFonts w:ascii="Century Gothic" w:hAnsi="Century Gothic"/>
                    <w:iCs/>
                    <w:sz w:val="20"/>
                  </w:rPr>
                </w:rPrChange>
              </w:rPr>
            </w:pPr>
            <w:ins w:id="1227" w:author="Wirasak Chomphu" w:date="2017-11-26T16:40:00Z">
              <w:r w:rsidRPr="00F640F9">
                <w:rPr>
                  <w:rFonts w:cs="Arial"/>
                  <w:iCs/>
                  <w:sz w:val="20"/>
                  <w:rPrChange w:id="1228" w:author="Batra Yogesh (EXT)" w:date="2018-04-13T12:07:00Z">
                    <w:rPr>
                      <w:rFonts w:ascii="Century Gothic" w:hAnsi="Century Gothic"/>
                      <w:iCs/>
                      <w:sz w:val="20"/>
                    </w:rPr>
                  </w:rPrChange>
                </w:rPr>
                <w:t>Dropdown list</w:t>
              </w:r>
            </w:ins>
          </w:p>
        </w:tc>
      </w:tr>
      <w:tr w:rsidR="00B8590A" w:rsidRPr="00F640F9" w14:paraId="515D756E" w14:textId="77777777" w:rsidTr="00F640F9">
        <w:trPr>
          <w:ins w:id="1229" w:author="Wirasak Chomphu" w:date="2017-11-26T16:33:00Z"/>
          <w:trPrChange w:id="1230" w:author="Batra Yogesh (EXT)" w:date="2018-04-13T12:10:00Z">
            <w:trPr>
              <w:gridBefore w:val="1"/>
            </w:trPr>
          </w:trPrChange>
        </w:trPr>
        <w:tc>
          <w:tcPr>
            <w:tcW w:w="1333" w:type="pct"/>
            <w:tcPrChange w:id="1231" w:author="Batra Yogesh (EXT)" w:date="2018-04-13T12:10:00Z">
              <w:tcPr>
                <w:tcW w:w="2160" w:type="dxa"/>
                <w:gridSpan w:val="2"/>
              </w:tcPr>
            </w:tcPrChange>
          </w:tcPr>
          <w:p w14:paraId="19E3AC04" w14:textId="27AC2819" w:rsidR="00B8590A" w:rsidRPr="00F640F9" w:rsidRDefault="00B8590A" w:rsidP="00B8590A">
            <w:pPr>
              <w:tabs>
                <w:tab w:val="num" w:pos="1440"/>
              </w:tabs>
              <w:rPr>
                <w:ins w:id="1232" w:author="Wirasak Chomphu" w:date="2017-11-26T16:33:00Z"/>
                <w:rFonts w:cs="Arial"/>
                <w:sz w:val="20"/>
                <w:rPrChange w:id="1233" w:author="Batra Yogesh (EXT)" w:date="2018-04-13T12:07:00Z">
                  <w:rPr>
                    <w:ins w:id="1234" w:author="Wirasak Chomphu" w:date="2017-11-26T16:33:00Z"/>
                    <w:rFonts w:ascii="Century Gothic" w:hAnsi="Century Gothic"/>
                    <w:sz w:val="20"/>
                  </w:rPr>
                </w:rPrChange>
              </w:rPr>
            </w:pPr>
            <w:ins w:id="1235" w:author="Wirasak Chomphu" w:date="2017-11-26T16:34:00Z">
              <w:r w:rsidRPr="00F640F9">
                <w:rPr>
                  <w:rFonts w:cs="Arial"/>
                  <w:color w:val="000000"/>
                  <w:szCs w:val="22"/>
                  <w:lang w:bidi="th-TH"/>
                  <w:rPrChange w:id="1236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WV Change to</w:t>
              </w:r>
            </w:ins>
          </w:p>
        </w:tc>
        <w:tc>
          <w:tcPr>
            <w:tcW w:w="1889" w:type="pct"/>
            <w:tcPrChange w:id="1237" w:author="Batra Yogesh (EXT)" w:date="2018-04-13T12:10:00Z">
              <w:tcPr>
                <w:tcW w:w="3060" w:type="dxa"/>
                <w:gridSpan w:val="2"/>
              </w:tcPr>
            </w:tcPrChange>
          </w:tcPr>
          <w:p w14:paraId="4E4ACE9F" w14:textId="128B6D8C" w:rsidR="00B8590A" w:rsidRPr="00F640F9" w:rsidRDefault="00B8590A" w:rsidP="00B8590A">
            <w:pPr>
              <w:rPr>
                <w:ins w:id="1238" w:author="Wirasak Chomphu" w:date="2017-11-26T16:33:00Z"/>
                <w:rFonts w:cs="Arial"/>
                <w:sz w:val="20"/>
                <w:rPrChange w:id="1239" w:author="Batra Yogesh (EXT)" w:date="2018-04-13T12:07:00Z">
                  <w:rPr>
                    <w:ins w:id="1240" w:author="Wirasak Chomphu" w:date="2017-11-26T16:33:00Z"/>
                    <w:rFonts w:ascii="Century Gothic" w:hAnsi="Century Gothic"/>
                    <w:sz w:val="20"/>
                  </w:rPr>
                </w:rPrChange>
              </w:rPr>
            </w:pPr>
          </w:p>
        </w:tc>
        <w:tc>
          <w:tcPr>
            <w:tcW w:w="1778" w:type="pct"/>
            <w:tcPrChange w:id="1241" w:author="Batra Yogesh (EXT)" w:date="2018-04-13T12:10:00Z">
              <w:tcPr>
                <w:tcW w:w="2880" w:type="dxa"/>
                <w:gridSpan w:val="2"/>
              </w:tcPr>
            </w:tcPrChange>
          </w:tcPr>
          <w:p w14:paraId="26E59A4E" w14:textId="2A637328" w:rsidR="00B8590A" w:rsidRPr="00F640F9" w:rsidRDefault="00B8590A" w:rsidP="00B8590A">
            <w:pPr>
              <w:rPr>
                <w:ins w:id="1242" w:author="Wirasak Chomphu" w:date="2017-11-26T16:33:00Z"/>
                <w:rFonts w:cs="Arial"/>
                <w:iCs/>
                <w:sz w:val="20"/>
                <w:rPrChange w:id="1243" w:author="Batra Yogesh (EXT)" w:date="2018-04-13T12:07:00Z">
                  <w:rPr>
                    <w:ins w:id="1244" w:author="Wirasak Chomphu" w:date="2017-11-26T16:33:00Z"/>
                    <w:rFonts w:ascii="Century Gothic" w:hAnsi="Century Gothic"/>
                    <w:iCs/>
                    <w:sz w:val="20"/>
                  </w:rPr>
                </w:rPrChange>
              </w:rPr>
            </w:pPr>
            <w:ins w:id="1245" w:author="Wirasak Chomphu" w:date="2017-11-26T16:40:00Z">
              <w:r w:rsidRPr="00F640F9">
                <w:rPr>
                  <w:rFonts w:cs="Arial"/>
                  <w:iCs/>
                  <w:sz w:val="20"/>
                  <w:rPrChange w:id="1246" w:author="Batra Yogesh (EXT)" w:date="2018-04-13T12:07:00Z">
                    <w:rPr>
                      <w:rFonts w:ascii="Century Gothic" w:hAnsi="Century Gothic"/>
                      <w:iCs/>
                      <w:sz w:val="20"/>
                    </w:rPr>
                  </w:rPrChange>
                </w:rPr>
                <w:t>Dropdown list</w:t>
              </w:r>
            </w:ins>
          </w:p>
        </w:tc>
      </w:tr>
      <w:tr w:rsidR="00B8590A" w:rsidRPr="00F640F9" w14:paraId="519427BF" w14:textId="77777777" w:rsidTr="00F640F9">
        <w:trPr>
          <w:ins w:id="1247" w:author="Wirasak Chomphu" w:date="2017-11-26T16:34:00Z"/>
          <w:trPrChange w:id="1248" w:author="Batra Yogesh (EXT)" w:date="2018-04-13T12:10:00Z">
            <w:trPr>
              <w:gridBefore w:val="1"/>
            </w:trPr>
          </w:trPrChange>
        </w:trPr>
        <w:tc>
          <w:tcPr>
            <w:tcW w:w="1333" w:type="pct"/>
            <w:tcPrChange w:id="1249" w:author="Batra Yogesh (EXT)" w:date="2018-04-13T12:10:00Z">
              <w:tcPr>
                <w:tcW w:w="2160" w:type="dxa"/>
                <w:gridSpan w:val="2"/>
              </w:tcPr>
            </w:tcPrChange>
          </w:tcPr>
          <w:p w14:paraId="518D0517" w14:textId="31C75A2B" w:rsidR="00B8590A" w:rsidRPr="00F640F9" w:rsidRDefault="00B8590A" w:rsidP="00B8590A">
            <w:pPr>
              <w:tabs>
                <w:tab w:val="num" w:pos="1440"/>
              </w:tabs>
              <w:rPr>
                <w:ins w:id="1250" w:author="Wirasak Chomphu" w:date="2017-11-26T16:34:00Z"/>
                <w:rFonts w:cs="Arial"/>
                <w:color w:val="000000"/>
                <w:szCs w:val="22"/>
                <w:lang w:bidi="th-TH"/>
                <w:rPrChange w:id="1251" w:author="Batra Yogesh (EXT)" w:date="2018-04-13T12:07:00Z">
                  <w:rPr>
                    <w:ins w:id="1252" w:author="Wirasak Chomphu" w:date="2017-11-26T16:34:00Z"/>
                    <w:rFonts w:ascii="Calibri" w:hAnsi="Calibri"/>
                    <w:color w:val="000000"/>
                    <w:szCs w:val="22"/>
                    <w:lang w:bidi="th-TH"/>
                  </w:rPr>
                </w:rPrChange>
              </w:rPr>
            </w:pPr>
            <w:ins w:id="1253" w:author="Wirasak Chomphu" w:date="2017-11-26T16:34:00Z">
              <w:r w:rsidRPr="00F640F9">
                <w:rPr>
                  <w:rFonts w:cs="Arial"/>
                  <w:color w:val="000000"/>
                  <w:szCs w:val="22"/>
                  <w:lang w:bidi="th-TH"/>
                  <w:rPrChange w:id="1254" w:author="Batra Yogesh (EXT)" w:date="2018-04-13T12:07:00Z">
                    <w:rPr>
                      <w:rFonts w:ascii="Calibri" w:hAnsi="Calibri"/>
                      <w:color w:val="000000"/>
                      <w:szCs w:val="22"/>
                      <w:lang w:bidi="th-TH"/>
                    </w:rPr>
                  </w:rPrChange>
                </w:rPr>
                <w:t>Gas Lift Source Change to</w:t>
              </w:r>
            </w:ins>
          </w:p>
        </w:tc>
        <w:tc>
          <w:tcPr>
            <w:tcW w:w="1889" w:type="pct"/>
            <w:tcPrChange w:id="1255" w:author="Batra Yogesh (EXT)" w:date="2018-04-13T12:10:00Z">
              <w:tcPr>
                <w:tcW w:w="3060" w:type="dxa"/>
                <w:gridSpan w:val="2"/>
              </w:tcPr>
            </w:tcPrChange>
          </w:tcPr>
          <w:p w14:paraId="2A09291C" w14:textId="1E538E9B" w:rsidR="00B8590A" w:rsidRPr="00F640F9" w:rsidRDefault="00B8590A" w:rsidP="00B8590A">
            <w:pPr>
              <w:rPr>
                <w:ins w:id="1256" w:author="Wirasak Chomphu" w:date="2017-11-26T16:34:00Z"/>
                <w:rFonts w:cs="Arial"/>
                <w:sz w:val="20"/>
                <w:rPrChange w:id="1257" w:author="Batra Yogesh (EXT)" w:date="2018-04-13T12:07:00Z">
                  <w:rPr>
                    <w:ins w:id="1258" w:author="Wirasak Chomphu" w:date="2017-11-26T16:34:00Z"/>
                    <w:rFonts w:ascii="Century Gothic" w:hAnsi="Century Gothic"/>
                    <w:sz w:val="20"/>
                  </w:rPr>
                </w:rPrChange>
              </w:rPr>
            </w:pPr>
          </w:p>
        </w:tc>
        <w:tc>
          <w:tcPr>
            <w:tcW w:w="1778" w:type="pct"/>
            <w:tcPrChange w:id="1259" w:author="Batra Yogesh (EXT)" w:date="2018-04-13T12:10:00Z">
              <w:tcPr>
                <w:tcW w:w="2880" w:type="dxa"/>
                <w:gridSpan w:val="2"/>
              </w:tcPr>
            </w:tcPrChange>
          </w:tcPr>
          <w:p w14:paraId="3C7AE446" w14:textId="44459F4C" w:rsidR="00B8590A" w:rsidRPr="00F640F9" w:rsidRDefault="00B8590A" w:rsidP="00B8590A">
            <w:pPr>
              <w:rPr>
                <w:ins w:id="1260" w:author="Wirasak Chomphu" w:date="2017-11-26T16:34:00Z"/>
                <w:rFonts w:cs="Arial"/>
                <w:iCs/>
                <w:sz w:val="20"/>
                <w:rPrChange w:id="1261" w:author="Batra Yogesh (EXT)" w:date="2018-04-13T12:07:00Z">
                  <w:rPr>
                    <w:ins w:id="1262" w:author="Wirasak Chomphu" w:date="2017-11-26T16:34:00Z"/>
                    <w:rFonts w:ascii="Century Gothic" w:hAnsi="Century Gothic"/>
                    <w:iCs/>
                    <w:sz w:val="20"/>
                  </w:rPr>
                </w:rPrChange>
              </w:rPr>
            </w:pPr>
            <w:ins w:id="1263" w:author="Wirasak Chomphu" w:date="2017-11-26T16:40:00Z">
              <w:r w:rsidRPr="00F640F9">
                <w:rPr>
                  <w:rFonts w:cs="Arial"/>
                  <w:iCs/>
                  <w:sz w:val="20"/>
                  <w:rPrChange w:id="1264" w:author="Batra Yogesh (EXT)" w:date="2018-04-13T12:07:00Z">
                    <w:rPr>
                      <w:rFonts w:ascii="Century Gothic" w:hAnsi="Century Gothic"/>
                      <w:iCs/>
                      <w:sz w:val="20"/>
                    </w:rPr>
                  </w:rPrChange>
                </w:rPr>
                <w:t>Dropdown list</w:t>
              </w:r>
            </w:ins>
          </w:p>
        </w:tc>
      </w:tr>
    </w:tbl>
    <w:p w14:paraId="096EE7AA" w14:textId="77777777" w:rsidR="00C95988" w:rsidRPr="00F640F9" w:rsidRDefault="00C95988" w:rsidP="00C95988">
      <w:pPr>
        <w:ind w:left="720"/>
        <w:rPr>
          <w:ins w:id="1265" w:author="Wirasak Chomphu" w:date="2017-11-26T16:33:00Z"/>
          <w:rFonts w:cs="Arial"/>
          <w:rPrChange w:id="1266" w:author="Batra Yogesh (EXT)" w:date="2018-04-13T12:07:00Z">
            <w:rPr>
              <w:ins w:id="1267" w:author="Wirasak Chomphu" w:date="2017-11-26T16:33:00Z"/>
              <w:rFonts w:ascii="Century Gothic" w:hAnsi="Century Gothic"/>
            </w:rPr>
          </w:rPrChange>
        </w:rPr>
      </w:pPr>
    </w:p>
    <w:p w14:paraId="61BBCC10" w14:textId="77777777" w:rsidR="001C1E2E" w:rsidRPr="00F640F9" w:rsidRDefault="001C1E2E" w:rsidP="00BF2F96">
      <w:pPr>
        <w:rPr>
          <w:rFonts w:cs="Arial"/>
          <w:i/>
        </w:rPr>
      </w:pPr>
    </w:p>
    <w:sectPr w:rsidR="001C1E2E" w:rsidRPr="00F640F9" w:rsidSect="004D002A">
      <w:footerReference w:type="even" r:id="rId18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81" w:author="Lopez, Jennifer" w:date="2017-11-09T11:20:00Z" w:initials="LJ">
    <w:p w14:paraId="5144349C" w14:textId="24181761" w:rsidR="00070696" w:rsidRDefault="00070696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 xml:space="preserve">Consider having an alternate flow with any ECIS steps/verification since this would most likely be tested separately. </w:t>
      </w:r>
    </w:p>
  </w:comment>
  <w:comment w:id="469" w:author="Lopez, Jennifer" w:date="2017-11-09T11:24:00Z" w:initials="LJ">
    <w:p w14:paraId="6F55EB4B" w14:textId="27D32772" w:rsidR="00070696" w:rsidRDefault="00070696">
      <w:pPr>
        <w:pStyle w:val="CommentText"/>
      </w:pPr>
      <w:r>
        <w:rPr>
          <w:rStyle w:val="CommentReference"/>
        </w:rPr>
        <w:annotationRef/>
      </w:r>
      <w:r>
        <w:t>I think this table is a great add to the Use Case.  Consider adding a column for mandatory/optional so it’s more clear.  (I had to read a couple times to understand that only “On Strm” is mandatory.)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44349C" w15:done="0"/>
  <w15:commentEx w15:paraId="6F55EB4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44349C" w16cid:durableId="22A87FF7"/>
  <w16cid:commentId w16cid:paraId="6F55EB4B" w16cid:durableId="22A87FF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76283" w14:textId="77777777" w:rsidR="00C667EF" w:rsidRDefault="00C667EF">
      <w:r>
        <w:separator/>
      </w:r>
    </w:p>
  </w:endnote>
  <w:endnote w:type="continuationSeparator" w:id="0">
    <w:p w14:paraId="61317867" w14:textId="77777777" w:rsidR="00C667EF" w:rsidRDefault="00C66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E41C" w14:textId="45103958" w:rsidR="00070696" w:rsidRDefault="00070696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2867A0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384C" w14:textId="77777777" w:rsidR="00070696" w:rsidRDefault="0007069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70696" w:rsidRDefault="000706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4A45E" w14:textId="77777777" w:rsidR="00C667EF" w:rsidRDefault="00C667EF">
      <w:r>
        <w:separator/>
      </w:r>
    </w:p>
  </w:footnote>
  <w:footnote w:type="continuationSeparator" w:id="0">
    <w:p w14:paraId="0EE42F2F" w14:textId="77777777" w:rsidR="00C667EF" w:rsidRDefault="00C66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3849" w14:textId="338E2960" w:rsidR="00070696" w:rsidRPr="00D730E7" w:rsidRDefault="00070696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del w:id="55" w:author="Kiran Madasu" w:date="2021-06-08T09:57:00Z">
      <w:r w:rsidDel="0091691F">
        <w:rPr>
          <w:b/>
          <w:color w:val="3399FF"/>
        </w:rPr>
        <w:delText>EC</w:delText>
      </w:r>
    </w:del>
    <w:del w:id="56" w:author="Kiran Madasu" w:date="2021-06-08T09:55:00Z">
      <w:r w:rsidDel="0091691F">
        <w:rPr>
          <w:b/>
          <w:color w:val="3399FF"/>
        </w:rPr>
        <w:delText>_09_3</w:delText>
      </w:r>
    </w:del>
    <w:ins w:id="57" w:author="Batra Yogesh (EXT)" w:date="2018-04-13T16:27:00Z">
      <w:del w:id="58" w:author="Kiran Madasu" w:date="2021-06-08T09:55:00Z">
        <w:r w:rsidR="00E42E38" w:rsidDel="0091691F">
          <w:rPr>
            <w:b/>
            <w:color w:val="3399FF"/>
          </w:rPr>
          <w:delText>11_2</w:delText>
        </w:r>
      </w:del>
    </w:ins>
    <w:del w:id="59" w:author="Kiran Madasu" w:date="2021-06-08T09:55:00Z">
      <w:r w:rsidDel="0091691F">
        <w:rPr>
          <w:b/>
          <w:color w:val="3399FF"/>
        </w:rPr>
        <w:delText>_</w:delText>
      </w:r>
    </w:del>
    <w:r>
      <w:rPr>
        <w:b/>
        <w:color w:val="3399FF"/>
      </w:rPr>
      <w:t>BKK_UC03_Production Well Daily data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F793B"/>
    <w:multiLevelType w:val="hybridMultilevel"/>
    <w:tmpl w:val="45064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E1ED5"/>
    <w:multiLevelType w:val="hybridMultilevel"/>
    <w:tmpl w:val="CE82FF76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0234AF"/>
    <w:multiLevelType w:val="hybridMultilevel"/>
    <w:tmpl w:val="9CD41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65982"/>
    <w:multiLevelType w:val="hybridMultilevel"/>
    <w:tmpl w:val="77767A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7366CB8"/>
    <w:multiLevelType w:val="hybridMultilevel"/>
    <w:tmpl w:val="D0780FA2"/>
    <w:lvl w:ilvl="0" w:tplc="AE208D8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D63BC0"/>
    <w:multiLevelType w:val="hybridMultilevel"/>
    <w:tmpl w:val="94E23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067194265">
    <w:abstractNumId w:val="20"/>
  </w:num>
  <w:num w:numId="2" w16cid:durableId="963272073">
    <w:abstractNumId w:val="8"/>
  </w:num>
  <w:num w:numId="3" w16cid:durableId="1285120299">
    <w:abstractNumId w:val="10"/>
  </w:num>
  <w:num w:numId="4" w16cid:durableId="2113040371">
    <w:abstractNumId w:val="12"/>
  </w:num>
  <w:num w:numId="5" w16cid:durableId="44568052">
    <w:abstractNumId w:val="17"/>
  </w:num>
  <w:num w:numId="6" w16cid:durableId="906303066">
    <w:abstractNumId w:val="0"/>
  </w:num>
  <w:num w:numId="7" w16cid:durableId="1375471921">
    <w:abstractNumId w:val="18"/>
  </w:num>
  <w:num w:numId="8" w16cid:durableId="1345520204">
    <w:abstractNumId w:val="19"/>
  </w:num>
  <w:num w:numId="9" w16cid:durableId="2047756532">
    <w:abstractNumId w:val="9"/>
  </w:num>
  <w:num w:numId="10" w16cid:durableId="1502887716">
    <w:abstractNumId w:val="3"/>
  </w:num>
  <w:num w:numId="11" w16cid:durableId="1013799527">
    <w:abstractNumId w:val="14"/>
  </w:num>
  <w:num w:numId="12" w16cid:durableId="241527693">
    <w:abstractNumId w:val="6"/>
  </w:num>
  <w:num w:numId="13" w16cid:durableId="515198130">
    <w:abstractNumId w:val="1"/>
  </w:num>
  <w:num w:numId="14" w16cid:durableId="1861624377">
    <w:abstractNumId w:val="13"/>
  </w:num>
  <w:num w:numId="15" w16cid:durableId="2059620713">
    <w:abstractNumId w:val="2"/>
  </w:num>
  <w:num w:numId="16" w16cid:durableId="771703779">
    <w:abstractNumId w:val="7"/>
  </w:num>
  <w:num w:numId="17" w16cid:durableId="115609173">
    <w:abstractNumId w:val="5"/>
  </w:num>
  <w:num w:numId="18" w16cid:durableId="1429428797">
    <w:abstractNumId w:val="16"/>
  </w:num>
  <w:num w:numId="19" w16cid:durableId="1444373991">
    <w:abstractNumId w:val="11"/>
  </w:num>
  <w:num w:numId="20" w16cid:durableId="627316403">
    <w:abstractNumId w:val="4"/>
  </w:num>
  <w:num w:numId="21" w16cid:durableId="8045419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121371">
    <w:abstractNumId w:val="15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tra Yogesh (EXT)">
    <w15:presenceInfo w15:providerId="AD" w15:userId="S-1-5-21-4162059163-1544859033-1701284029-51988"/>
  </w15:person>
  <w15:person w15:author="Wirasak Chomphu">
    <w15:presenceInfo w15:providerId="AD" w15:userId="S-1-5-21-2052111302-854245398-1177238915-1945958"/>
  </w15:person>
  <w15:person w15:author="Prakash Atul (Ext)">
    <w15:presenceInfo w15:providerId="AD" w15:userId="S-1-5-21-4162059163-1544859033-1701284029-50486"/>
  </w15:person>
  <w15:person w15:author="Wirasak Chomphu [2]">
    <w15:presenceInfo w15:providerId="AD" w15:userId="S::wcld@chevron.com::ff9f8cb3-7801-46c4-8294-8ccee1c17fab"/>
  </w15:person>
  <w15:person w15:author="Shah Ashay">
    <w15:presenceInfo w15:providerId="None" w15:userId="Shah Ashay"/>
  </w15:person>
  <w15:person w15:author="Kiran Madasu">
    <w15:presenceInfo w15:providerId="AD" w15:userId="S::kiran.madasu@tietoevry.com::13cbbb80-8abc-41c2-9ee1-a13d93a22ba9"/>
  </w15:person>
  <w15:person w15:author="Lopez, Jennifer">
    <w15:presenceInfo w15:providerId="AD" w15:userId="S-1-5-21-2052111302-854245398-1177238915-45934"/>
  </w15:person>
  <w15:person w15:author="Divvya Dharshini">
    <w15:presenceInfo w15:providerId="AD" w15:userId="S::divvya.dharshini@quorumsoftware.com::3628957c-4326-4b11-bb20-0c20cbbb65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0B3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0BD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56A57"/>
    <w:rsid w:val="0006165A"/>
    <w:rsid w:val="000617EA"/>
    <w:rsid w:val="00061D30"/>
    <w:rsid w:val="00063CE0"/>
    <w:rsid w:val="00064A60"/>
    <w:rsid w:val="00066625"/>
    <w:rsid w:val="000675E9"/>
    <w:rsid w:val="00070371"/>
    <w:rsid w:val="00070696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87A68"/>
    <w:rsid w:val="00090F7B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422E"/>
    <w:rsid w:val="000E69E6"/>
    <w:rsid w:val="000F3E52"/>
    <w:rsid w:val="000F6560"/>
    <w:rsid w:val="00100CEB"/>
    <w:rsid w:val="00101DA8"/>
    <w:rsid w:val="001055C7"/>
    <w:rsid w:val="001132C1"/>
    <w:rsid w:val="001138E7"/>
    <w:rsid w:val="00117CB3"/>
    <w:rsid w:val="00120981"/>
    <w:rsid w:val="001214EF"/>
    <w:rsid w:val="001216F3"/>
    <w:rsid w:val="00122D71"/>
    <w:rsid w:val="001249B6"/>
    <w:rsid w:val="00124DE3"/>
    <w:rsid w:val="00127210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5E6A"/>
    <w:rsid w:val="001879DE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A6A79"/>
    <w:rsid w:val="001B0878"/>
    <w:rsid w:val="001B1D7C"/>
    <w:rsid w:val="001B3E59"/>
    <w:rsid w:val="001B668C"/>
    <w:rsid w:val="001B717B"/>
    <w:rsid w:val="001C1E2E"/>
    <w:rsid w:val="001C3234"/>
    <w:rsid w:val="001D4407"/>
    <w:rsid w:val="001D705B"/>
    <w:rsid w:val="001E2C66"/>
    <w:rsid w:val="001E3D6C"/>
    <w:rsid w:val="001E52CE"/>
    <w:rsid w:val="001F20CA"/>
    <w:rsid w:val="001F39DB"/>
    <w:rsid w:val="001F4076"/>
    <w:rsid w:val="0020298E"/>
    <w:rsid w:val="00205F8C"/>
    <w:rsid w:val="002078E3"/>
    <w:rsid w:val="00207B56"/>
    <w:rsid w:val="002127A4"/>
    <w:rsid w:val="002153C4"/>
    <w:rsid w:val="00215B02"/>
    <w:rsid w:val="0022028E"/>
    <w:rsid w:val="002251A8"/>
    <w:rsid w:val="00226424"/>
    <w:rsid w:val="00226A6D"/>
    <w:rsid w:val="002277E3"/>
    <w:rsid w:val="00232E39"/>
    <w:rsid w:val="002377AB"/>
    <w:rsid w:val="0024192C"/>
    <w:rsid w:val="00242746"/>
    <w:rsid w:val="00243945"/>
    <w:rsid w:val="00250867"/>
    <w:rsid w:val="0025276B"/>
    <w:rsid w:val="00253EC1"/>
    <w:rsid w:val="002541D2"/>
    <w:rsid w:val="00260010"/>
    <w:rsid w:val="00261D47"/>
    <w:rsid w:val="0026388A"/>
    <w:rsid w:val="0026754A"/>
    <w:rsid w:val="00267E2C"/>
    <w:rsid w:val="00270E83"/>
    <w:rsid w:val="00270F0B"/>
    <w:rsid w:val="0027180E"/>
    <w:rsid w:val="00271C23"/>
    <w:rsid w:val="0027207C"/>
    <w:rsid w:val="00272623"/>
    <w:rsid w:val="00276FE3"/>
    <w:rsid w:val="002807BC"/>
    <w:rsid w:val="0028402D"/>
    <w:rsid w:val="00285FDE"/>
    <w:rsid w:val="002867A0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9E3"/>
    <w:rsid w:val="002A5F0D"/>
    <w:rsid w:val="002A6A74"/>
    <w:rsid w:val="002B11F2"/>
    <w:rsid w:val="002B2C5E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26CB"/>
    <w:rsid w:val="002E32BB"/>
    <w:rsid w:val="002E6B98"/>
    <w:rsid w:val="002F1090"/>
    <w:rsid w:val="002F134F"/>
    <w:rsid w:val="002F5750"/>
    <w:rsid w:val="002F66BB"/>
    <w:rsid w:val="00307E38"/>
    <w:rsid w:val="00314CC3"/>
    <w:rsid w:val="00317A80"/>
    <w:rsid w:val="00321B32"/>
    <w:rsid w:val="00321BA0"/>
    <w:rsid w:val="0032219A"/>
    <w:rsid w:val="003226F0"/>
    <w:rsid w:val="00323ADA"/>
    <w:rsid w:val="00325333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47FAA"/>
    <w:rsid w:val="0035641B"/>
    <w:rsid w:val="00357BFB"/>
    <w:rsid w:val="0036072C"/>
    <w:rsid w:val="00361941"/>
    <w:rsid w:val="003658C7"/>
    <w:rsid w:val="003660AE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641F"/>
    <w:rsid w:val="00390637"/>
    <w:rsid w:val="0039280F"/>
    <w:rsid w:val="00393BC9"/>
    <w:rsid w:val="003A51A0"/>
    <w:rsid w:val="003A5410"/>
    <w:rsid w:val="003A79F2"/>
    <w:rsid w:val="003B211E"/>
    <w:rsid w:val="003B597B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062A"/>
    <w:rsid w:val="003E23CF"/>
    <w:rsid w:val="003E3402"/>
    <w:rsid w:val="003E542E"/>
    <w:rsid w:val="003E6AB3"/>
    <w:rsid w:val="003F01E3"/>
    <w:rsid w:val="003F4F7B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6FDA"/>
    <w:rsid w:val="00437370"/>
    <w:rsid w:val="00440018"/>
    <w:rsid w:val="004405E6"/>
    <w:rsid w:val="00440D7D"/>
    <w:rsid w:val="004414B3"/>
    <w:rsid w:val="00442E3A"/>
    <w:rsid w:val="0044336F"/>
    <w:rsid w:val="00443DA0"/>
    <w:rsid w:val="00444FDB"/>
    <w:rsid w:val="00445701"/>
    <w:rsid w:val="00446086"/>
    <w:rsid w:val="00447470"/>
    <w:rsid w:val="00452D76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606"/>
    <w:rsid w:val="00476DA4"/>
    <w:rsid w:val="00477499"/>
    <w:rsid w:val="0047772D"/>
    <w:rsid w:val="004828E2"/>
    <w:rsid w:val="00482A32"/>
    <w:rsid w:val="00483DFC"/>
    <w:rsid w:val="0048437B"/>
    <w:rsid w:val="00484AE9"/>
    <w:rsid w:val="00484D5F"/>
    <w:rsid w:val="00485022"/>
    <w:rsid w:val="00490E48"/>
    <w:rsid w:val="004930B1"/>
    <w:rsid w:val="004963F3"/>
    <w:rsid w:val="0049647C"/>
    <w:rsid w:val="004973FA"/>
    <w:rsid w:val="004A1B2A"/>
    <w:rsid w:val="004A5FBD"/>
    <w:rsid w:val="004A6570"/>
    <w:rsid w:val="004B1092"/>
    <w:rsid w:val="004B16C6"/>
    <w:rsid w:val="004B1ADC"/>
    <w:rsid w:val="004B2324"/>
    <w:rsid w:val="004B6593"/>
    <w:rsid w:val="004C0E10"/>
    <w:rsid w:val="004C36C6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07689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54E9"/>
    <w:rsid w:val="00535B70"/>
    <w:rsid w:val="005413D3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1892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A0D"/>
    <w:rsid w:val="005B667B"/>
    <w:rsid w:val="005C2746"/>
    <w:rsid w:val="005C3416"/>
    <w:rsid w:val="005C3E20"/>
    <w:rsid w:val="005C4449"/>
    <w:rsid w:val="005C7D08"/>
    <w:rsid w:val="005D1274"/>
    <w:rsid w:val="005D1403"/>
    <w:rsid w:val="005D6B1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0E4"/>
    <w:rsid w:val="00691FF1"/>
    <w:rsid w:val="006A484E"/>
    <w:rsid w:val="006A4B98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4791"/>
    <w:rsid w:val="006D0858"/>
    <w:rsid w:val="006D15A5"/>
    <w:rsid w:val="006D3C31"/>
    <w:rsid w:val="006D3F63"/>
    <w:rsid w:val="006D62C5"/>
    <w:rsid w:val="006D6571"/>
    <w:rsid w:val="006D6B36"/>
    <w:rsid w:val="006E2D9C"/>
    <w:rsid w:val="006F2C73"/>
    <w:rsid w:val="006F4CFE"/>
    <w:rsid w:val="0070012D"/>
    <w:rsid w:val="00701F91"/>
    <w:rsid w:val="00702974"/>
    <w:rsid w:val="00702A88"/>
    <w:rsid w:val="00702C11"/>
    <w:rsid w:val="0070337A"/>
    <w:rsid w:val="00703AC3"/>
    <w:rsid w:val="007051E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96A"/>
    <w:rsid w:val="007649BE"/>
    <w:rsid w:val="0076600B"/>
    <w:rsid w:val="00767D53"/>
    <w:rsid w:val="007712F2"/>
    <w:rsid w:val="007718A9"/>
    <w:rsid w:val="00771A7F"/>
    <w:rsid w:val="007746B9"/>
    <w:rsid w:val="007768D5"/>
    <w:rsid w:val="00777603"/>
    <w:rsid w:val="00777671"/>
    <w:rsid w:val="00777F7A"/>
    <w:rsid w:val="00780FEE"/>
    <w:rsid w:val="007813DA"/>
    <w:rsid w:val="00786D91"/>
    <w:rsid w:val="007879E8"/>
    <w:rsid w:val="00787C0D"/>
    <w:rsid w:val="00791CB2"/>
    <w:rsid w:val="00793CC8"/>
    <w:rsid w:val="0079570B"/>
    <w:rsid w:val="007977EB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335A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E26D8"/>
    <w:rsid w:val="007E6830"/>
    <w:rsid w:val="007F6141"/>
    <w:rsid w:val="007F76A3"/>
    <w:rsid w:val="008015B3"/>
    <w:rsid w:val="008018AC"/>
    <w:rsid w:val="00802F3B"/>
    <w:rsid w:val="00806B74"/>
    <w:rsid w:val="0081344C"/>
    <w:rsid w:val="00814AEB"/>
    <w:rsid w:val="0082085E"/>
    <w:rsid w:val="00821C02"/>
    <w:rsid w:val="008220C4"/>
    <w:rsid w:val="00822718"/>
    <w:rsid w:val="008233F6"/>
    <w:rsid w:val="00824BD2"/>
    <w:rsid w:val="0083094B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06"/>
    <w:rsid w:val="00852022"/>
    <w:rsid w:val="00852B65"/>
    <w:rsid w:val="00853469"/>
    <w:rsid w:val="00853AA4"/>
    <w:rsid w:val="008541D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0AA2"/>
    <w:rsid w:val="00901F83"/>
    <w:rsid w:val="009030F3"/>
    <w:rsid w:val="00906E58"/>
    <w:rsid w:val="00910980"/>
    <w:rsid w:val="009126AF"/>
    <w:rsid w:val="00913C04"/>
    <w:rsid w:val="0091691F"/>
    <w:rsid w:val="00922CA6"/>
    <w:rsid w:val="00923D63"/>
    <w:rsid w:val="00924487"/>
    <w:rsid w:val="009268B4"/>
    <w:rsid w:val="00926C2C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0451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2E53"/>
    <w:rsid w:val="009D3D31"/>
    <w:rsid w:val="009D643A"/>
    <w:rsid w:val="009D657D"/>
    <w:rsid w:val="009D6FDD"/>
    <w:rsid w:val="009D7887"/>
    <w:rsid w:val="009E04D1"/>
    <w:rsid w:val="009E29B7"/>
    <w:rsid w:val="009E2DD7"/>
    <w:rsid w:val="009E5A8E"/>
    <w:rsid w:val="009E7280"/>
    <w:rsid w:val="009F166F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20750"/>
    <w:rsid w:val="00A23A5F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4751F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6062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1FB7"/>
    <w:rsid w:val="00A92FF2"/>
    <w:rsid w:val="00A93A96"/>
    <w:rsid w:val="00A956A8"/>
    <w:rsid w:val="00A9701B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C034C"/>
    <w:rsid w:val="00AC03E8"/>
    <w:rsid w:val="00AC16E0"/>
    <w:rsid w:val="00AC30FD"/>
    <w:rsid w:val="00AC3710"/>
    <w:rsid w:val="00AC5686"/>
    <w:rsid w:val="00AD190F"/>
    <w:rsid w:val="00AD20E6"/>
    <w:rsid w:val="00AD22E9"/>
    <w:rsid w:val="00AD5566"/>
    <w:rsid w:val="00AD74A5"/>
    <w:rsid w:val="00AD7C99"/>
    <w:rsid w:val="00AE04CC"/>
    <w:rsid w:val="00AF18F6"/>
    <w:rsid w:val="00AF45BD"/>
    <w:rsid w:val="00B01900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1EAE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2393"/>
    <w:rsid w:val="00B64D1D"/>
    <w:rsid w:val="00B65DE0"/>
    <w:rsid w:val="00B70614"/>
    <w:rsid w:val="00B717B3"/>
    <w:rsid w:val="00B7183B"/>
    <w:rsid w:val="00B7214A"/>
    <w:rsid w:val="00B7216B"/>
    <w:rsid w:val="00B72BE0"/>
    <w:rsid w:val="00B7328D"/>
    <w:rsid w:val="00B745BC"/>
    <w:rsid w:val="00B74D70"/>
    <w:rsid w:val="00B76DB0"/>
    <w:rsid w:val="00B84A5E"/>
    <w:rsid w:val="00B850A3"/>
    <w:rsid w:val="00B8590A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C4710"/>
    <w:rsid w:val="00BD3B41"/>
    <w:rsid w:val="00BD605A"/>
    <w:rsid w:val="00BD6B3C"/>
    <w:rsid w:val="00BD7987"/>
    <w:rsid w:val="00BE1F1E"/>
    <w:rsid w:val="00BF273B"/>
    <w:rsid w:val="00BF2F96"/>
    <w:rsid w:val="00BF35DC"/>
    <w:rsid w:val="00C002FE"/>
    <w:rsid w:val="00C00446"/>
    <w:rsid w:val="00C0332E"/>
    <w:rsid w:val="00C053FB"/>
    <w:rsid w:val="00C106B0"/>
    <w:rsid w:val="00C1318A"/>
    <w:rsid w:val="00C13B91"/>
    <w:rsid w:val="00C16108"/>
    <w:rsid w:val="00C17943"/>
    <w:rsid w:val="00C20B8B"/>
    <w:rsid w:val="00C21389"/>
    <w:rsid w:val="00C219B1"/>
    <w:rsid w:val="00C21CD0"/>
    <w:rsid w:val="00C23626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253C"/>
    <w:rsid w:val="00C64CB1"/>
    <w:rsid w:val="00C65A24"/>
    <w:rsid w:val="00C667EF"/>
    <w:rsid w:val="00C67034"/>
    <w:rsid w:val="00C67D1E"/>
    <w:rsid w:val="00C71E1F"/>
    <w:rsid w:val="00C8028D"/>
    <w:rsid w:val="00C825E3"/>
    <w:rsid w:val="00C8324A"/>
    <w:rsid w:val="00C84A1C"/>
    <w:rsid w:val="00C865FE"/>
    <w:rsid w:val="00C95988"/>
    <w:rsid w:val="00C96A28"/>
    <w:rsid w:val="00CA290E"/>
    <w:rsid w:val="00CA2B98"/>
    <w:rsid w:val="00CA3BD4"/>
    <w:rsid w:val="00CB045B"/>
    <w:rsid w:val="00CB1209"/>
    <w:rsid w:val="00CB1BFA"/>
    <w:rsid w:val="00CB40AE"/>
    <w:rsid w:val="00CB4BE8"/>
    <w:rsid w:val="00CB4C9A"/>
    <w:rsid w:val="00CB50F7"/>
    <w:rsid w:val="00CB5914"/>
    <w:rsid w:val="00CB5B2D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D031E8"/>
    <w:rsid w:val="00D10347"/>
    <w:rsid w:val="00D119D8"/>
    <w:rsid w:val="00D12E33"/>
    <w:rsid w:val="00D133F6"/>
    <w:rsid w:val="00D15662"/>
    <w:rsid w:val="00D17537"/>
    <w:rsid w:val="00D1764C"/>
    <w:rsid w:val="00D203D3"/>
    <w:rsid w:val="00D236B7"/>
    <w:rsid w:val="00D26A8E"/>
    <w:rsid w:val="00D321CA"/>
    <w:rsid w:val="00D32A99"/>
    <w:rsid w:val="00D3487E"/>
    <w:rsid w:val="00D34D90"/>
    <w:rsid w:val="00D37C94"/>
    <w:rsid w:val="00D41042"/>
    <w:rsid w:val="00D433EB"/>
    <w:rsid w:val="00D53EC4"/>
    <w:rsid w:val="00D628DE"/>
    <w:rsid w:val="00D62C62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A1D22"/>
    <w:rsid w:val="00DA20D9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E45B3"/>
    <w:rsid w:val="00DE5B77"/>
    <w:rsid w:val="00DF4320"/>
    <w:rsid w:val="00E0262A"/>
    <w:rsid w:val="00E0345F"/>
    <w:rsid w:val="00E03ACE"/>
    <w:rsid w:val="00E041D9"/>
    <w:rsid w:val="00E05298"/>
    <w:rsid w:val="00E05B93"/>
    <w:rsid w:val="00E067BA"/>
    <w:rsid w:val="00E0760A"/>
    <w:rsid w:val="00E07FC0"/>
    <w:rsid w:val="00E13213"/>
    <w:rsid w:val="00E14F0F"/>
    <w:rsid w:val="00E16003"/>
    <w:rsid w:val="00E21D91"/>
    <w:rsid w:val="00E25E3A"/>
    <w:rsid w:val="00E30B54"/>
    <w:rsid w:val="00E3158B"/>
    <w:rsid w:val="00E31F59"/>
    <w:rsid w:val="00E33BBB"/>
    <w:rsid w:val="00E33F40"/>
    <w:rsid w:val="00E359E4"/>
    <w:rsid w:val="00E35F2A"/>
    <w:rsid w:val="00E41DB9"/>
    <w:rsid w:val="00E42E38"/>
    <w:rsid w:val="00E42F54"/>
    <w:rsid w:val="00E507ED"/>
    <w:rsid w:val="00E5429B"/>
    <w:rsid w:val="00E57878"/>
    <w:rsid w:val="00E61F6B"/>
    <w:rsid w:val="00E621CB"/>
    <w:rsid w:val="00E62DF2"/>
    <w:rsid w:val="00E647CC"/>
    <w:rsid w:val="00E64945"/>
    <w:rsid w:val="00E66188"/>
    <w:rsid w:val="00E71172"/>
    <w:rsid w:val="00E71304"/>
    <w:rsid w:val="00E71BA7"/>
    <w:rsid w:val="00E77102"/>
    <w:rsid w:val="00E77205"/>
    <w:rsid w:val="00E82144"/>
    <w:rsid w:val="00E82B4B"/>
    <w:rsid w:val="00E84673"/>
    <w:rsid w:val="00E87851"/>
    <w:rsid w:val="00E95DEB"/>
    <w:rsid w:val="00E962B2"/>
    <w:rsid w:val="00EA53BB"/>
    <w:rsid w:val="00EB17E2"/>
    <w:rsid w:val="00EB3A11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2688"/>
    <w:rsid w:val="00EF399F"/>
    <w:rsid w:val="00EF4239"/>
    <w:rsid w:val="00EF5112"/>
    <w:rsid w:val="00EF674F"/>
    <w:rsid w:val="00EF7BB7"/>
    <w:rsid w:val="00F015AF"/>
    <w:rsid w:val="00F05BEF"/>
    <w:rsid w:val="00F07E6B"/>
    <w:rsid w:val="00F1392D"/>
    <w:rsid w:val="00F150B9"/>
    <w:rsid w:val="00F200A3"/>
    <w:rsid w:val="00F2242B"/>
    <w:rsid w:val="00F27CBF"/>
    <w:rsid w:val="00F309B0"/>
    <w:rsid w:val="00F31E60"/>
    <w:rsid w:val="00F34D95"/>
    <w:rsid w:val="00F35E7B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0E9D"/>
    <w:rsid w:val="00F62DE0"/>
    <w:rsid w:val="00F640F9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0E7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  <w:rsid w:val="00FF7B31"/>
    <w:rsid w:val="29A94191"/>
    <w:rsid w:val="3922A292"/>
    <w:rsid w:val="54340358"/>
    <w:rsid w:val="67EC30F3"/>
    <w:rsid w:val="6CAB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2E26CB"/>
    <w:pPr>
      <w:tabs>
        <w:tab w:val="left" w:pos="720"/>
        <w:tab w:val="right" w:leader="dot" w:pos="9350"/>
      </w:tabs>
      <w:ind w:left="270"/>
      <w:pPrChange w:id="0" w:author="Batra Yogesh (EXT)" w:date="2018-04-06T13:05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3:05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485022"/>
    <w:rPr>
      <w:rFonts w:ascii="Arial" w:hAnsi="Arial"/>
      <w:sz w:val="22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879DE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1879DE"/>
    <w:rPr>
      <w:rFonts w:ascii="Arial" w:hAnsi="Arial"/>
    </w:rPr>
  </w:style>
  <w:style w:type="character" w:customStyle="1" w:styleId="CommentSubjectChar">
    <w:name w:val="Comment Subject Char"/>
    <w:basedOn w:val="CommentTextChar"/>
    <w:link w:val="CommentSubject"/>
    <w:semiHidden/>
    <w:rsid w:val="001879DE"/>
    <w:rPr>
      <w:rFonts w:ascii="Arial" w:hAnsi="Arial"/>
      <w:b/>
      <w:bCs/>
    </w:rPr>
  </w:style>
  <w:style w:type="character" w:customStyle="1" w:styleId="underline">
    <w:name w:val="underline"/>
    <w:basedOn w:val="DefaultParagraphFont"/>
    <w:rsid w:val="00B8590A"/>
  </w:style>
  <w:style w:type="paragraph" w:styleId="Revision">
    <w:name w:val="Revision"/>
    <w:hidden/>
    <w:uiPriority w:val="99"/>
    <w:semiHidden/>
    <w:rsid w:val="001214EF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_ip_UnifiedCompliancePolicyUIAction xmlns="http://schemas.microsoft.com/sharepoint/v3" xsi:nil="true"/>
    <FolderPath xmlns="1aae5ee3-ab82-4627-b6ba-b8cbdf936c36" xsi:nil="true"/>
    <_ip_UnifiedCompliancePolicyProperties xmlns="http://schemas.microsoft.com/sharepoint/v3" xsi:nil="true"/>
    <Folderpath0 xmlns="1aae5ee3-ab82-4627-b6ba-b8cbdf936c3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dbb6fb1c-d6dc-4588-a4b0-213aa76a2734"/>
    <ds:schemaRef ds:uri="b9f1db13-37d0-4e45-944c-b878e8992007"/>
  </ds:schemaRefs>
</ds:datastoreItem>
</file>

<file path=customXml/itemProps2.xml><?xml version="1.0" encoding="utf-8"?>
<ds:datastoreItem xmlns:ds="http://schemas.openxmlformats.org/officeDocument/2006/customXml" ds:itemID="{947685CD-8809-463E-98E4-8657588B407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DFC0BB-005C-4B5B-A0ED-3E73FB09B195}"/>
</file>

<file path=customXml/itemProps4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e68f836-c221-45ef-866b-38cda86b3d5e}" enabled="0" method="" siteId="{ce68f836-c221-45ef-866b-38cda86b3d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1</TotalTime>
  <Pages>11</Pages>
  <Words>1423</Words>
  <Characters>8116</Characters>
  <Application>Microsoft Office Word</Application>
  <DocSecurity>0</DocSecurity>
  <Lines>67</Lines>
  <Paragraphs>19</Paragraphs>
  <ScaleCrop>false</ScaleCrop>
  <Company>Chevron</Company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Well Daily data 1</dc:title>
  <dc:creator>Wirasak Chomphu</dc:creator>
  <cp:lastModifiedBy>Divvya Dharshini</cp:lastModifiedBy>
  <cp:revision>7</cp:revision>
  <cp:lastPrinted>2005-03-03T19:34:00Z</cp:lastPrinted>
  <dcterms:created xsi:type="dcterms:W3CDTF">2021-06-08T04:29:00Z</dcterms:created>
  <dcterms:modified xsi:type="dcterms:W3CDTF">2026-08-10T04:54:00Z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ComplianceAssetId">
    <vt:lpwstr/>
  </property>
  <property fmtid="{D5CDD505-2E9C-101B-9397-08002B2CF9AE}" pid="27" name="TemplateUrl">
    <vt:lpwstr/>
  </property>
  <property fmtid="{D5CDD505-2E9C-101B-9397-08002B2CF9AE}" pid="28" name="MSIP_Label_6e4db608-ddec-4a44-8ad7-7d5a79b7448e_Enabled">
    <vt:lpwstr>true</vt:lpwstr>
  </property>
  <property fmtid="{D5CDD505-2E9C-101B-9397-08002B2CF9AE}" pid="29" name="MSIP_Label_6e4db608-ddec-4a44-8ad7-7d5a79b7448e_SetDate">
    <vt:lpwstr>2021-08-18T06:19:48Z</vt:lpwstr>
  </property>
  <property fmtid="{D5CDD505-2E9C-101B-9397-08002B2CF9AE}" pid="30" name="MSIP_Label_6e4db608-ddec-4a44-8ad7-7d5a79b7448e_Method">
    <vt:lpwstr>Standard</vt:lpwstr>
  </property>
  <property fmtid="{D5CDD505-2E9C-101B-9397-08002B2CF9AE}" pid="31" name="MSIP_Label_6e4db608-ddec-4a44-8ad7-7d5a79b7448e_Name">
    <vt:lpwstr>Internal</vt:lpwstr>
  </property>
  <property fmtid="{D5CDD505-2E9C-101B-9397-08002B2CF9AE}" pid="32" name="MSIP_Label_6e4db608-ddec-4a44-8ad7-7d5a79b7448e_SiteId">
    <vt:lpwstr>fd799da1-bfc1-4234-a91c-72b3a1cb9e26</vt:lpwstr>
  </property>
  <property fmtid="{D5CDD505-2E9C-101B-9397-08002B2CF9AE}" pid="33" name="MSIP_Label_6e4db608-ddec-4a44-8ad7-7d5a79b7448e_ActionId">
    <vt:lpwstr>75d51a44-689a-460d-8299-60325abd85f2</vt:lpwstr>
  </property>
  <property fmtid="{D5CDD505-2E9C-101B-9397-08002B2CF9AE}" pid="34" name="MSIP_Label_6e4db608-ddec-4a44-8ad7-7d5a79b7448e_ContentBits">
    <vt:lpwstr>0</vt:lpwstr>
  </property>
  <property fmtid="{D5CDD505-2E9C-101B-9397-08002B2CF9AE}" pid="35" name="MediaServiceImageTags">
    <vt:lpwstr/>
  </property>
</Properties>
</file>