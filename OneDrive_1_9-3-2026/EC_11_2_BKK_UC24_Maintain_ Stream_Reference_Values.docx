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AE6DB9" w:rsidRDefault="00D730E7">
      <w:pPr>
        <w:pStyle w:val="Header"/>
        <w:tabs>
          <w:tab w:val="clear" w:pos="4320"/>
          <w:tab w:val="clear" w:pos="8640"/>
        </w:tabs>
        <w:rPr>
          <w:rFonts w:cs="Arial"/>
          <w:rPrChange w:id="1" w:author="Batra Yogesh (EXT)" w:date="2018-04-13T12:56:00Z">
            <w:rPr>
              <w:rFonts w:asciiTheme="minorHAnsi" w:hAnsiTheme="minorHAnsi"/>
            </w:rPr>
          </w:rPrChange>
        </w:rPr>
      </w:pPr>
      <w:r w:rsidRPr="00AE6DB9">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AE6DB9" w:rsidRDefault="004D61A0">
      <w:pPr>
        <w:pStyle w:val="Header"/>
        <w:tabs>
          <w:tab w:val="clear" w:pos="4320"/>
          <w:tab w:val="clear" w:pos="8640"/>
        </w:tabs>
        <w:rPr>
          <w:rFonts w:cs="Arial"/>
          <w:rPrChange w:id="2" w:author="Batra Yogesh (EXT)" w:date="2018-04-13T12:56:00Z">
            <w:rPr>
              <w:rFonts w:asciiTheme="minorHAnsi" w:hAnsiTheme="minorHAnsi"/>
            </w:rPr>
          </w:rPrChange>
        </w:rPr>
      </w:pPr>
    </w:p>
    <w:p w14:paraId="0BAA3730" w14:textId="77777777" w:rsidR="004D61A0" w:rsidRPr="00AE6DB9" w:rsidRDefault="004D61A0">
      <w:pPr>
        <w:pStyle w:val="Header"/>
        <w:tabs>
          <w:tab w:val="clear" w:pos="4320"/>
          <w:tab w:val="clear" w:pos="8640"/>
        </w:tabs>
        <w:rPr>
          <w:rFonts w:cs="Arial"/>
          <w:rPrChange w:id="3" w:author="Batra Yogesh (EXT)" w:date="2018-04-13T12:56:00Z">
            <w:rPr>
              <w:rFonts w:asciiTheme="minorHAnsi" w:hAnsiTheme="minorHAnsi"/>
            </w:rPr>
          </w:rPrChange>
        </w:rPr>
      </w:pPr>
    </w:p>
    <w:p w14:paraId="0BAA3731" w14:textId="77777777" w:rsidR="004D61A0" w:rsidRPr="00AE6DB9" w:rsidRDefault="004D61A0">
      <w:pPr>
        <w:pStyle w:val="Header"/>
        <w:tabs>
          <w:tab w:val="clear" w:pos="4320"/>
          <w:tab w:val="clear" w:pos="8640"/>
        </w:tabs>
        <w:rPr>
          <w:rFonts w:cs="Arial"/>
          <w:rPrChange w:id="4" w:author="Batra Yogesh (EXT)" w:date="2018-04-13T12:56:00Z">
            <w:rPr>
              <w:rFonts w:asciiTheme="minorHAnsi" w:hAnsiTheme="minorHAnsi"/>
            </w:rPr>
          </w:rPrChange>
        </w:rPr>
      </w:pPr>
    </w:p>
    <w:p w14:paraId="0BAA3732" w14:textId="77777777" w:rsidR="004D61A0" w:rsidRPr="00AE6DB9" w:rsidRDefault="004D61A0">
      <w:pPr>
        <w:pStyle w:val="Header"/>
        <w:tabs>
          <w:tab w:val="clear" w:pos="4320"/>
          <w:tab w:val="clear" w:pos="8640"/>
        </w:tabs>
        <w:rPr>
          <w:rFonts w:cs="Arial"/>
          <w:rPrChange w:id="5" w:author="Batra Yogesh (EXT)" w:date="2018-04-13T12:56:00Z">
            <w:rPr>
              <w:rFonts w:asciiTheme="minorHAnsi" w:hAnsiTheme="minorHAnsi"/>
            </w:rPr>
          </w:rPrChange>
        </w:rPr>
      </w:pPr>
    </w:p>
    <w:p w14:paraId="0BAA3733" w14:textId="77777777" w:rsidR="004D61A0" w:rsidRPr="00AE6DB9" w:rsidRDefault="004D61A0">
      <w:pPr>
        <w:pStyle w:val="Header"/>
        <w:tabs>
          <w:tab w:val="clear" w:pos="4320"/>
          <w:tab w:val="clear" w:pos="8640"/>
        </w:tabs>
        <w:rPr>
          <w:rFonts w:cs="Arial"/>
          <w:rPrChange w:id="6" w:author="Batra Yogesh (EXT)" w:date="2018-04-13T12:56:00Z">
            <w:rPr>
              <w:rFonts w:asciiTheme="minorHAnsi" w:hAnsiTheme="minorHAnsi"/>
            </w:rPr>
          </w:rPrChange>
        </w:rPr>
      </w:pPr>
    </w:p>
    <w:p w14:paraId="0BAA3734" w14:textId="77777777" w:rsidR="004D61A0" w:rsidRPr="00AE6DB9" w:rsidRDefault="004D61A0">
      <w:pPr>
        <w:pStyle w:val="Header"/>
        <w:tabs>
          <w:tab w:val="clear" w:pos="4320"/>
          <w:tab w:val="clear" w:pos="8640"/>
        </w:tabs>
        <w:rPr>
          <w:rFonts w:cs="Arial"/>
          <w:rPrChange w:id="7" w:author="Batra Yogesh (EXT)" w:date="2018-04-13T12:56:00Z">
            <w:rPr>
              <w:rFonts w:asciiTheme="minorHAnsi" w:hAnsiTheme="minorHAnsi"/>
            </w:rPr>
          </w:rPrChange>
        </w:rPr>
      </w:pPr>
    </w:p>
    <w:p w14:paraId="0BAA3735" w14:textId="77777777" w:rsidR="004D61A0" w:rsidRPr="00AE6DB9" w:rsidRDefault="004D61A0">
      <w:pPr>
        <w:pStyle w:val="Header"/>
        <w:tabs>
          <w:tab w:val="clear" w:pos="4320"/>
          <w:tab w:val="clear" w:pos="8640"/>
        </w:tabs>
        <w:rPr>
          <w:rFonts w:cs="Arial"/>
          <w:rPrChange w:id="8" w:author="Batra Yogesh (EXT)" w:date="2018-04-13T12:56:00Z">
            <w:rPr>
              <w:rFonts w:asciiTheme="minorHAnsi" w:hAnsiTheme="minorHAnsi"/>
            </w:rPr>
          </w:rPrChange>
        </w:rPr>
      </w:pPr>
    </w:p>
    <w:p w14:paraId="0BAA3736" w14:textId="77777777" w:rsidR="004D61A0" w:rsidRPr="00AE6DB9" w:rsidRDefault="004D61A0">
      <w:pPr>
        <w:pStyle w:val="Header"/>
        <w:tabs>
          <w:tab w:val="clear" w:pos="4320"/>
          <w:tab w:val="clear" w:pos="8640"/>
        </w:tabs>
        <w:rPr>
          <w:rFonts w:cs="Arial"/>
          <w:rPrChange w:id="9" w:author="Batra Yogesh (EXT)" w:date="2018-04-13T12:56:00Z">
            <w:rPr>
              <w:rFonts w:asciiTheme="minorHAnsi" w:hAnsiTheme="minorHAnsi"/>
            </w:rPr>
          </w:rPrChange>
        </w:rPr>
      </w:pPr>
    </w:p>
    <w:p w14:paraId="0BAA3737" w14:textId="77777777" w:rsidR="004D61A0" w:rsidRPr="00AE6DB9" w:rsidRDefault="004D61A0">
      <w:pPr>
        <w:pStyle w:val="Header"/>
        <w:tabs>
          <w:tab w:val="clear" w:pos="4320"/>
          <w:tab w:val="clear" w:pos="8640"/>
        </w:tabs>
        <w:rPr>
          <w:rFonts w:cs="Arial"/>
          <w:rPrChange w:id="10" w:author="Batra Yogesh (EXT)" w:date="2018-04-13T12:56:00Z">
            <w:rPr>
              <w:rFonts w:asciiTheme="minorHAnsi" w:hAnsiTheme="minorHAnsi"/>
            </w:rPr>
          </w:rPrChange>
        </w:rPr>
      </w:pPr>
    </w:p>
    <w:p w14:paraId="0BAA3738" w14:textId="77777777" w:rsidR="004D61A0" w:rsidRPr="00AE6DB9" w:rsidRDefault="004D61A0">
      <w:pPr>
        <w:pStyle w:val="Header"/>
        <w:tabs>
          <w:tab w:val="clear" w:pos="4320"/>
          <w:tab w:val="clear" w:pos="8640"/>
        </w:tabs>
        <w:rPr>
          <w:rFonts w:cs="Arial"/>
          <w:rPrChange w:id="11" w:author="Batra Yogesh (EXT)" w:date="2018-04-13T12:56:00Z">
            <w:rPr>
              <w:rFonts w:asciiTheme="minorHAnsi" w:hAnsiTheme="minorHAnsi"/>
            </w:rPr>
          </w:rPrChange>
        </w:rPr>
      </w:pPr>
    </w:p>
    <w:p w14:paraId="0BAA3739" w14:textId="77777777" w:rsidR="004D61A0" w:rsidRPr="00AE6DB9" w:rsidRDefault="004D61A0">
      <w:pPr>
        <w:pStyle w:val="Header"/>
        <w:tabs>
          <w:tab w:val="clear" w:pos="4320"/>
          <w:tab w:val="clear" w:pos="8640"/>
        </w:tabs>
        <w:rPr>
          <w:rFonts w:cs="Arial"/>
        </w:rPr>
      </w:pPr>
    </w:p>
    <w:p w14:paraId="0BAA373A" w14:textId="11179430" w:rsidR="004D61A0" w:rsidRPr="00AE6DB9" w:rsidRDefault="00D730E7">
      <w:pPr>
        <w:pStyle w:val="Title"/>
        <w:rPr>
          <w:rFonts w:cs="Arial"/>
          <w:color w:val="3399FF"/>
          <w:sz w:val="52"/>
          <w:szCs w:val="52"/>
        </w:rPr>
      </w:pPr>
      <w:r w:rsidRPr="00AE6DB9">
        <w:rPr>
          <w:rFonts w:cs="Arial"/>
          <w:color w:val="3399FF"/>
          <w:sz w:val="52"/>
          <w:szCs w:val="52"/>
        </w:rPr>
        <w:t xml:space="preserve">EC Upgrade </w:t>
      </w:r>
      <w:r w:rsidR="00956FE5" w:rsidRPr="00AE6DB9">
        <w:rPr>
          <w:rFonts w:cs="Arial"/>
          <w:color w:val="3399FF"/>
          <w:sz w:val="52"/>
          <w:szCs w:val="52"/>
        </w:rPr>
        <w:t>BKK</w:t>
      </w:r>
      <w:r w:rsidRPr="00AE6DB9">
        <w:rPr>
          <w:rFonts w:cs="Arial"/>
          <w:color w:val="3399FF"/>
          <w:sz w:val="52"/>
          <w:szCs w:val="52"/>
        </w:rPr>
        <w:t xml:space="preserve"> </w:t>
      </w:r>
      <w:r w:rsidR="004D61A0" w:rsidRPr="00AE6DB9">
        <w:rPr>
          <w:rFonts w:cs="Arial"/>
          <w:color w:val="3399FF"/>
          <w:sz w:val="52"/>
          <w:szCs w:val="52"/>
        </w:rPr>
        <w:t>Use Case</w:t>
      </w:r>
    </w:p>
    <w:p w14:paraId="0BAA373B" w14:textId="77777777" w:rsidR="004D61A0" w:rsidRPr="00AE6DB9" w:rsidRDefault="004D61A0">
      <w:pPr>
        <w:jc w:val="center"/>
        <w:rPr>
          <w:rFonts w:cs="Arial"/>
        </w:rPr>
      </w:pPr>
    </w:p>
    <w:p w14:paraId="0BAA373C" w14:textId="77777777" w:rsidR="007C0F5B" w:rsidRPr="00AE6DB9" w:rsidRDefault="007C0F5B">
      <w:pPr>
        <w:jc w:val="center"/>
        <w:rPr>
          <w:rFonts w:cs="Arial"/>
        </w:rPr>
      </w:pPr>
    </w:p>
    <w:p w14:paraId="0BAA373D" w14:textId="77777777" w:rsidR="007C0F5B" w:rsidRPr="00AE6DB9" w:rsidRDefault="007C0F5B">
      <w:pPr>
        <w:jc w:val="center"/>
        <w:rPr>
          <w:rFonts w:cs="Arial"/>
        </w:rPr>
      </w:pPr>
    </w:p>
    <w:p w14:paraId="0BAA373E" w14:textId="77777777" w:rsidR="007C0F5B" w:rsidRPr="00AE6DB9" w:rsidRDefault="004D61A0">
      <w:pPr>
        <w:pStyle w:val="BodyText"/>
        <w:rPr>
          <w:rFonts w:cs="Arial"/>
          <w:color w:val="3399FF"/>
        </w:rPr>
      </w:pPr>
      <w:r w:rsidRPr="00AE6DB9">
        <w:rPr>
          <w:rFonts w:cs="Arial"/>
          <w:b/>
          <w:color w:val="3399FF"/>
        </w:rPr>
        <w:t>Project Name</w:t>
      </w:r>
    </w:p>
    <w:p w14:paraId="0BAA373F" w14:textId="6D3A1BF9" w:rsidR="00EF4239" w:rsidRPr="00AE6DB9" w:rsidRDefault="00956FE5">
      <w:pPr>
        <w:pStyle w:val="BodyText"/>
        <w:rPr>
          <w:rFonts w:cs="Arial"/>
          <w:color w:val="3399FF"/>
        </w:rPr>
      </w:pPr>
      <w:r w:rsidRPr="00AE6DB9">
        <w:rPr>
          <w:rFonts w:cs="Arial"/>
          <w:color w:val="3399FF"/>
        </w:rPr>
        <w:t>BKK</w:t>
      </w:r>
      <w:ins w:id="12" w:author="Batra Yogesh (EXT)" w:date="2018-04-13T16:36:00Z">
        <w:r w:rsidR="003B3F09">
          <w:rPr>
            <w:rFonts w:cs="Arial"/>
            <w:color w:val="3399FF"/>
          </w:rPr>
          <w:t xml:space="preserve"> 11.2</w:t>
        </w:r>
      </w:ins>
      <w:r w:rsidR="00645ABA" w:rsidRPr="00AE6DB9">
        <w:rPr>
          <w:rFonts w:cs="Arial"/>
          <w:color w:val="3399FF"/>
        </w:rPr>
        <w:t xml:space="preserve"> </w:t>
      </w:r>
      <w:r w:rsidR="00FA58CA" w:rsidRPr="00AE6DB9">
        <w:rPr>
          <w:rFonts w:cs="Arial"/>
          <w:color w:val="3399FF"/>
        </w:rPr>
        <w:t>Project</w:t>
      </w:r>
      <w:r w:rsidR="000A438C" w:rsidRPr="00AE6DB9">
        <w:rPr>
          <w:rFonts w:cs="Arial"/>
          <w:color w:val="3399FF"/>
        </w:rPr>
        <w:t xml:space="preserve"> </w:t>
      </w:r>
      <w:r w:rsidR="002A6A74" w:rsidRPr="00AE6DB9">
        <w:rPr>
          <w:rFonts w:cs="Arial"/>
          <w:color w:val="3399FF"/>
        </w:rPr>
        <w:t>Energy Components</w:t>
      </w:r>
    </w:p>
    <w:p w14:paraId="0BAA3740" w14:textId="77777777" w:rsidR="004D61A0" w:rsidRPr="00AE6DB9" w:rsidRDefault="004D61A0">
      <w:pPr>
        <w:pStyle w:val="BodyText"/>
        <w:rPr>
          <w:rFonts w:cs="Arial"/>
          <w:color w:val="3399FF"/>
        </w:rPr>
      </w:pPr>
    </w:p>
    <w:p w14:paraId="0BAA3741" w14:textId="77777777" w:rsidR="007C0F5B" w:rsidRPr="00AE6DB9" w:rsidRDefault="004D61A0">
      <w:pPr>
        <w:jc w:val="center"/>
        <w:rPr>
          <w:rFonts w:cs="Arial"/>
          <w:color w:val="3399FF"/>
        </w:rPr>
      </w:pPr>
      <w:r w:rsidRPr="00AE6DB9">
        <w:rPr>
          <w:rFonts w:cs="Arial"/>
          <w:b/>
          <w:color w:val="3399FF"/>
        </w:rPr>
        <w:t>Use-Case Name</w:t>
      </w:r>
    </w:p>
    <w:p w14:paraId="0BAA3742" w14:textId="62338ED4" w:rsidR="004D61A0" w:rsidRPr="00AE6DB9" w:rsidRDefault="00883468">
      <w:pPr>
        <w:jc w:val="center"/>
        <w:rPr>
          <w:rFonts w:cs="Arial"/>
          <w:color w:val="3399FF"/>
        </w:rPr>
      </w:pPr>
      <w:r w:rsidRPr="00AE6DB9">
        <w:rPr>
          <w:rFonts w:cs="Arial"/>
          <w:color w:val="3399FF"/>
        </w:rPr>
        <w:t>BKK_UC36</w:t>
      </w:r>
      <w:r w:rsidR="006127D0" w:rsidRPr="00AE6DB9">
        <w:rPr>
          <w:rFonts w:cs="Arial"/>
          <w:color w:val="3399FF"/>
        </w:rPr>
        <w:t xml:space="preserve"> </w:t>
      </w:r>
      <w:r w:rsidRPr="00AE6DB9">
        <w:rPr>
          <w:rFonts w:cs="Arial"/>
          <w:color w:val="3399FF"/>
        </w:rPr>
        <w:t>Maintain</w:t>
      </w:r>
      <w:r w:rsidR="006127D0" w:rsidRPr="00AE6DB9">
        <w:rPr>
          <w:rFonts w:cs="Arial"/>
          <w:color w:val="3399FF"/>
        </w:rPr>
        <w:t xml:space="preserve"> Stream</w:t>
      </w:r>
      <w:r w:rsidRPr="00AE6DB9">
        <w:rPr>
          <w:rFonts w:cs="Arial"/>
          <w:color w:val="3399FF"/>
        </w:rPr>
        <w:t xml:space="preserve"> Reference Values</w:t>
      </w:r>
      <w:r w:rsidR="004D61A0" w:rsidRPr="00AE6DB9">
        <w:rPr>
          <w:rFonts w:cs="Arial"/>
          <w:color w:val="3399FF"/>
        </w:rPr>
        <w:br/>
      </w:r>
    </w:p>
    <w:p w14:paraId="0BAA3743" w14:textId="77777777" w:rsidR="007C0F5B" w:rsidRPr="00AE6DB9" w:rsidRDefault="004D61A0" w:rsidP="00B107D1">
      <w:pPr>
        <w:jc w:val="center"/>
        <w:rPr>
          <w:rFonts w:cs="Arial"/>
          <w:color w:val="3399FF"/>
        </w:rPr>
      </w:pPr>
      <w:r w:rsidRPr="00AE6DB9">
        <w:rPr>
          <w:rFonts w:cs="Arial"/>
          <w:b/>
          <w:color w:val="3399FF"/>
        </w:rPr>
        <w:t>Origination Date</w:t>
      </w:r>
    </w:p>
    <w:p w14:paraId="0BAA3744" w14:textId="2AF984C6" w:rsidR="004D61A0" w:rsidRPr="00AE6DB9" w:rsidRDefault="006127D0" w:rsidP="00B107D1">
      <w:pPr>
        <w:jc w:val="center"/>
        <w:rPr>
          <w:rFonts w:cs="Arial"/>
          <w:color w:val="3399FF"/>
        </w:rPr>
      </w:pPr>
      <w:r w:rsidRPr="00AE6DB9">
        <w:rPr>
          <w:rFonts w:cs="Arial"/>
          <w:color w:val="3399FF"/>
        </w:rPr>
        <w:t>27</w:t>
      </w:r>
      <w:r w:rsidR="0047772D" w:rsidRPr="00AE6DB9">
        <w:rPr>
          <w:rFonts w:cs="Arial"/>
          <w:color w:val="3399FF"/>
        </w:rPr>
        <w:t>-</w:t>
      </w:r>
      <w:r w:rsidRPr="00AE6DB9">
        <w:rPr>
          <w:rFonts w:cs="Arial"/>
          <w:color w:val="3399FF"/>
        </w:rPr>
        <w:t>Dec</w:t>
      </w:r>
      <w:r w:rsidR="00A8498C" w:rsidRPr="00AE6DB9">
        <w:rPr>
          <w:rFonts w:cs="Arial"/>
          <w:color w:val="3399FF"/>
        </w:rPr>
        <w:t>-</w:t>
      </w:r>
      <w:r w:rsidR="0047772D" w:rsidRPr="00AE6DB9">
        <w:rPr>
          <w:rFonts w:cs="Arial"/>
          <w:color w:val="3399FF"/>
        </w:rPr>
        <w:t>2017</w:t>
      </w:r>
    </w:p>
    <w:p w14:paraId="0BAA3745" w14:textId="77777777" w:rsidR="004D61A0" w:rsidRPr="00AE6DB9" w:rsidRDefault="004D61A0">
      <w:pPr>
        <w:rPr>
          <w:rFonts w:cs="Arial"/>
        </w:rPr>
      </w:pPr>
    </w:p>
    <w:p w14:paraId="0BAA3746" w14:textId="77777777" w:rsidR="004D61A0" w:rsidRPr="00AE6DB9" w:rsidRDefault="004D61A0">
      <w:pPr>
        <w:rPr>
          <w:rFonts w:cs="Arial"/>
        </w:rPr>
      </w:pPr>
    </w:p>
    <w:p w14:paraId="0BAA3747" w14:textId="77777777" w:rsidR="004D61A0" w:rsidRPr="00AE6DB9" w:rsidRDefault="004D61A0">
      <w:pPr>
        <w:rPr>
          <w:rFonts w:cs="Arial"/>
        </w:rPr>
      </w:pPr>
    </w:p>
    <w:p w14:paraId="0BAA3748" w14:textId="77777777" w:rsidR="004D61A0" w:rsidRPr="00AE6DB9" w:rsidRDefault="004D61A0">
      <w:pPr>
        <w:rPr>
          <w:rFonts w:cs="Arial"/>
        </w:rPr>
      </w:pPr>
    </w:p>
    <w:p w14:paraId="0BAA3749" w14:textId="77777777" w:rsidR="004D61A0" w:rsidRPr="00AE6DB9" w:rsidRDefault="004D61A0">
      <w:pPr>
        <w:rPr>
          <w:rFonts w:cs="Arial"/>
        </w:rPr>
      </w:pPr>
    </w:p>
    <w:p w14:paraId="0BAA374A" w14:textId="77777777" w:rsidR="004D61A0" w:rsidRPr="00AE6DB9" w:rsidRDefault="004D61A0">
      <w:pPr>
        <w:rPr>
          <w:rFonts w:cs="Arial"/>
        </w:rPr>
      </w:pPr>
    </w:p>
    <w:p w14:paraId="0BAA374B" w14:textId="77777777" w:rsidR="004D61A0" w:rsidRPr="00AE6DB9" w:rsidRDefault="004D61A0">
      <w:pPr>
        <w:rPr>
          <w:rFonts w:cs="Arial"/>
        </w:rPr>
      </w:pPr>
    </w:p>
    <w:p w14:paraId="0BAA374C" w14:textId="77777777" w:rsidR="004D61A0" w:rsidRPr="00AE6DB9" w:rsidRDefault="004D61A0">
      <w:pPr>
        <w:rPr>
          <w:rFonts w:cs="Arial"/>
        </w:rPr>
      </w:pPr>
    </w:p>
    <w:p w14:paraId="0BAA374D" w14:textId="77777777" w:rsidR="004D61A0" w:rsidRPr="00AE6DB9" w:rsidRDefault="004D61A0">
      <w:pPr>
        <w:rPr>
          <w:rFonts w:cs="Arial"/>
        </w:rPr>
      </w:pPr>
    </w:p>
    <w:p w14:paraId="0BAA374E" w14:textId="77777777" w:rsidR="004D61A0" w:rsidRPr="00AE6DB9" w:rsidRDefault="004D61A0">
      <w:pPr>
        <w:rPr>
          <w:rFonts w:cs="Arial"/>
        </w:rPr>
      </w:pPr>
    </w:p>
    <w:p w14:paraId="0BAA374F" w14:textId="6CFFAA3C" w:rsidR="007C0F5B" w:rsidRPr="00AE6DB9" w:rsidRDefault="007C0F5B">
      <w:pPr>
        <w:rPr>
          <w:rFonts w:cs="Arial"/>
        </w:rPr>
      </w:pPr>
    </w:p>
    <w:p w14:paraId="2732B955" w14:textId="66A6EA67" w:rsidR="004842BE" w:rsidRPr="00AE6DB9" w:rsidRDefault="004842BE">
      <w:pPr>
        <w:rPr>
          <w:rFonts w:cs="Arial"/>
        </w:rPr>
      </w:pPr>
    </w:p>
    <w:p w14:paraId="2C7B6E53" w14:textId="55393660" w:rsidR="004842BE" w:rsidRPr="00AE6DB9" w:rsidRDefault="004842BE">
      <w:pPr>
        <w:rPr>
          <w:rFonts w:cs="Arial"/>
        </w:rPr>
      </w:pPr>
    </w:p>
    <w:p w14:paraId="0EE7EE46" w14:textId="40C93B12" w:rsidR="004842BE" w:rsidRPr="00AE6DB9" w:rsidRDefault="004842BE">
      <w:pPr>
        <w:rPr>
          <w:rFonts w:cs="Arial"/>
        </w:rPr>
      </w:pPr>
    </w:p>
    <w:p w14:paraId="02EBE86D" w14:textId="64E3ACC9" w:rsidR="004842BE" w:rsidRPr="00AE6DB9" w:rsidRDefault="004842BE">
      <w:pPr>
        <w:rPr>
          <w:rFonts w:cs="Arial"/>
        </w:rPr>
      </w:pPr>
    </w:p>
    <w:p w14:paraId="0D687F34" w14:textId="758FE069" w:rsidR="004842BE" w:rsidRPr="00AE6DB9" w:rsidRDefault="004842BE">
      <w:pPr>
        <w:rPr>
          <w:rFonts w:cs="Arial"/>
        </w:rPr>
      </w:pPr>
    </w:p>
    <w:p w14:paraId="2BA113BB" w14:textId="18611C93" w:rsidR="004842BE" w:rsidRPr="00AE6DB9" w:rsidRDefault="004842BE">
      <w:pPr>
        <w:rPr>
          <w:rFonts w:cs="Arial"/>
        </w:rPr>
      </w:pPr>
    </w:p>
    <w:p w14:paraId="6091F7BC" w14:textId="72ACAE4F" w:rsidR="004842BE" w:rsidRPr="00AE6DB9" w:rsidRDefault="004842BE">
      <w:pPr>
        <w:rPr>
          <w:rFonts w:cs="Arial"/>
        </w:rPr>
      </w:pPr>
    </w:p>
    <w:p w14:paraId="65A7F094" w14:textId="4CCD3BDB" w:rsidR="004842BE" w:rsidRPr="00AE6DB9" w:rsidRDefault="004842BE">
      <w:pPr>
        <w:rPr>
          <w:rFonts w:cs="Arial"/>
        </w:rPr>
      </w:pPr>
    </w:p>
    <w:p w14:paraId="787E0E68" w14:textId="1B24DE55" w:rsidR="004842BE" w:rsidRPr="00AE6DB9" w:rsidRDefault="004842BE">
      <w:pPr>
        <w:rPr>
          <w:rFonts w:cs="Arial"/>
        </w:rPr>
      </w:pPr>
    </w:p>
    <w:p w14:paraId="70722A6F" w14:textId="38EB9068" w:rsidR="004842BE" w:rsidRPr="00AE6DB9" w:rsidRDefault="004842BE">
      <w:pPr>
        <w:rPr>
          <w:rFonts w:cs="Arial"/>
        </w:rPr>
      </w:pPr>
    </w:p>
    <w:p w14:paraId="400FC35E" w14:textId="25C90E82" w:rsidR="004842BE" w:rsidRPr="00AE6DB9" w:rsidRDefault="004842BE">
      <w:pPr>
        <w:rPr>
          <w:rFonts w:cs="Arial"/>
        </w:rPr>
      </w:pPr>
    </w:p>
    <w:p w14:paraId="2D3E5E7B" w14:textId="77777777" w:rsidR="004842BE" w:rsidRPr="00AE6DB9" w:rsidRDefault="004842BE">
      <w:pPr>
        <w:rPr>
          <w:rFonts w:cs="Arial"/>
        </w:rPr>
      </w:pPr>
    </w:p>
    <w:p w14:paraId="0BAA3750" w14:textId="71141FE7" w:rsidR="004D61A0" w:rsidRPr="00AE6DB9" w:rsidDel="00915A6A" w:rsidRDefault="004D61A0" w:rsidP="00447470">
      <w:pPr>
        <w:rPr>
          <w:moveFrom w:id="13" w:author="Shah Ashay" w:date="2018-04-16T16:57:00Z"/>
          <w:rFonts w:cs="Arial"/>
        </w:rPr>
      </w:pPr>
      <w:moveFromRangeStart w:id="14" w:author="Shah Ashay" w:date="2018-04-16T16:57:00Z" w:name="move511661178"/>
      <w:moveFrom w:id="15" w:author="Shah Ashay" w:date="2018-04-16T16:57:00Z">
        <w:r w:rsidRPr="00AE6DB9" w:rsidDel="00915A6A">
          <w:rPr>
            <w:rFonts w:cs="Arial"/>
          </w:rPr>
          <w:t>Revision History</w:t>
        </w:r>
      </w:moveFrom>
    </w:p>
    <w:moveFromRangeEnd w:id="14"/>
    <w:p w14:paraId="702A2840" w14:textId="77777777" w:rsidR="00915A6A" w:rsidRPr="00AE6DB9" w:rsidRDefault="00915A6A" w:rsidP="00915A6A">
      <w:pPr>
        <w:rPr>
          <w:moveTo w:id="16" w:author="Shah Ashay" w:date="2018-04-16T16:57:00Z"/>
          <w:rFonts w:cs="Arial"/>
        </w:rPr>
      </w:pPr>
      <w:moveToRangeStart w:id="17" w:author="Shah Ashay" w:date="2018-04-16T16:57:00Z" w:name="move511661178"/>
      <w:moveTo w:id="18" w:author="Shah Ashay" w:date="2018-04-16T16:57:00Z">
        <w:r w:rsidRPr="00AE6DB9">
          <w:rPr>
            <w:rFonts w:cs="Arial"/>
          </w:rPr>
          <w:t>Revision History</w:t>
        </w:r>
      </w:moveTo>
    </w:p>
    <w:moveToRangeEnd w:id="17"/>
    <w:p w14:paraId="0BAA3751" w14:textId="77777777" w:rsidR="004D61A0" w:rsidRPr="00AE6DB9"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9" w:author="Shah Ashay" w:date="2018-04-16T16:57: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20">
          <w:tblGrid>
            <w:gridCol w:w="1143"/>
            <w:gridCol w:w="22"/>
            <w:gridCol w:w="1655"/>
            <w:gridCol w:w="55"/>
            <w:gridCol w:w="2857"/>
            <w:gridCol w:w="113"/>
            <w:gridCol w:w="1035"/>
            <w:gridCol w:w="135"/>
            <w:gridCol w:w="1013"/>
            <w:gridCol w:w="157"/>
            <w:gridCol w:w="1165"/>
            <w:gridCol w:w="185"/>
          </w:tblGrid>
        </w:tblGridChange>
      </w:tblGrid>
      <w:tr w:rsidR="005F74A6" w:rsidRPr="00AE6DB9" w14:paraId="0BAA3756" w14:textId="5ED8BD66" w:rsidTr="00915A6A">
        <w:trPr>
          <w:cantSplit/>
          <w:tblHeader/>
          <w:trPrChange w:id="21" w:author="Shah Ashay" w:date="2018-04-16T16:57:00Z">
            <w:trPr>
              <w:cantSplit/>
              <w:tblHeader/>
            </w:trPr>
          </w:trPrChange>
        </w:trPr>
        <w:tc>
          <w:tcPr>
            <w:tcW w:w="611" w:type="pct"/>
            <w:shd w:val="clear" w:color="auto" w:fill="3399FF"/>
            <w:tcPrChange w:id="22" w:author="Shah Ashay" w:date="2018-04-16T16:57:00Z">
              <w:tcPr>
                <w:tcW w:w="1165" w:type="dxa"/>
                <w:gridSpan w:val="2"/>
                <w:shd w:val="clear" w:color="auto" w:fill="3399FF"/>
              </w:tcPr>
            </w:tcPrChange>
          </w:tcPr>
          <w:p w14:paraId="0BAA3752" w14:textId="7C5064CA" w:rsidR="005F74A6" w:rsidRPr="00AE6DB9" w:rsidRDefault="005F74A6" w:rsidP="005F74A6">
            <w:pPr>
              <w:pStyle w:val="ColumnHead"/>
              <w:rPr>
                <w:rFonts w:cs="Arial"/>
                <w:color w:val="FFFFFF" w:themeColor="background1"/>
              </w:rPr>
            </w:pPr>
            <w:r w:rsidRPr="00AE6DB9">
              <w:rPr>
                <w:rFonts w:cs="Arial"/>
                <w:color w:val="FFFFFF" w:themeColor="background1"/>
              </w:rPr>
              <w:t>Revision</w:t>
            </w:r>
          </w:p>
        </w:tc>
        <w:tc>
          <w:tcPr>
            <w:tcW w:w="897" w:type="pct"/>
            <w:shd w:val="clear" w:color="auto" w:fill="3399FF"/>
            <w:tcPrChange w:id="23" w:author="Shah Ashay" w:date="2018-04-16T16:57:00Z">
              <w:tcPr>
                <w:tcW w:w="1710" w:type="dxa"/>
                <w:gridSpan w:val="2"/>
                <w:shd w:val="clear" w:color="auto" w:fill="3399FF"/>
              </w:tcPr>
            </w:tcPrChange>
          </w:tcPr>
          <w:p w14:paraId="0BAA3753" w14:textId="706486C2" w:rsidR="005F74A6" w:rsidRPr="00AE6DB9" w:rsidRDefault="005F74A6" w:rsidP="005F74A6">
            <w:pPr>
              <w:pStyle w:val="ColumnHead"/>
              <w:rPr>
                <w:rFonts w:cs="Arial"/>
                <w:color w:val="FFFFFF" w:themeColor="background1"/>
              </w:rPr>
            </w:pPr>
            <w:r w:rsidRPr="00AE6DB9">
              <w:rPr>
                <w:rFonts w:cs="Arial"/>
                <w:color w:val="FFFFFF" w:themeColor="background1"/>
              </w:rPr>
              <w:t>Date</w:t>
            </w:r>
          </w:p>
        </w:tc>
        <w:tc>
          <w:tcPr>
            <w:tcW w:w="1557" w:type="pct"/>
            <w:shd w:val="clear" w:color="auto" w:fill="3399FF"/>
            <w:tcPrChange w:id="24" w:author="Shah Ashay" w:date="2018-04-16T16:57:00Z">
              <w:tcPr>
                <w:tcW w:w="2970" w:type="dxa"/>
                <w:gridSpan w:val="2"/>
                <w:shd w:val="clear" w:color="auto" w:fill="3399FF"/>
              </w:tcPr>
            </w:tcPrChange>
          </w:tcPr>
          <w:p w14:paraId="0BAA3754" w14:textId="77777777" w:rsidR="005F74A6" w:rsidRPr="00AE6DB9" w:rsidRDefault="005F74A6" w:rsidP="005F74A6">
            <w:pPr>
              <w:pStyle w:val="ColumnHead"/>
              <w:rPr>
                <w:rFonts w:cs="Arial"/>
                <w:color w:val="FFFFFF" w:themeColor="background1"/>
              </w:rPr>
            </w:pPr>
            <w:r w:rsidRPr="00AE6DB9">
              <w:rPr>
                <w:rFonts w:cs="Arial"/>
                <w:color w:val="FFFFFF" w:themeColor="background1"/>
              </w:rPr>
              <w:t>Description</w:t>
            </w:r>
          </w:p>
        </w:tc>
        <w:tc>
          <w:tcPr>
            <w:tcW w:w="614" w:type="pct"/>
            <w:shd w:val="clear" w:color="auto" w:fill="3399FF"/>
            <w:tcPrChange w:id="25" w:author="Shah Ashay" w:date="2018-04-16T16:57:00Z">
              <w:tcPr>
                <w:tcW w:w="1170" w:type="dxa"/>
                <w:gridSpan w:val="2"/>
                <w:shd w:val="clear" w:color="auto" w:fill="3399FF"/>
              </w:tcPr>
            </w:tcPrChange>
          </w:tcPr>
          <w:p w14:paraId="3FA9A84F" w14:textId="77777777" w:rsidR="005F74A6" w:rsidRPr="00AE6DB9" w:rsidRDefault="005F74A6" w:rsidP="005F74A6">
            <w:pPr>
              <w:pStyle w:val="ColumnHead"/>
              <w:rPr>
                <w:rFonts w:cs="Arial"/>
                <w:color w:val="FFFFFF" w:themeColor="background1"/>
              </w:rPr>
            </w:pPr>
            <w:r w:rsidRPr="00AE6DB9">
              <w:rPr>
                <w:rFonts w:cs="Arial"/>
                <w:color w:val="FFFFFF" w:themeColor="background1"/>
              </w:rPr>
              <w:t>Prepared</w:t>
            </w:r>
          </w:p>
          <w:p w14:paraId="0BAA3755" w14:textId="24CB89A3" w:rsidR="005F74A6" w:rsidRPr="00AE6DB9" w:rsidRDefault="005F74A6" w:rsidP="005F74A6">
            <w:pPr>
              <w:pStyle w:val="ColumnHead"/>
              <w:rPr>
                <w:rFonts w:cs="Arial"/>
                <w:color w:val="FFFFFF" w:themeColor="background1"/>
              </w:rPr>
            </w:pPr>
            <w:r w:rsidRPr="00AE6DB9">
              <w:rPr>
                <w:rFonts w:cs="Arial"/>
                <w:color w:val="FFFFFF" w:themeColor="background1"/>
              </w:rPr>
              <w:t>by</w:t>
            </w:r>
          </w:p>
        </w:tc>
        <w:tc>
          <w:tcPr>
            <w:tcW w:w="614" w:type="pct"/>
            <w:shd w:val="clear" w:color="auto" w:fill="3399FF"/>
            <w:tcPrChange w:id="26" w:author="Shah Ashay" w:date="2018-04-16T16:57:00Z">
              <w:tcPr>
                <w:tcW w:w="1170" w:type="dxa"/>
                <w:gridSpan w:val="2"/>
                <w:shd w:val="clear" w:color="auto" w:fill="3399FF"/>
              </w:tcPr>
            </w:tcPrChange>
          </w:tcPr>
          <w:p w14:paraId="2279381B" w14:textId="77777777" w:rsidR="005F74A6" w:rsidRPr="00AE6DB9" w:rsidRDefault="005F74A6" w:rsidP="005F74A6">
            <w:pPr>
              <w:pStyle w:val="ColumnHead"/>
              <w:rPr>
                <w:rFonts w:cs="Arial"/>
                <w:color w:val="FFFFFF" w:themeColor="background1"/>
              </w:rPr>
            </w:pPr>
            <w:r w:rsidRPr="00AE6DB9">
              <w:rPr>
                <w:rFonts w:cs="Arial"/>
                <w:color w:val="FFFFFF" w:themeColor="background1"/>
              </w:rPr>
              <w:t>Checked</w:t>
            </w:r>
          </w:p>
          <w:p w14:paraId="6407E4C1" w14:textId="0BC8493E" w:rsidR="005F74A6" w:rsidRPr="00AE6DB9" w:rsidRDefault="005F74A6" w:rsidP="005F74A6">
            <w:pPr>
              <w:pStyle w:val="ColumnHead"/>
              <w:rPr>
                <w:rFonts w:cs="Arial"/>
                <w:color w:val="FFFFFF" w:themeColor="background1"/>
              </w:rPr>
            </w:pPr>
            <w:r w:rsidRPr="00AE6DB9">
              <w:rPr>
                <w:rFonts w:cs="Arial"/>
                <w:color w:val="FFFFFF" w:themeColor="background1"/>
              </w:rPr>
              <w:t>by</w:t>
            </w:r>
          </w:p>
        </w:tc>
        <w:tc>
          <w:tcPr>
            <w:tcW w:w="707" w:type="pct"/>
            <w:shd w:val="clear" w:color="auto" w:fill="3399FF"/>
            <w:tcPrChange w:id="27" w:author="Shah Ashay" w:date="2018-04-16T16:57:00Z">
              <w:tcPr>
                <w:tcW w:w="1350" w:type="dxa"/>
                <w:gridSpan w:val="2"/>
                <w:shd w:val="clear" w:color="auto" w:fill="3399FF"/>
              </w:tcPr>
            </w:tcPrChange>
          </w:tcPr>
          <w:p w14:paraId="69284D3A" w14:textId="3EEBDEA0" w:rsidR="005F74A6" w:rsidRPr="00AE6DB9" w:rsidRDefault="005F74A6" w:rsidP="005F74A6">
            <w:pPr>
              <w:pStyle w:val="ColumnHead"/>
              <w:rPr>
                <w:rFonts w:cs="Arial"/>
                <w:color w:val="FFFFFF" w:themeColor="background1"/>
              </w:rPr>
            </w:pPr>
            <w:r w:rsidRPr="00AE6DB9">
              <w:rPr>
                <w:rFonts w:cs="Arial"/>
                <w:color w:val="FFFFFF" w:themeColor="background1"/>
              </w:rPr>
              <w:t>Approved by</w:t>
            </w:r>
          </w:p>
        </w:tc>
      </w:tr>
      <w:tr w:rsidR="005F74A6" w:rsidRPr="00AE6DB9" w14:paraId="0BAA375B" w14:textId="2375FBD8" w:rsidTr="00915A6A">
        <w:trPr>
          <w:cantSplit/>
          <w:trPrChange w:id="28" w:author="Shah Ashay" w:date="2018-04-16T16:57:00Z">
            <w:trPr>
              <w:cantSplit/>
            </w:trPr>
          </w:trPrChange>
        </w:trPr>
        <w:tc>
          <w:tcPr>
            <w:tcW w:w="611" w:type="pct"/>
            <w:tcPrChange w:id="29" w:author="Shah Ashay" w:date="2018-04-16T16:57:00Z">
              <w:tcPr>
                <w:tcW w:w="1165" w:type="dxa"/>
                <w:gridSpan w:val="2"/>
              </w:tcPr>
            </w:tcPrChange>
          </w:tcPr>
          <w:p w14:paraId="0BAA3757" w14:textId="2FF9D20C" w:rsidR="005F74A6" w:rsidRPr="00AE6DB9" w:rsidRDefault="005F74A6" w:rsidP="005F74A6">
            <w:pPr>
              <w:jc w:val="center"/>
              <w:rPr>
                <w:rFonts w:cs="Arial"/>
                <w:sz w:val="20"/>
              </w:rPr>
            </w:pPr>
            <w:r w:rsidRPr="00AE6DB9">
              <w:rPr>
                <w:rFonts w:cs="Arial"/>
                <w:sz w:val="20"/>
              </w:rPr>
              <w:t>1</w:t>
            </w:r>
            <w:r w:rsidR="004842BE" w:rsidRPr="00AE6DB9">
              <w:rPr>
                <w:rFonts w:cs="Arial"/>
                <w:sz w:val="20"/>
              </w:rPr>
              <w:t>.0</w:t>
            </w:r>
          </w:p>
        </w:tc>
        <w:tc>
          <w:tcPr>
            <w:tcW w:w="897" w:type="pct"/>
            <w:tcPrChange w:id="30" w:author="Shah Ashay" w:date="2018-04-16T16:57:00Z">
              <w:tcPr>
                <w:tcW w:w="1710" w:type="dxa"/>
                <w:gridSpan w:val="2"/>
              </w:tcPr>
            </w:tcPrChange>
          </w:tcPr>
          <w:p w14:paraId="0BAA3758" w14:textId="106342EE" w:rsidR="005F74A6" w:rsidRPr="00AE6DB9" w:rsidRDefault="006127D0">
            <w:pPr>
              <w:jc w:val="center"/>
              <w:rPr>
                <w:rFonts w:cs="Arial"/>
                <w:sz w:val="20"/>
              </w:rPr>
            </w:pPr>
            <w:r w:rsidRPr="00AE6DB9">
              <w:rPr>
                <w:rFonts w:cs="Arial"/>
                <w:sz w:val="20"/>
              </w:rPr>
              <w:t>27-Dec-2017</w:t>
            </w:r>
          </w:p>
        </w:tc>
        <w:tc>
          <w:tcPr>
            <w:tcW w:w="1557" w:type="pct"/>
            <w:tcPrChange w:id="31" w:author="Shah Ashay" w:date="2018-04-16T16:57:00Z">
              <w:tcPr>
                <w:tcW w:w="2970" w:type="dxa"/>
                <w:gridSpan w:val="2"/>
              </w:tcPr>
            </w:tcPrChange>
          </w:tcPr>
          <w:p w14:paraId="0BAA3759" w14:textId="07CB9F2E" w:rsidR="005F74A6" w:rsidRPr="00AE6DB9" w:rsidRDefault="004842BE" w:rsidP="00B107D1">
            <w:pPr>
              <w:pStyle w:val="Header"/>
              <w:tabs>
                <w:tab w:val="clear" w:pos="4320"/>
                <w:tab w:val="clear" w:pos="8640"/>
              </w:tabs>
              <w:rPr>
                <w:rFonts w:cs="Arial"/>
                <w:sz w:val="20"/>
              </w:rPr>
            </w:pPr>
            <w:r w:rsidRPr="00AE6DB9">
              <w:rPr>
                <w:rFonts w:cs="Arial"/>
                <w:sz w:val="20"/>
              </w:rPr>
              <w:t>Draft of Use Case “</w:t>
            </w:r>
            <w:r w:rsidR="00883468" w:rsidRPr="00AE6DB9">
              <w:rPr>
                <w:rFonts w:cs="Arial"/>
                <w:sz w:val="20"/>
              </w:rPr>
              <w:t>Maintain Stream Reference Values</w:t>
            </w:r>
            <w:r w:rsidR="00734522" w:rsidRPr="00AE6DB9">
              <w:rPr>
                <w:rFonts w:cs="Arial"/>
                <w:sz w:val="20"/>
              </w:rPr>
              <w:t>”</w:t>
            </w:r>
          </w:p>
        </w:tc>
        <w:tc>
          <w:tcPr>
            <w:tcW w:w="614" w:type="pct"/>
            <w:tcPrChange w:id="32" w:author="Shah Ashay" w:date="2018-04-16T16:57:00Z">
              <w:tcPr>
                <w:tcW w:w="1170" w:type="dxa"/>
                <w:gridSpan w:val="2"/>
              </w:tcPr>
            </w:tcPrChange>
          </w:tcPr>
          <w:p w14:paraId="0BAA375A" w14:textId="0FAA70A6" w:rsidR="005F74A6" w:rsidRPr="00AE6DB9" w:rsidRDefault="006127D0">
            <w:pPr>
              <w:jc w:val="center"/>
              <w:rPr>
                <w:rFonts w:cs="Arial"/>
                <w:sz w:val="20"/>
              </w:rPr>
            </w:pPr>
            <w:r w:rsidRPr="00AE6DB9">
              <w:rPr>
                <w:rFonts w:cs="Arial"/>
                <w:sz w:val="20"/>
              </w:rPr>
              <w:t>Wirasak C.</w:t>
            </w:r>
          </w:p>
        </w:tc>
        <w:tc>
          <w:tcPr>
            <w:tcW w:w="614" w:type="pct"/>
            <w:tcPrChange w:id="33" w:author="Shah Ashay" w:date="2018-04-16T16:57:00Z">
              <w:tcPr>
                <w:tcW w:w="1170" w:type="dxa"/>
                <w:gridSpan w:val="2"/>
              </w:tcPr>
            </w:tcPrChange>
          </w:tcPr>
          <w:p w14:paraId="29DF2C40" w14:textId="77777777" w:rsidR="005F74A6" w:rsidRPr="00AE6DB9" w:rsidRDefault="005F74A6">
            <w:pPr>
              <w:jc w:val="center"/>
              <w:rPr>
                <w:rFonts w:cs="Arial"/>
                <w:sz w:val="20"/>
              </w:rPr>
            </w:pPr>
          </w:p>
        </w:tc>
        <w:tc>
          <w:tcPr>
            <w:tcW w:w="707" w:type="pct"/>
            <w:tcPrChange w:id="34" w:author="Shah Ashay" w:date="2018-04-16T16:57:00Z">
              <w:tcPr>
                <w:tcW w:w="1350" w:type="dxa"/>
                <w:gridSpan w:val="2"/>
              </w:tcPr>
            </w:tcPrChange>
          </w:tcPr>
          <w:p w14:paraId="6A1BC662" w14:textId="1DDFB2E8" w:rsidR="005F74A6" w:rsidRPr="00AE6DB9" w:rsidRDefault="005F74A6">
            <w:pPr>
              <w:jc w:val="center"/>
              <w:rPr>
                <w:rFonts w:cs="Arial"/>
                <w:sz w:val="20"/>
              </w:rPr>
            </w:pPr>
          </w:p>
        </w:tc>
      </w:tr>
      <w:tr w:rsidR="005F74A6" w:rsidRPr="00AE6DB9" w14:paraId="0BAA3760" w14:textId="645D3AAF" w:rsidTr="00915A6A">
        <w:trPr>
          <w:cantSplit/>
          <w:trPrChange w:id="35" w:author="Shah Ashay" w:date="2018-04-16T16:57:00Z">
            <w:trPr>
              <w:cantSplit/>
            </w:trPr>
          </w:trPrChange>
        </w:trPr>
        <w:tc>
          <w:tcPr>
            <w:tcW w:w="611" w:type="pct"/>
            <w:tcPrChange w:id="36" w:author="Shah Ashay" w:date="2018-04-16T16:57:00Z">
              <w:tcPr>
                <w:tcW w:w="1165" w:type="dxa"/>
                <w:gridSpan w:val="2"/>
              </w:tcPr>
            </w:tcPrChange>
          </w:tcPr>
          <w:p w14:paraId="0BAA375C" w14:textId="1EEB29D9" w:rsidR="005F74A6" w:rsidRPr="00AE6DB9" w:rsidRDefault="002424B4">
            <w:pPr>
              <w:jc w:val="center"/>
              <w:rPr>
                <w:rFonts w:cs="Arial"/>
                <w:sz w:val="20"/>
              </w:rPr>
            </w:pPr>
            <w:del w:id="37" w:author="Batra Yogesh (EXT)" w:date="2018-03-27T15:52:00Z">
              <w:r w:rsidRPr="00AE6DB9" w:rsidDel="00217848">
                <w:rPr>
                  <w:rFonts w:cs="Arial"/>
                  <w:sz w:val="20"/>
                </w:rPr>
                <w:delText>2.0</w:delText>
              </w:r>
            </w:del>
            <w:ins w:id="38" w:author="Batra Yogesh (EXT)" w:date="2018-03-27T15:52:00Z">
              <w:r w:rsidR="00217848" w:rsidRPr="00AE6DB9">
                <w:rPr>
                  <w:rFonts w:cs="Arial"/>
                  <w:sz w:val="20"/>
                </w:rPr>
                <w:t>1.1</w:t>
              </w:r>
            </w:ins>
          </w:p>
        </w:tc>
        <w:tc>
          <w:tcPr>
            <w:tcW w:w="897" w:type="pct"/>
            <w:tcPrChange w:id="39" w:author="Shah Ashay" w:date="2018-04-16T16:57:00Z">
              <w:tcPr>
                <w:tcW w:w="1710" w:type="dxa"/>
                <w:gridSpan w:val="2"/>
              </w:tcPr>
            </w:tcPrChange>
          </w:tcPr>
          <w:p w14:paraId="0BAA375D" w14:textId="185CA8C8" w:rsidR="005F74A6" w:rsidRPr="00AE6DB9" w:rsidRDefault="008073C4" w:rsidP="008073C4">
            <w:pPr>
              <w:jc w:val="center"/>
              <w:rPr>
                <w:rFonts w:cs="Arial"/>
                <w:sz w:val="20"/>
              </w:rPr>
            </w:pPr>
            <w:ins w:id="40" w:author="Batra Yogesh (EXT)" w:date="2018-03-27T14:14:00Z">
              <w:r w:rsidRPr="00AE6DB9">
                <w:rPr>
                  <w:rFonts w:cs="Arial"/>
                  <w:sz w:val="20"/>
                </w:rPr>
                <w:t>27</w:t>
              </w:r>
            </w:ins>
            <w:del w:id="41" w:author="Batra Yogesh (EXT)" w:date="2018-03-27T14:14:00Z">
              <w:r w:rsidR="002424B4" w:rsidRPr="00AE6DB9" w:rsidDel="008073C4">
                <w:rPr>
                  <w:rFonts w:cs="Arial"/>
                  <w:sz w:val="20"/>
                </w:rPr>
                <w:delText>23</w:delText>
              </w:r>
            </w:del>
            <w:r w:rsidR="002424B4" w:rsidRPr="00AE6DB9">
              <w:rPr>
                <w:rFonts w:cs="Arial"/>
                <w:sz w:val="20"/>
              </w:rPr>
              <w:t>-</w:t>
            </w:r>
            <w:del w:id="42" w:author="Batra Yogesh (EXT)" w:date="2018-03-27T14:14:00Z">
              <w:r w:rsidR="002424B4" w:rsidRPr="00AE6DB9" w:rsidDel="008073C4">
                <w:rPr>
                  <w:rFonts w:cs="Arial"/>
                  <w:sz w:val="20"/>
                </w:rPr>
                <w:delText>Jan</w:delText>
              </w:r>
            </w:del>
            <w:ins w:id="43" w:author="Batra Yogesh (EXT)" w:date="2018-03-27T14:14:00Z">
              <w:r w:rsidRPr="00AE6DB9">
                <w:rPr>
                  <w:rFonts w:cs="Arial"/>
                  <w:sz w:val="20"/>
                </w:rPr>
                <w:t>Mar</w:t>
              </w:r>
            </w:ins>
            <w:r w:rsidR="002424B4" w:rsidRPr="00AE6DB9">
              <w:rPr>
                <w:rFonts w:cs="Arial"/>
                <w:sz w:val="20"/>
              </w:rPr>
              <w:t>-2018</w:t>
            </w:r>
          </w:p>
        </w:tc>
        <w:tc>
          <w:tcPr>
            <w:tcW w:w="1557" w:type="pct"/>
            <w:tcPrChange w:id="44" w:author="Shah Ashay" w:date="2018-04-16T16:57:00Z">
              <w:tcPr>
                <w:tcW w:w="2970" w:type="dxa"/>
                <w:gridSpan w:val="2"/>
              </w:tcPr>
            </w:tcPrChange>
          </w:tcPr>
          <w:p w14:paraId="0BAA375E" w14:textId="32CDAC66" w:rsidR="005F74A6" w:rsidRPr="00AE6DB9" w:rsidRDefault="008073C4" w:rsidP="002424B4">
            <w:pPr>
              <w:pStyle w:val="Header"/>
              <w:tabs>
                <w:tab w:val="clear" w:pos="4320"/>
                <w:tab w:val="clear" w:pos="8640"/>
              </w:tabs>
              <w:rPr>
                <w:rFonts w:cs="Arial"/>
                <w:sz w:val="20"/>
              </w:rPr>
            </w:pPr>
            <w:ins w:id="45" w:author="Batra Yogesh (EXT)" w:date="2018-03-27T14:14:00Z">
              <w:r w:rsidRPr="00AE6DB9">
                <w:rPr>
                  <w:rFonts w:cs="Arial"/>
                  <w:sz w:val="20"/>
                </w:rPr>
                <w:t>Up</w:t>
              </w:r>
            </w:ins>
            <w:del w:id="46" w:author="Batra Yogesh (EXT)" w:date="2018-03-27T14:14:00Z">
              <w:r w:rsidR="002424B4" w:rsidRPr="00AE6DB9" w:rsidDel="008073C4">
                <w:rPr>
                  <w:rFonts w:cs="Arial"/>
                  <w:sz w:val="20"/>
                </w:rPr>
                <w:delText>p</w:delText>
              </w:r>
            </w:del>
            <w:r w:rsidR="002424B4" w:rsidRPr="00AE6DB9">
              <w:rPr>
                <w:rFonts w:cs="Arial"/>
                <w:sz w:val="20"/>
              </w:rPr>
              <w:t xml:space="preserve">dated as per </w:t>
            </w:r>
            <w:ins w:id="47" w:author="Batra Yogesh (EXT)" w:date="2018-03-27T14:14:00Z">
              <w:r w:rsidRPr="00AE6DB9">
                <w:rPr>
                  <w:rFonts w:cs="Arial"/>
                  <w:sz w:val="20"/>
                </w:rPr>
                <w:t xml:space="preserve">EC </w:t>
              </w:r>
            </w:ins>
            <w:r w:rsidR="002424B4" w:rsidRPr="00AE6DB9">
              <w:rPr>
                <w:rFonts w:cs="Arial"/>
                <w:sz w:val="20"/>
              </w:rPr>
              <w:t>11.2</w:t>
            </w:r>
            <w:r w:rsidR="002424B4" w:rsidRPr="00AE6DB9">
              <w:rPr>
                <w:rFonts w:cs="Arial"/>
                <w:sz w:val="20"/>
              </w:rPr>
              <w:tab/>
            </w:r>
          </w:p>
        </w:tc>
        <w:tc>
          <w:tcPr>
            <w:tcW w:w="614" w:type="pct"/>
            <w:tcPrChange w:id="48" w:author="Shah Ashay" w:date="2018-04-16T16:57:00Z">
              <w:tcPr>
                <w:tcW w:w="1170" w:type="dxa"/>
                <w:gridSpan w:val="2"/>
              </w:tcPr>
            </w:tcPrChange>
          </w:tcPr>
          <w:p w14:paraId="0BAA375F" w14:textId="43C6FD12" w:rsidR="005F74A6" w:rsidRPr="00AE6DB9" w:rsidRDefault="002424B4">
            <w:pPr>
              <w:jc w:val="center"/>
              <w:rPr>
                <w:rFonts w:cs="Arial"/>
                <w:sz w:val="20"/>
              </w:rPr>
            </w:pPr>
            <w:r w:rsidRPr="00AE6DB9">
              <w:rPr>
                <w:rFonts w:cs="Arial"/>
                <w:sz w:val="20"/>
              </w:rPr>
              <w:t>Tieto</w:t>
            </w:r>
          </w:p>
        </w:tc>
        <w:tc>
          <w:tcPr>
            <w:tcW w:w="614" w:type="pct"/>
            <w:tcPrChange w:id="49" w:author="Shah Ashay" w:date="2018-04-16T16:57:00Z">
              <w:tcPr>
                <w:tcW w:w="1170" w:type="dxa"/>
                <w:gridSpan w:val="2"/>
              </w:tcPr>
            </w:tcPrChange>
          </w:tcPr>
          <w:p w14:paraId="3A3230E3" w14:textId="77777777" w:rsidR="005F74A6" w:rsidRPr="00AE6DB9" w:rsidRDefault="005F74A6">
            <w:pPr>
              <w:jc w:val="center"/>
              <w:rPr>
                <w:rFonts w:cs="Arial"/>
                <w:sz w:val="20"/>
              </w:rPr>
            </w:pPr>
          </w:p>
        </w:tc>
        <w:tc>
          <w:tcPr>
            <w:tcW w:w="707" w:type="pct"/>
            <w:tcPrChange w:id="50" w:author="Shah Ashay" w:date="2018-04-16T16:57:00Z">
              <w:tcPr>
                <w:tcW w:w="1350" w:type="dxa"/>
                <w:gridSpan w:val="2"/>
              </w:tcPr>
            </w:tcPrChange>
          </w:tcPr>
          <w:p w14:paraId="16DB2B6E" w14:textId="71B14F0A" w:rsidR="005F74A6" w:rsidRPr="00AE6DB9" w:rsidRDefault="005F74A6">
            <w:pPr>
              <w:jc w:val="center"/>
              <w:rPr>
                <w:rFonts w:cs="Arial"/>
                <w:sz w:val="20"/>
              </w:rPr>
            </w:pPr>
          </w:p>
        </w:tc>
      </w:tr>
      <w:tr w:rsidR="002163F8" w:rsidRPr="00AE6DB9" w14:paraId="778A09D4" w14:textId="77777777" w:rsidTr="00915A6A">
        <w:trPr>
          <w:cantSplit/>
          <w:ins w:id="51" w:author="Wirasak Chomphu" w:date="2020-07-02T16:18:00Z"/>
        </w:trPr>
        <w:tc>
          <w:tcPr>
            <w:tcW w:w="611" w:type="pct"/>
          </w:tcPr>
          <w:p w14:paraId="75AEBBD0" w14:textId="61508CE0" w:rsidR="002163F8" w:rsidRPr="00AE6DB9" w:rsidDel="00217848" w:rsidRDefault="002163F8" w:rsidP="002163F8">
            <w:pPr>
              <w:jc w:val="center"/>
              <w:rPr>
                <w:ins w:id="52" w:author="Wirasak Chomphu" w:date="2020-07-02T16:18:00Z"/>
                <w:rFonts w:cs="Arial"/>
                <w:sz w:val="20"/>
              </w:rPr>
            </w:pPr>
            <w:ins w:id="53" w:author="Wirasak Chomphu" w:date="2020-07-02T16:18:00Z">
              <w:r>
                <w:rPr>
                  <w:rFonts w:cs="Arial"/>
                  <w:sz w:val="20"/>
                </w:rPr>
                <w:t>2</w:t>
              </w:r>
            </w:ins>
          </w:p>
        </w:tc>
        <w:tc>
          <w:tcPr>
            <w:tcW w:w="897" w:type="pct"/>
          </w:tcPr>
          <w:p w14:paraId="4B680243" w14:textId="6A39585F" w:rsidR="002163F8" w:rsidRPr="00AE6DB9" w:rsidRDefault="002163F8" w:rsidP="002163F8">
            <w:pPr>
              <w:jc w:val="center"/>
              <w:rPr>
                <w:ins w:id="54" w:author="Wirasak Chomphu" w:date="2020-07-02T16:18:00Z"/>
                <w:rFonts w:cs="Arial"/>
                <w:sz w:val="20"/>
              </w:rPr>
            </w:pPr>
            <w:ins w:id="55" w:author="Wirasak Chomphu" w:date="2020-07-02T16:18:00Z">
              <w:r>
                <w:rPr>
                  <w:rFonts w:cs="Arial"/>
                  <w:sz w:val="20"/>
                </w:rPr>
                <w:t>2-July-2020</w:t>
              </w:r>
            </w:ins>
          </w:p>
        </w:tc>
        <w:tc>
          <w:tcPr>
            <w:tcW w:w="1557" w:type="pct"/>
          </w:tcPr>
          <w:p w14:paraId="702BAD29" w14:textId="35001D0A" w:rsidR="002163F8" w:rsidRPr="00AE6DB9" w:rsidRDefault="002163F8" w:rsidP="002163F8">
            <w:pPr>
              <w:pStyle w:val="Header"/>
              <w:tabs>
                <w:tab w:val="clear" w:pos="4320"/>
                <w:tab w:val="clear" w:pos="8640"/>
              </w:tabs>
              <w:rPr>
                <w:ins w:id="56" w:author="Wirasak Chomphu" w:date="2020-07-02T16:18:00Z"/>
                <w:rFonts w:cs="Arial"/>
                <w:sz w:val="20"/>
              </w:rPr>
            </w:pPr>
            <w:ins w:id="57" w:author="Wirasak Chomphu" w:date="2020-07-02T16:18:00Z">
              <w:r>
                <w:rPr>
                  <w:rFonts w:cs="Arial"/>
                  <w:sz w:val="20"/>
                </w:rPr>
                <w:t>Thailand ECsasS</w:t>
              </w:r>
            </w:ins>
          </w:p>
        </w:tc>
        <w:tc>
          <w:tcPr>
            <w:tcW w:w="614" w:type="pct"/>
          </w:tcPr>
          <w:p w14:paraId="569F0284" w14:textId="6066CB05" w:rsidR="002163F8" w:rsidRPr="00AE6DB9" w:rsidRDefault="002163F8" w:rsidP="002163F8">
            <w:pPr>
              <w:jc w:val="center"/>
              <w:rPr>
                <w:ins w:id="58" w:author="Wirasak Chomphu" w:date="2020-07-02T16:18:00Z"/>
                <w:rFonts w:cs="Arial"/>
                <w:sz w:val="20"/>
              </w:rPr>
            </w:pPr>
            <w:ins w:id="59" w:author="Wirasak Chomphu" w:date="2020-07-02T16:18:00Z">
              <w:r>
                <w:rPr>
                  <w:rFonts w:cs="Arial"/>
                  <w:sz w:val="20"/>
                </w:rPr>
                <w:t>Wirasak C.</w:t>
              </w:r>
            </w:ins>
          </w:p>
        </w:tc>
        <w:tc>
          <w:tcPr>
            <w:tcW w:w="614" w:type="pct"/>
          </w:tcPr>
          <w:p w14:paraId="2D306F46" w14:textId="77777777" w:rsidR="002163F8" w:rsidRPr="00AE6DB9" w:rsidRDefault="002163F8" w:rsidP="002163F8">
            <w:pPr>
              <w:jc w:val="center"/>
              <w:rPr>
                <w:ins w:id="60" w:author="Wirasak Chomphu" w:date="2020-07-02T16:18:00Z"/>
                <w:rFonts w:cs="Arial"/>
                <w:sz w:val="20"/>
              </w:rPr>
            </w:pPr>
          </w:p>
        </w:tc>
        <w:tc>
          <w:tcPr>
            <w:tcW w:w="707" w:type="pct"/>
          </w:tcPr>
          <w:p w14:paraId="3629AACB" w14:textId="77777777" w:rsidR="002163F8" w:rsidRPr="00AE6DB9" w:rsidRDefault="002163F8" w:rsidP="002163F8">
            <w:pPr>
              <w:jc w:val="center"/>
              <w:rPr>
                <w:ins w:id="61" w:author="Wirasak Chomphu" w:date="2020-07-02T16:18:00Z"/>
                <w:rFonts w:cs="Arial"/>
                <w:sz w:val="20"/>
              </w:rPr>
            </w:pPr>
            <w:bookmarkStart w:id="62" w:name="_GoBack"/>
            <w:bookmarkEnd w:id="62"/>
          </w:p>
        </w:tc>
      </w:tr>
      <w:tr w:rsidR="005F74A6" w:rsidRPr="00AE6DB9" w:rsidDel="00915A6A" w14:paraId="0BAA3765" w14:textId="241A9675" w:rsidTr="00915A6A">
        <w:trPr>
          <w:cantSplit/>
          <w:del w:id="63" w:author="Shah Ashay" w:date="2018-04-16T16:57:00Z"/>
          <w:trPrChange w:id="64" w:author="Shah Ashay" w:date="2018-04-16T16:57:00Z">
            <w:trPr>
              <w:cantSplit/>
            </w:trPr>
          </w:trPrChange>
        </w:trPr>
        <w:tc>
          <w:tcPr>
            <w:tcW w:w="611" w:type="pct"/>
            <w:tcPrChange w:id="65" w:author="Shah Ashay" w:date="2018-04-16T16:57:00Z">
              <w:tcPr>
                <w:tcW w:w="1165" w:type="dxa"/>
                <w:gridSpan w:val="2"/>
              </w:tcPr>
            </w:tcPrChange>
          </w:tcPr>
          <w:p w14:paraId="0BAA3761" w14:textId="7A9FD3F6" w:rsidR="005F74A6" w:rsidRPr="00AE6DB9" w:rsidDel="00915A6A" w:rsidRDefault="005F74A6">
            <w:pPr>
              <w:jc w:val="center"/>
              <w:rPr>
                <w:del w:id="66" w:author="Shah Ashay" w:date="2018-04-16T16:57:00Z"/>
                <w:rFonts w:cs="Arial"/>
                <w:sz w:val="20"/>
              </w:rPr>
            </w:pPr>
          </w:p>
        </w:tc>
        <w:tc>
          <w:tcPr>
            <w:tcW w:w="897" w:type="pct"/>
            <w:tcPrChange w:id="67" w:author="Shah Ashay" w:date="2018-04-16T16:57:00Z">
              <w:tcPr>
                <w:tcW w:w="1710" w:type="dxa"/>
                <w:gridSpan w:val="2"/>
              </w:tcPr>
            </w:tcPrChange>
          </w:tcPr>
          <w:p w14:paraId="0BAA3762" w14:textId="6093883D" w:rsidR="005F74A6" w:rsidRPr="00AE6DB9" w:rsidDel="00915A6A" w:rsidRDefault="005F74A6">
            <w:pPr>
              <w:jc w:val="center"/>
              <w:rPr>
                <w:del w:id="68" w:author="Shah Ashay" w:date="2018-04-16T16:57:00Z"/>
                <w:rFonts w:cs="Arial"/>
                <w:sz w:val="20"/>
              </w:rPr>
            </w:pPr>
          </w:p>
        </w:tc>
        <w:tc>
          <w:tcPr>
            <w:tcW w:w="1557" w:type="pct"/>
            <w:tcPrChange w:id="69" w:author="Shah Ashay" w:date="2018-04-16T16:57:00Z">
              <w:tcPr>
                <w:tcW w:w="2970" w:type="dxa"/>
                <w:gridSpan w:val="2"/>
              </w:tcPr>
            </w:tcPrChange>
          </w:tcPr>
          <w:p w14:paraId="0BAA3763" w14:textId="16DE8060" w:rsidR="005F74A6" w:rsidRPr="00AE6DB9" w:rsidDel="00915A6A" w:rsidRDefault="005F74A6" w:rsidP="00B107D1">
            <w:pPr>
              <w:pStyle w:val="Header"/>
              <w:tabs>
                <w:tab w:val="clear" w:pos="4320"/>
                <w:tab w:val="clear" w:pos="8640"/>
              </w:tabs>
              <w:rPr>
                <w:del w:id="70" w:author="Shah Ashay" w:date="2018-04-16T16:57:00Z"/>
                <w:rFonts w:cs="Arial"/>
                <w:sz w:val="20"/>
              </w:rPr>
            </w:pPr>
          </w:p>
        </w:tc>
        <w:tc>
          <w:tcPr>
            <w:tcW w:w="614" w:type="pct"/>
            <w:tcPrChange w:id="71" w:author="Shah Ashay" w:date="2018-04-16T16:57:00Z">
              <w:tcPr>
                <w:tcW w:w="1170" w:type="dxa"/>
                <w:gridSpan w:val="2"/>
              </w:tcPr>
            </w:tcPrChange>
          </w:tcPr>
          <w:p w14:paraId="0BAA3764" w14:textId="70EFB225" w:rsidR="005F74A6" w:rsidRPr="00AE6DB9" w:rsidDel="00915A6A" w:rsidRDefault="005F74A6">
            <w:pPr>
              <w:jc w:val="center"/>
              <w:rPr>
                <w:del w:id="72" w:author="Shah Ashay" w:date="2018-04-16T16:57:00Z"/>
                <w:rFonts w:cs="Arial"/>
                <w:sz w:val="20"/>
              </w:rPr>
            </w:pPr>
          </w:p>
        </w:tc>
        <w:tc>
          <w:tcPr>
            <w:tcW w:w="614" w:type="pct"/>
            <w:tcPrChange w:id="73" w:author="Shah Ashay" w:date="2018-04-16T16:57:00Z">
              <w:tcPr>
                <w:tcW w:w="1170" w:type="dxa"/>
                <w:gridSpan w:val="2"/>
              </w:tcPr>
            </w:tcPrChange>
          </w:tcPr>
          <w:p w14:paraId="7F4C939B" w14:textId="36923C63" w:rsidR="005F74A6" w:rsidRPr="00AE6DB9" w:rsidDel="00915A6A" w:rsidRDefault="005F74A6">
            <w:pPr>
              <w:jc w:val="center"/>
              <w:rPr>
                <w:del w:id="74" w:author="Shah Ashay" w:date="2018-04-16T16:57:00Z"/>
                <w:rFonts w:cs="Arial"/>
                <w:sz w:val="20"/>
              </w:rPr>
            </w:pPr>
          </w:p>
        </w:tc>
        <w:tc>
          <w:tcPr>
            <w:tcW w:w="707" w:type="pct"/>
            <w:tcPrChange w:id="75" w:author="Shah Ashay" w:date="2018-04-16T16:57:00Z">
              <w:tcPr>
                <w:tcW w:w="1350" w:type="dxa"/>
                <w:gridSpan w:val="2"/>
              </w:tcPr>
            </w:tcPrChange>
          </w:tcPr>
          <w:p w14:paraId="2220525C" w14:textId="2323810D" w:rsidR="005F74A6" w:rsidRPr="00AE6DB9" w:rsidDel="00915A6A" w:rsidRDefault="005F74A6">
            <w:pPr>
              <w:jc w:val="center"/>
              <w:rPr>
                <w:del w:id="76" w:author="Shah Ashay" w:date="2018-04-16T16:57:00Z"/>
                <w:rFonts w:cs="Arial"/>
                <w:sz w:val="20"/>
              </w:rPr>
            </w:pPr>
          </w:p>
        </w:tc>
      </w:tr>
      <w:tr w:rsidR="005F74A6" w:rsidRPr="00AE6DB9" w:rsidDel="00915A6A" w14:paraId="0BAA376A" w14:textId="1DD646D4" w:rsidTr="00915A6A">
        <w:trPr>
          <w:cantSplit/>
          <w:del w:id="77" w:author="Shah Ashay" w:date="2018-04-16T16:57:00Z"/>
          <w:trPrChange w:id="78" w:author="Shah Ashay" w:date="2018-04-16T16:57:00Z">
            <w:trPr>
              <w:cantSplit/>
            </w:trPr>
          </w:trPrChange>
        </w:trPr>
        <w:tc>
          <w:tcPr>
            <w:tcW w:w="611" w:type="pct"/>
            <w:tcPrChange w:id="79" w:author="Shah Ashay" w:date="2018-04-16T16:57:00Z">
              <w:tcPr>
                <w:tcW w:w="1165" w:type="dxa"/>
                <w:gridSpan w:val="2"/>
              </w:tcPr>
            </w:tcPrChange>
          </w:tcPr>
          <w:p w14:paraId="0BAA3766" w14:textId="2B0ACBF7" w:rsidR="005F74A6" w:rsidRPr="00AE6DB9" w:rsidDel="00915A6A" w:rsidRDefault="005F74A6">
            <w:pPr>
              <w:jc w:val="center"/>
              <w:rPr>
                <w:del w:id="80" w:author="Shah Ashay" w:date="2018-04-16T16:57:00Z"/>
                <w:rFonts w:cs="Arial"/>
                <w:sz w:val="20"/>
              </w:rPr>
            </w:pPr>
          </w:p>
        </w:tc>
        <w:tc>
          <w:tcPr>
            <w:tcW w:w="897" w:type="pct"/>
            <w:tcPrChange w:id="81" w:author="Shah Ashay" w:date="2018-04-16T16:57:00Z">
              <w:tcPr>
                <w:tcW w:w="1710" w:type="dxa"/>
                <w:gridSpan w:val="2"/>
              </w:tcPr>
            </w:tcPrChange>
          </w:tcPr>
          <w:p w14:paraId="0BAA3767" w14:textId="583F84D1" w:rsidR="005F74A6" w:rsidRPr="00AE6DB9" w:rsidDel="00915A6A" w:rsidRDefault="005F74A6">
            <w:pPr>
              <w:jc w:val="center"/>
              <w:rPr>
                <w:del w:id="82" w:author="Shah Ashay" w:date="2018-04-16T16:57:00Z"/>
                <w:rFonts w:cs="Arial"/>
                <w:sz w:val="20"/>
              </w:rPr>
            </w:pPr>
          </w:p>
        </w:tc>
        <w:tc>
          <w:tcPr>
            <w:tcW w:w="1557" w:type="pct"/>
            <w:tcPrChange w:id="83" w:author="Shah Ashay" w:date="2018-04-16T16:57:00Z">
              <w:tcPr>
                <w:tcW w:w="2970" w:type="dxa"/>
                <w:gridSpan w:val="2"/>
              </w:tcPr>
            </w:tcPrChange>
          </w:tcPr>
          <w:p w14:paraId="0BAA3768" w14:textId="17D727B6" w:rsidR="005F74A6" w:rsidRPr="00AE6DB9" w:rsidDel="00915A6A" w:rsidRDefault="005F74A6" w:rsidP="00B107D1">
            <w:pPr>
              <w:pStyle w:val="Header"/>
              <w:tabs>
                <w:tab w:val="clear" w:pos="4320"/>
                <w:tab w:val="clear" w:pos="8640"/>
              </w:tabs>
              <w:rPr>
                <w:del w:id="84" w:author="Shah Ashay" w:date="2018-04-16T16:57:00Z"/>
                <w:rFonts w:cs="Arial"/>
                <w:sz w:val="20"/>
              </w:rPr>
            </w:pPr>
          </w:p>
        </w:tc>
        <w:tc>
          <w:tcPr>
            <w:tcW w:w="614" w:type="pct"/>
            <w:tcPrChange w:id="85" w:author="Shah Ashay" w:date="2018-04-16T16:57:00Z">
              <w:tcPr>
                <w:tcW w:w="1170" w:type="dxa"/>
                <w:gridSpan w:val="2"/>
              </w:tcPr>
            </w:tcPrChange>
          </w:tcPr>
          <w:p w14:paraId="0BAA3769" w14:textId="341B262B" w:rsidR="005F74A6" w:rsidRPr="00AE6DB9" w:rsidDel="00915A6A" w:rsidRDefault="005F74A6">
            <w:pPr>
              <w:jc w:val="center"/>
              <w:rPr>
                <w:del w:id="86" w:author="Shah Ashay" w:date="2018-04-16T16:57:00Z"/>
                <w:rFonts w:cs="Arial"/>
                <w:sz w:val="20"/>
              </w:rPr>
            </w:pPr>
          </w:p>
        </w:tc>
        <w:tc>
          <w:tcPr>
            <w:tcW w:w="614" w:type="pct"/>
            <w:tcPrChange w:id="87" w:author="Shah Ashay" w:date="2018-04-16T16:57:00Z">
              <w:tcPr>
                <w:tcW w:w="1170" w:type="dxa"/>
                <w:gridSpan w:val="2"/>
              </w:tcPr>
            </w:tcPrChange>
          </w:tcPr>
          <w:p w14:paraId="027A5A19" w14:textId="10940A2E" w:rsidR="005F74A6" w:rsidRPr="00AE6DB9" w:rsidDel="00915A6A" w:rsidRDefault="005F74A6">
            <w:pPr>
              <w:jc w:val="center"/>
              <w:rPr>
                <w:del w:id="88" w:author="Shah Ashay" w:date="2018-04-16T16:57:00Z"/>
                <w:rFonts w:cs="Arial"/>
                <w:sz w:val="20"/>
              </w:rPr>
            </w:pPr>
          </w:p>
        </w:tc>
        <w:tc>
          <w:tcPr>
            <w:tcW w:w="707" w:type="pct"/>
            <w:tcPrChange w:id="89" w:author="Shah Ashay" w:date="2018-04-16T16:57:00Z">
              <w:tcPr>
                <w:tcW w:w="1350" w:type="dxa"/>
                <w:gridSpan w:val="2"/>
              </w:tcPr>
            </w:tcPrChange>
          </w:tcPr>
          <w:p w14:paraId="38883292" w14:textId="1A572FED" w:rsidR="005F74A6" w:rsidRPr="00AE6DB9" w:rsidDel="00915A6A" w:rsidRDefault="005F74A6">
            <w:pPr>
              <w:jc w:val="center"/>
              <w:rPr>
                <w:del w:id="90" w:author="Shah Ashay" w:date="2018-04-16T16:57:00Z"/>
                <w:rFonts w:cs="Arial"/>
                <w:sz w:val="20"/>
              </w:rPr>
            </w:pPr>
          </w:p>
        </w:tc>
      </w:tr>
      <w:tr w:rsidR="005F74A6" w:rsidRPr="00AE6DB9" w:rsidDel="00915A6A" w14:paraId="0BAA376F" w14:textId="1F9082B8" w:rsidTr="00915A6A">
        <w:trPr>
          <w:cantSplit/>
          <w:del w:id="91" w:author="Shah Ashay" w:date="2018-04-16T16:57:00Z"/>
          <w:trPrChange w:id="92" w:author="Shah Ashay" w:date="2018-04-16T16:57:00Z">
            <w:trPr>
              <w:cantSplit/>
            </w:trPr>
          </w:trPrChange>
        </w:trPr>
        <w:tc>
          <w:tcPr>
            <w:tcW w:w="611" w:type="pct"/>
            <w:tcPrChange w:id="93" w:author="Shah Ashay" w:date="2018-04-16T16:57:00Z">
              <w:tcPr>
                <w:tcW w:w="1165" w:type="dxa"/>
                <w:gridSpan w:val="2"/>
              </w:tcPr>
            </w:tcPrChange>
          </w:tcPr>
          <w:p w14:paraId="0BAA376B" w14:textId="4068018A" w:rsidR="005F74A6" w:rsidRPr="00AE6DB9" w:rsidDel="00915A6A" w:rsidRDefault="005F74A6">
            <w:pPr>
              <w:jc w:val="center"/>
              <w:rPr>
                <w:del w:id="94" w:author="Shah Ashay" w:date="2018-04-16T16:57:00Z"/>
                <w:rFonts w:cs="Arial"/>
                <w:sz w:val="20"/>
              </w:rPr>
            </w:pPr>
          </w:p>
        </w:tc>
        <w:tc>
          <w:tcPr>
            <w:tcW w:w="897" w:type="pct"/>
            <w:tcPrChange w:id="95" w:author="Shah Ashay" w:date="2018-04-16T16:57:00Z">
              <w:tcPr>
                <w:tcW w:w="1710" w:type="dxa"/>
                <w:gridSpan w:val="2"/>
              </w:tcPr>
            </w:tcPrChange>
          </w:tcPr>
          <w:p w14:paraId="0BAA376C" w14:textId="710FF2C2" w:rsidR="005F74A6" w:rsidRPr="00AE6DB9" w:rsidDel="00915A6A" w:rsidRDefault="005F74A6">
            <w:pPr>
              <w:jc w:val="center"/>
              <w:rPr>
                <w:del w:id="96" w:author="Shah Ashay" w:date="2018-04-16T16:57:00Z"/>
                <w:rFonts w:cs="Arial"/>
                <w:sz w:val="20"/>
              </w:rPr>
            </w:pPr>
          </w:p>
        </w:tc>
        <w:tc>
          <w:tcPr>
            <w:tcW w:w="1557" w:type="pct"/>
            <w:tcPrChange w:id="97" w:author="Shah Ashay" w:date="2018-04-16T16:57:00Z">
              <w:tcPr>
                <w:tcW w:w="2970" w:type="dxa"/>
                <w:gridSpan w:val="2"/>
              </w:tcPr>
            </w:tcPrChange>
          </w:tcPr>
          <w:p w14:paraId="0BAA376D" w14:textId="0BE0DE56" w:rsidR="005F74A6" w:rsidRPr="00AE6DB9" w:rsidDel="00915A6A" w:rsidRDefault="005F74A6" w:rsidP="00B107D1">
            <w:pPr>
              <w:pStyle w:val="Header"/>
              <w:tabs>
                <w:tab w:val="clear" w:pos="4320"/>
                <w:tab w:val="clear" w:pos="8640"/>
              </w:tabs>
              <w:rPr>
                <w:del w:id="98" w:author="Shah Ashay" w:date="2018-04-16T16:57:00Z"/>
                <w:rFonts w:cs="Arial"/>
                <w:sz w:val="20"/>
              </w:rPr>
            </w:pPr>
          </w:p>
        </w:tc>
        <w:tc>
          <w:tcPr>
            <w:tcW w:w="614" w:type="pct"/>
            <w:tcPrChange w:id="99" w:author="Shah Ashay" w:date="2018-04-16T16:57:00Z">
              <w:tcPr>
                <w:tcW w:w="1170" w:type="dxa"/>
                <w:gridSpan w:val="2"/>
              </w:tcPr>
            </w:tcPrChange>
          </w:tcPr>
          <w:p w14:paraId="0BAA376E" w14:textId="4CBE4569" w:rsidR="005F74A6" w:rsidRPr="00AE6DB9" w:rsidDel="00915A6A" w:rsidRDefault="005F74A6">
            <w:pPr>
              <w:jc w:val="center"/>
              <w:rPr>
                <w:del w:id="100" w:author="Shah Ashay" w:date="2018-04-16T16:57:00Z"/>
                <w:rFonts w:cs="Arial"/>
                <w:sz w:val="20"/>
              </w:rPr>
            </w:pPr>
          </w:p>
        </w:tc>
        <w:tc>
          <w:tcPr>
            <w:tcW w:w="614" w:type="pct"/>
            <w:tcPrChange w:id="101" w:author="Shah Ashay" w:date="2018-04-16T16:57:00Z">
              <w:tcPr>
                <w:tcW w:w="1170" w:type="dxa"/>
                <w:gridSpan w:val="2"/>
              </w:tcPr>
            </w:tcPrChange>
          </w:tcPr>
          <w:p w14:paraId="4BC707ED" w14:textId="3A79A184" w:rsidR="005F74A6" w:rsidRPr="00AE6DB9" w:rsidDel="00915A6A" w:rsidRDefault="005F74A6">
            <w:pPr>
              <w:jc w:val="center"/>
              <w:rPr>
                <w:del w:id="102" w:author="Shah Ashay" w:date="2018-04-16T16:57:00Z"/>
                <w:rFonts w:cs="Arial"/>
                <w:sz w:val="20"/>
              </w:rPr>
            </w:pPr>
          </w:p>
        </w:tc>
        <w:tc>
          <w:tcPr>
            <w:tcW w:w="707" w:type="pct"/>
            <w:tcPrChange w:id="103" w:author="Shah Ashay" w:date="2018-04-16T16:57:00Z">
              <w:tcPr>
                <w:tcW w:w="1350" w:type="dxa"/>
                <w:gridSpan w:val="2"/>
              </w:tcPr>
            </w:tcPrChange>
          </w:tcPr>
          <w:p w14:paraId="5CF39564" w14:textId="67360CA8" w:rsidR="005F74A6" w:rsidRPr="00AE6DB9" w:rsidDel="00915A6A" w:rsidRDefault="005F74A6">
            <w:pPr>
              <w:jc w:val="center"/>
              <w:rPr>
                <w:del w:id="104" w:author="Shah Ashay" w:date="2018-04-16T16:57:00Z"/>
                <w:rFonts w:cs="Arial"/>
                <w:sz w:val="20"/>
              </w:rPr>
            </w:pPr>
          </w:p>
        </w:tc>
      </w:tr>
    </w:tbl>
    <w:p w14:paraId="0BAA3770" w14:textId="77777777" w:rsidR="00AD190F" w:rsidRPr="00AE6DB9" w:rsidRDefault="00AD190F">
      <w:pPr>
        <w:rPr>
          <w:rFonts w:cs="Arial"/>
        </w:rPr>
        <w:sectPr w:rsidR="00AD190F" w:rsidRPr="00AE6DB9">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AE6DB9" w:rsidRDefault="004D61A0">
      <w:pPr>
        <w:jc w:val="center"/>
        <w:rPr>
          <w:rFonts w:cs="Arial"/>
          <w:b/>
          <w:color w:val="3399FF"/>
          <w:sz w:val="28"/>
        </w:rPr>
      </w:pPr>
      <w:r w:rsidRPr="00AE6DB9">
        <w:rPr>
          <w:rFonts w:cs="Arial"/>
          <w:b/>
          <w:color w:val="3399FF"/>
          <w:sz w:val="28"/>
        </w:rPr>
        <w:lastRenderedPageBreak/>
        <w:t>Table of Contents</w:t>
      </w:r>
    </w:p>
    <w:p w14:paraId="0BAA3772" w14:textId="77777777" w:rsidR="004D61A0" w:rsidRPr="00AE6DB9" w:rsidRDefault="004D61A0">
      <w:pPr>
        <w:rPr>
          <w:rFonts w:cs="Arial"/>
        </w:rPr>
      </w:pPr>
    </w:p>
    <w:p w14:paraId="65216D99" w14:textId="60BAF28E" w:rsidR="00BF29CF" w:rsidRPr="00915A6A" w:rsidRDefault="00006EC4">
      <w:pPr>
        <w:pStyle w:val="TOC1"/>
        <w:rPr>
          <w:rFonts w:cstheme="minorBidi"/>
          <w:noProof/>
          <w:szCs w:val="28"/>
          <w:lang w:bidi="th-TH"/>
        </w:rPr>
      </w:pPr>
      <w:r w:rsidRPr="00915A6A">
        <w:rPr>
          <w:rFonts w:ascii="Arial" w:hAnsi="Arial" w:cs="Arial"/>
        </w:rPr>
        <w:fldChar w:fldCharType="begin"/>
      </w:r>
      <w:r w:rsidR="004D61A0" w:rsidRPr="00AE6DB9">
        <w:rPr>
          <w:rFonts w:ascii="Arial" w:hAnsi="Arial" w:cs="Arial"/>
        </w:rPr>
        <w:instrText xml:space="preserve"> TOC \o "1-2" \h \z </w:instrText>
      </w:r>
      <w:r w:rsidRPr="00915A6A">
        <w:rPr>
          <w:rFonts w:ascii="Arial" w:hAnsi="Arial" w:cs="Arial"/>
          <w:rPrChange w:id="105" w:author="Batra Yogesh (EXT)" w:date="2018-04-13T12:56:00Z">
            <w:rPr>
              <w:rFonts w:ascii="Arial" w:hAnsi="Arial" w:cs="Arial"/>
            </w:rPr>
          </w:rPrChange>
        </w:rPr>
        <w:fldChar w:fldCharType="separate"/>
      </w:r>
      <w:r w:rsidR="001576E4" w:rsidRPr="00AE6DB9">
        <w:rPr>
          <w:rFonts w:ascii="Arial" w:hAnsi="Arial" w:cs="Arial"/>
          <w:rPrChange w:id="106" w:author="Batra Yogesh (EXT)" w:date="2018-04-13T12:56:00Z">
            <w:rPr/>
          </w:rPrChange>
        </w:rPr>
        <w:fldChar w:fldCharType="begin"/>
      </w:r>
      <w:r w:rsidR="001576E4" w:rsidRPr="00AE6DB9">
        <w:rPr>
          <w:rFonts w:ascii="Arial" w:hAnsi="Arial" w:cs="Arial"/>
          <w:rPrChange w:id="107" w:author="Batra Yogesh (EXT)" w:date="2018-04-13T12:56:00Z">
            <w:rPr/>
          </w:rPrChange>
        </w:rPr>
        <w:instrText xml:space="preserve"> HYPERLINK \l "_Toc502219573" </w:instrText>
      </w:r>
      <w:r w:rsidR="001576E4" w:rsidRPr="00AE6DB9">
        <w:rPr>
          <w:rFonts w:ascii="Arial" w:hAnsi="Arial" w:cs="Arial"/>
          <w:rPrChange w:id="108" w:author="Batra Yogesh (EXT)" w:date="2018-04-13T12:56:00Z">
            <w:rPr>
              <w:noProof/>
            </w:rPr>
          </w:rPrChange>
        </w:rPr>
        <w:fldChar w:fldCharType="separate"/>
      </w:r>
      <w:r w:rsidR="00BF29CF" w:rsidRPr="00AE6DB9">
        <w:rPr>
          <w:rStyle w:val="Hyperlink"/>
          <w:rFonts w:ascii="Arial" w:hAnsi="Arial" w:cs="Arial"/>
          <w:noProof/>
          <w:rPrChange w:id="109" w:author="Batra Yogesh (EXT)" w:date="2018-04-13T12:56:00Z">
            <w:rPr>
              <w:rStyle w:val="Hyperlink"/>
              <w:noProof/>
            </w:rPr>
          </w:rPrChange>
        </w:rPr>
        <w:t>1.</w:t>
      </w:r>
      <w:r w:rsidR="00BF29CF" w:rsidRPr="00AE6DB9">
        <w:rPr>
          <w:rFonts w:ascii="Arial" w:hAnsi="Arial" w:cs="Arial"/>
          <w:noProof/>
          <w:szCs w:val="28"/>
          <w:lang w:bidi="th-TH"/>
          <w:rPrChange w:id="110" w:author="Batra Yogesh (EXT)" w:date="2018-04-13T12:56:00Z">
            <w:rPr>
              <w:rFonts w:cstheme="minorBidi"/>
              <w:noProof/>
              <w:szCs w:val="28"/>
              <w:lang w:bidi="th-TH"/>
            </w:rPr>
          </w:rPrChange>
        </w:rPr>
        <w:tab/>
      </w:r>
      <w:r w:rsidR="00BF29CF" w:rsidRPr="00AE6DB9">
        <w:rPr>
          <w:rStyle w:val="Hyperlink"/>
          <w:rFonts w:ascii="Arial" w:hAnsi="Arial" w:cs="Arial"/>
          <w:noProof/>
          <w:rPrChange w:id="111" w:author="Batra Yogesh (EXT)" w:date="2018-04-13T12:56:00Z">
            <w:rPr>
              <w:rStyle w:val="Hyperlink"/>
              <w:noProof/>
            </w:rPr>
          </w:rPrChange>
        </w:rPr>
        <w:t xml:space="preserve">Use </w:t>
      </w:r>
      <w:r w:rsidR="00BF29CF" w:rsidRPr="00915A6A">
        <w:rPr>
          <w:rStyle w:val="Hyperlink"/>
          <w:noProof/>
        </w:rPr>
        <w:t xml:space="preserve">Case </w:t>
      </w:r>
      <w:r w:rsidR="00BF29CF" w:rsidRPr="00AE6DB9">
        <w:rPr>
          <w:rStyle w:val="Hyperlink"/>
          <w:rFonts w:ascii="Arial" w:hAnsi="Arial" w:cs="Arial"/>
          <w:noProof/>
          <w:rPrChange w:id="112" w:author="Batra Yogesh (EXT)" w:date="2018-04-13T12:56:00Z">
            <w:rPr>
              <w:rStyle w:val="Hyperlink"/>
              <w:noProof/>
            </w:rPr>
          </w:rPrChange>
        </w:rPr>
        <w:t>Information</w:t>
      </w:r>
      <w:r w:rsidR="00BF29CF" w:rsidRPr="00AE6DB9">
        <w:rPr>
          <w:rFonts w:ascii="Arial" w:hAnsi="Arial" w:cs="Arial"/>
          <w:noProof/>
          <w:webHidden/>
          <w:rPrChange w:id="113" w:author="Batra Yogesh (EXT)" w:date="2018-04-13T12:56:00Z">
            <w:rPr>
              <w:noProof/>
              <w:webHidden/>
            </w:rPr>
          </w:rPrChange>
        </w:rPr>
        <w:tab/>
      </w:r>
      <w:r w:rsidR="00BF29CF" w:rsidRPr="00AE6DB9">
        <w:rPr>
          <w:rFonts w:ascii="Arial" w:hAnsi="Arial" w:cs="Arial"/>
          <w:noProof/>
          <w:webHidden/>
          <w:rPrChange w:id="114" w:author="Batra Yogesh (EXT)" w:date="2018-04-13T12:56:00Z">
            <w:rPr>
              <w:noProof/>
              <w:webHidden/>
            </w:rPr>
          </w:rPrChange>
        </w:rPr>
        <w:fldChar w:fldCharType="begin"/>
      </w:r>
      <w:r w:rsidR="00BF29CF" w:rsidRPr="00AE6DB9">
        <w:rPr>
          <w:rFonts w:ascii="Arial" w:hAnsi="Arial" w:cs="Arial"/>
          <w:noProof/>
          <w:webHidden/>
          <w:rPrChange w:id="115" w:author="Batra Yogesh (EXT)" w:date="2018-04-13T12:56:00Z">
            <w:rPr>
              <w:noProof/>
              <w:webHidden/>
            </w:rPr>
          </w:rPrChange>
        </w:rPr>
        <w:instrText xml:space="preserve"> PAGEREF _Toc502219573 \h </w:instrText>
      </w:r>
      <w:r w:rsidR="00BF29CF" w:rsidRPr="00AE6DB9">
        <w:rPr>
          <w:rFonts w:ascii="Arial" w:hAnsi="Arial" w:cs="Arial"/>
          <w:noProof/>
          <w:webHidden/>
          <w:rPrChange w:id="116" w:author="Batra Yogesh (EXT)" w:date="2018-04-13T12:56:00Z">
            <w:rPr>
              <w:rFonts w:ascii="Arial" w:hAnsi="Arial" w:cs="Arial"/>
              <w:noProof/>
              <w:webHidden/>
            </w:rPr>
          </w:rPrChange>
        </w:rPr>
      </w:r>
      <w:r w:rsidR="00BF29CF" w:rsidRPr="00AE6DB9">
        <w:rPr>
          <w:rFonts w:ascii="Arial" w:hAnsi="Arial" w:cs="Arial"/>
          <w:noProof/>
          <w:webHidden/>
          <w:rPrChange w:id="117" w:author="Batra Yogesh (EXT)" w:date="2018-04-13T12:56:00Z">
            <w:rPr>
              <w:noProof/>
              <w:webHidden/>
            </w:rPr>
          </w:rPrChange>
        </w:rPr>
        <w:fldChar w:fldCharType="separate"/>
      </w:r>
      <w:r w:rsidR="00BF29CF" w:rsidRPr="00AE6DB9">
        <w:rPr>
          <w:rFonts w:ascii="Arial" w:hAnsi="Arial" w:cs="Arial"/>
          <w:noProof/>
          <w:webHidden/>
          <w:rPrChange w:id="118" w:author="Batra Yogesh (EXT)" w:date="2018-04-13T12:56:00Z">
            <w:rPr>
              <w:noProof/>
              <w:webHidden/>
            </w:rPr>
          </w:rPrChange>
        </w:rPr>
        <w:t>4</w:t>
      </w:r>
      <w:r w:rsidR="00BF29CF" w:rsidRPr="00AE6DB9">
        <w:rPr>
          <w:rFonts w:ascii="Arial" w:hAnsi="Arial" w:cs="Arial"/>
          <w:noProof/>
          <w:webHidden/>
          <w:rPrChange w:id="119" w:author="Batra Yogesh (EXT)" w:date="2018-04-13T12:56:00Z">
            <w:rPr>
              <w:noProof/>
              <w:webHidden/>
            </w:rPr>
          </w:rPrChange>
        </w:rPr>
        <w:fldChar w:fldCharType="end"/>
      </w:r>
      <w:r w:rsidR="001576E4" w:rsidRPr="00AE6DB9">
        <w:rPr>
          <w:rFonts w:ascii="Arial" w:hAnsi="Arial" w:cs="Arial"/>
          <w:noProof/>
          <w:rPrChange w:id="120" w:author="Batra Yogesh (EXT)" w:date="2018-04-13T12:56:00Z">
            <w:rPr>
              <w:noProof/>
            </w:rPr>
          </w:rPrChange>
        </w:rPr>
        <w:fldChar w:fldCharType="end"/>
      </w:r>
    </w:p>
    <w:p w14:paraId="4E7674F3" w14:textId="7ED02C6C" w:rsidR="00BF29CF" w:rsidRPr="00915A6A" w:rsidRDefault="001576E4">
      <w:pPr>
        <w:pStyle w:val="TOC1"/>
        <w:rPr>
          <w:rFonts w:cstheme="minorBidi"/>
          <w:noProof/>
          <w:szCs w:val="28"/>
          <w:lang w:bidi="th-TH"/>
        </w:rPr>
      </w:pPr>
      <w:r w:rsidRPr="00915A6A">
        <w:fldChar w:fldCharType="begin"/>
      </w:r>
      <w:r w:rsidRPr="00915A6A">
        <w:instrText xml:space="preserve"> HYPERLINK \l "_Toc502219574" </w:instrText>
      </w:r>
      <w:r w:rsidRPr="00915A6A">
        <w:rPr>
          <w:noProof/>
        </w:rPr>
        <w:fldChar w:fldCharType="separate"/>
      </w:r>
      <w:r w:rsidR="00BF29CF" w:rsidRPr="00915A6A">
        <w:rPr>
          <w:rStyle w:val="Hyperlink"/>
          <w:rFonts w:ascii="Arial" w:hAnsi="Arial" w:cs="Arial"/>
          <w:noProof/>
          <w:rPrChange w:id="121" w:author="Shah Ashay" w:date="2018-04-16T16:57:00Z">
            <w:rPr>
              <w:rStyle w:val="Hyperlink"/>
              <w:noProof/>
            </w:rPr>
          </w:rPrChange>
        </w:rPr>
        <w:t>2.</w:t>
      </w:r>
      <w:r w:rsidR="00BF29CF" w:rsidRPr="00915A6A">
        <w:rPr>
          <w:rFonts w:ascii="Arial" w:hAnsi="Arial" w:cs="Arial"/>
          <w:noProof/>
          <w:szCs w:val="28"/>
          <w:lang w:bidi="th-TH"/>
          <w:rPrChange w:id="122" w:author="Shah Ashay" w:date="2018-04-16T16:57:00Z">
            <w:rPr>
              <w:rFonts w:cstheme="minorBidi"/>
              <w:noProof/>
              <w:szCs w:val="28"/>
              <w:lang w:bidi="th-TH"/>
            </w:rPr>
          </w:rPrChange>
        </w:rPr>
        <w:tab/>
      </w:r>
      <w:r w:rsidR="00BF29CF" w:rsidRPr="00915A6A">
        <w:rPr>
          <w:rStyle w:val="Hyperlink"/>
          <w:rFonts w:ascii="Arial" w:hAnsi="Arial" w:cs="Arial"/>
          <w:noProof/>
          <w:rPrChange w:id="123" w:author="Shah Ashay" w:date="2018-04-16T16:57:00Z">
            <w:rPr>
              <w:rStyle w:val="Hyperlink"/>
              <w:noProof/>
            </w:rPr>
          </w:rPrChange>
        </w:rPr>
        <w:t>Primary Flow: BKK_UC36 Maintain Stream Reference Values</w:t>
      </w:r>
      <w:r w:rsidR="00BF29CF" w:rsidRPr="00915A6A">
        <w:rPr>
          <w:noProof/>
          <w:webHidden/>
        </w:rPr>
        <w:tab/>
      </w:r>
      <w:r w:rsidR="00BF29CF" w:rsidRPr="00915A6A">
        <w:rPr>
          <w:noProof/>
          <w:webHidden/>
        </w:rPr>
        <w:fldChar w:fldCharType="begin"/>
      </w:r>
      <w:r w:rsidR="00BF29CF" w:rsidRPr="00915A6A">
        <w:rPr>
          <w:noProof/>
          <w:webHidden/>
        </w:rPr>
        <w:instrText xml:space="preserve"> PAGEREF _Toc502219574 \h </w:instrText>
      </w:r>
      <w:r w:rsidR="00BF29CF" w:rsidRPr="00915A6A">
        <w:rPr>
          <w:noProof/>
          <w:webHidden/>
        </w:rPr>
      </w:r>
      <w:r w:rsidR="00BF29CF" w:rsidRPr="00915A6A">
        <w:rPr>
          <w:noProof/>
          <w:webHidden/>
        </w:rPr>
        <w:fldChar w:fldCharType="separate"/>
      </w:r>
      <w:r w:rsidR="00BF29CF" w:rsidRPr="00915A6A">
        <w:rPr>
          <w:noProof/>
          <w:webHidden/>
        </w:rPr>
        <w:t>4</w:t>
      </w:r>
      <w:r w:rsidR="00BF29CF" w:rsidRPr="00915A6A">
        <w:rPr>
          <w:noProof/>
          <w:webHidden/>
        </w:rPr>
        <w:fldChar w:fldCharType="end"/>
      </w:r>
      <w:r w:rsidRPr="00915A6A">
        <w:rPr>
          <w:noProof/>
        </w:rPr>
        <w:fldChar w:fldCharType="end"/>
      </w:r>
    </w:p>
    <w:p w14:paraId="31717D79" w14:textId="102B39DA" w:rsidR="00BF29CF" w:rsidRPr="00915A6A" w:rsidRDefault="001576E4">
      <w:pPr>
        <w:pStyle w:val="TOC1"/>
        <w:rPr>
          <w:rFonts w:cstheme="minorBidi"/>
          <w:noProof/>
          <w:szCs w:val="28"/>
          <w:lang w:bidi="th-TH"/>
        </w:rPr>
      </w:pPr>
      <w:r w:rsidRPr="00915A6A">
        <w:fldChar w:fldCharType="begin"/>
      </w:r>
      <w:r w:rsidRPr="00915A6A">
        <w:instrText xml:space="preserve"> HYPERLINK \l "_Toc502219575" </w:instrText>
      </w:r>
      <w:r w:rsidRPr="00915A6A">
        <w:rPr>
          <w:noProof/>
        </w:rPr>
        <w:fldChar w:fldCharType="separate"/>
      </w:r>
      <w:r w:rsidR="00BF29CF" w:rsidRPr="00915A6A">
        <w:rPr>
          <w:rStyle w:val="Hyperlink"/>
          <w:rFonts w:ascii="Arial" w:hAnsi="Arial" w:cs="Arial"/>
          <w:noProof/>
          <w:rPrChange w:id="124" w:author="Shah Ashay" w:date="2018-04-16T16:57:00Z">
            <w:rPr>
              <w:rStyle w:val="Hyperlink"/>
              <w:noProof/>
            </w:rPr>
          </w:rPrChange>
        </w:rPr>
        <w:t>3.</w:t>
      </w:r>
      <w:r w:rsidR="00BF29CF" w:rsidRPr="00915A6A">
        <w:rPr>
          <w:rFonts w:ascii="Arial" w:hAnsi="Arial" w:cs="Arial"/>
          <w:noProof/>
          <w:szCs w:val="28"/>
          <w:lang w:bidi="th-TH"/>
          <w:rPrChange w:id="125" w:author="Shah Ashay" w:date="2018-04-16T16:57:00Z">
            <w:rPr>
              <w:rFonts w:cstheme="minorBidi"/>
              <w:noProof/>
              <w:szCs w:val="28"/>
              <w:lang w:bidi="th-TH"/>
            </w:rPr>
          </w:rPrChange>
        </w:rPr>
        <w:tab/>
      </w:r>
      <w:r w:rsidR="00BF29CF" w:rsidRPr="00915A6A">
        <w:rPr>
          <w:rStyle w:val="Hyperlink"/>
          <w:rFonts w:ascii="Arial" w:hAnsi="Arial" w:cs="Arial"/>
          <w:noProof/>
          <w:rPrChange w:id="126" w:author="Shah Ashay" w:date="2018-04-16T16:57:00Z">
            <w:rPr>
              <w:rStyle w:val="Hyperlink"/>
              <w:noProof/>
            </w:rPr>
          </w:rPrChange>
        </w:rPr>
        <w:t>Alternatives</w:t>
      </w:r>
      <w:r w:rsidR="00BF29CF" w:rsidRPr="00915A6A">
        <w:rPr>
          <w:noProof/>
          <w:webHidden/>
        </w:rPr>
        <w:tab/>
      </w:r>
      <w:r w:rsidR="00BF29CF" w:rsidRPr="00915A6A">
        <w:rPr>
          <w:noProof/>
          <w:webHidden/>
        </w:rPr>
        <w:fldChar w:fldCharType="begin"/>
      </w:r>
      <w:r w:rsidR="00BF29CF" w:rsidRPr="00915A6A">
        <w:rPr>
          <w:noProof/>
          <w:webHidden/>
        </w:rPr>
        <w:instrText xml:space="preserve"> PAGEREF _Toc502219575 \h </w:instrText>
      </w:r>
      <w:r w:rsidR="00BF29CF" w:rsidRPr="00915A6A">
        <w:rPr>
          <w:noProof/>
          <w:webHidden/>
        </w:rPr>
      </w:r>
      <w:r w:rsidR="00BF29CF" w:rsidRPr="00915A6A">
        <w:rPr>
          <w:noProof/>
          <w:webHidden/>
        </w:rPr>
        <w:fldChar w:fldCharType="separate"/>
      </w:r>
      <w:r w:rsidR="00BF29CF" w:rsidRPr="00915A6A">
        <w:rPr>
          <w:noProof/>
          <w:webHidden/>
        </w:rPr>
        <w:t>6</w:t>
      </w:r>
      <w:r w:rsidR="00BF29CF" w:rsidRPr="00915A6A">
        <w:rPr>
          <w:noProof/>
          <w:webHidden/>
        </w:rPr>
        <w:fldChar w:fldCharType="end"/>
      </w:r>
      <w:r w:rsidRPr="00915A6A">
        <w:rPr>
          <w:noProof/>
        </w:rPr>
        <w:fldChar w:fldCharType="end"/>
      </w:r>
    </w:p>
    <w:p w14:paraId="69E753B6" w14:textId="4E07EC59" w:rsidR="00BF29CF" w:rsidRPr="00915A6A" w:rsidRDefault="001576E4">
      <w:pPr>
        <w:pStyle w:val="TOC1"/>
        <w:rPr>
          <w:rFonts w:cstheme="minorBidi"/>
          <w:noProof/>
          <w:szCs w:val="28"/>
          <w:lang w:bidi="th-TH"/>
        </w:rPr>
      </w:pPr>
      <w:r w:rsidRPr="00915A6A">
        <w:fldChar w:fldCharType="begin"/>
      </w:r>
      <w:r w:rsidRPr="00915A6A">
        <w:instrText xml:space="preserve"> HYPERLINK \l "_Toc502219576" </w:instrText>
      </w:r>
      <w:r w:rsidRPr="00915A6A">
        <w:rPr>
          <w:noProof/>
        </w:rPr>
        <w:fldChar w:fldCharType="separate"/>
      </w:r>
      <w:r w:rsidR="00BF29CF" w:rsidRPr="00915A6A">
        <w:rPr>
          <w:rStyle w:val="Hyperlink"/>
          <w:rFonts w:ascii="Arial" w:hAnsi="Arial" w:cs="Arial"/>
          <w:noProof/>
          <w:rPrChange w:id="127" w:author="Shah Ashay" w:date="2018-04-16T16:57:00Z">
            <w:rPr>
              <w:rStyle w:val="Hyperlink"/>
              <w:noProof/>
            </w:rPr>
          </w:rPrChange>
        </w:rPr>
        <w:t>4.</w:t>
      </w:r>
      <w:r w:rsidR="00BF29CF" w:rsidRPr="00915A6A">
        <w:rPr>
          <w:rFonts w:ascii="Arial" w:hAnsi="Arial" w:cs="Arial"/>
          <w:noProof/>
          <w:szCs w:val="28"/>
          <w:lang w:bidi="th-TH"/>
          <w:rPrChange w:id="128" w:author="Shah Ashay" w:date="2018-04-16T16:57:00Z">
            <w:rPr>
              <w:rFonts w:cstheme="minorBidi"/>
              <w:noProof/>
              <w:szCs w:val="28"/>
              <w:lang w:bidi="th-TH"/>
            </w:rPr>
          </w:rPrChange>
        </w:rPr>
        <w:tab/>
      </w:r>
      <w:r w:rsidR="00BF29CF" w:rsidRPr="00915A6A">
        <w:rPr>
          <w:rStyle w:val="Hyperlink"/>
          <w:rFonts w:ascii="Arial" w:hAnsi="Arial" w:cs="Arial"/>
          <w:noProof/>
          <w:rPrChange w:id="129" w:author="Shah Ashay" w:date="2018-04-16T16:57:00Z">
            <w:rPr>
              <w:rStyle w:val="Hyperlink"/>
              <w:noProof/>
            </w:rPr>
          </w:rPrChange>
        </w:rPr>
        <w:t>Exceptions</w:t>
      </w:r>
      <w:r w:rsidR="00BF29CF" w:rsidRPr="00915A6A">
        <w:rPr>
          <w:noProof/>
          <w:webHidden/>
        </w:rPr>
        <w:tab/>
      </w:r>
      <w:r w:rsidR="00BF29CF" w:rsidRPr="00915A6A">
        <w:rPr>
          <w:noProof/>
          <w:webHidden/>
        </w:rPr>
        <w:fldChar w:fldCharType="begin"/>
      </w:r>
      <w:r w:rsidR="00BF29CF" w:rsidRPr="00915A6A">
        <w:rPr>
          <w:noProof/>
          <w:webHidden/>
        </w:rPr>
        <w:instrText xml:space="preserve"> PAGEREF _Toc502219576 \h </w:instrText>
      </w:r>
      <w:r w:rsidR="00BF29CF" w:rsidRPr="00915A6A">
        <w:rPr>
          <w:noProof/>
          <w:webHidden/>
        </w:rPr>
      </w:r>
      <w:r w:rsidR="00BF29CF" w:rsidRPr="00915A6A">
        <w:rPr>
          <w:noProof/>
          <w:webHidden/>
        </w:rPr>
        <w:fldChar w:fldCharType="separate"/>
      </w:r>
      <w:r w:rsidR="00BF29CF" w:rsidRPr="00915A6A">
        <w:rPr>
          <w:noProof/>
          <w:webHidden/>
        </w:rPr>
        <w:t>6</w:t>
      </w:r>
      <w:r w:rsidR="00BF29CF" w:rsidRPr="00915A6A">
        <w:rPr>
          <w:noProof/>
          <w:webHidden/>
        </w:rPr>
        <w:fldChar w:fldCharType="end"/>
      </w:r>
      <w:r w:rsidRPr="00915A6A">
        <w:rPr>
          <w:noProof/>
        </w:rPr>
        <w:fldChar w:fldCharType="end"/>
      </w:r>
    </w:p>
    <w:p w14:paraId="6A835544" w14:textId="74BA6472" w:rsidR="00BF29CF" w:rsidRPr="00915A6A" w:rsidRDefault="00B8199A" w:rsidP="00C0245E">
      <w:pPr>
        <w:pStyle w:val="TOC2"/>
        <w:rPr>
          <w:rFonts w:eastAsiaTheme="minorEastAsia" w:cstheme="minorBidi"/>
          <w:szCs w:val="28"/>
          <w:lang w:bidi="th-TH"/>
        </w:rPr>
      </w:pPr>
      <w:r w:rsidRPr="00915A6A">
        <w:fldChar w:fldCharType="begin"/>
      </w:r>
      <w:r w:rsidRPr="00915A6A">
        <w:instrText xml:space="preserve"> HYPERLINK \l "_Toc502219577" </w:instrText>
      </w:r>
      <w:r w:rsidRPr="00915A6A">
        <w:fldChar w:fldCharType="separate"/>
      </w:r>
      <w:r w:rsidR="00BF29CF" w:rsidRPr="00915A6A">
        <w:rPr>
          <w:rStyle w:val="Hyperlink"/>
          <w:rFonts w:ascii="Arial" w:hAnsi="Arial" w:cs="Arial"/>
          <w:rPrChange w:id="130" w:author="Shah Ashay" w:date="2018-04-16T16:57:00Z">
            <w:rPr>
              <w:rStyle w:val="Hyperlink"/>
            </w:rPr>
          </w:rPrChange>
        </w:rPr>
        <w:t>4.1</w:t>
      </w:r>
      <w:r w:rsidR="00BF29CF" w:rsidRPr="00915A6A">
        <w:rPr>
          <w:rFonts w:ascii="Arial" w:eastAsiaTheme="minorEastAsia" w:hAnsi="Arial" w:cs="Arial"/>
          <w:szCs w:val="28"/>
          <w:lang w:bidi="th-TH"/>
          <w:rPrChange w:id="131" w:author="Shah Ashay" w:date="2018-04-16T16:57:00Z">
            <w:rPr>
              <w:rFonts w:eastAsiaTheme="minorEastAsia" w:cstheme="minorBidi"/>
              <w:szCs w:val="28"/>
              <w:lang w:bidi="th-TH"/>
            </w:rPr>
          </w:rPrChange>
        </w:rPr>
        <w:tab/>
      </w:r>
      <w:r w:rsidR="00BF29CF" w:rsidRPr="00915A6A">
        <w:rPr>
          <w:rStyle w:val="Hyperlink"/>
          <w:rFonts w:ascii="Arial" w:hAnsi="Arial" w:cs="Arial"/>
          <w:rPrChange w:id="132" w:author="Shah Ashay" w:date="2018-04-16T16:57:00Z">
            <w:rPr>
              <w:rStyle w:val="Hyperlink"/>
            </w:rPr>
          </w:rPrChange>
        </w:rPr>
        <w:t>Exception Flow: Required Fields Not Populated</w:t>
      </w:r>
      <w:r w:rsidR="00BF29CF" w:rsidRPr="00915A6A">
        <w:rPr>
          <w:webHidden/>
        </w:rPr>
        <w:tab/>
      </w:r>
      <w:r w:rsidR="00BF29CF" w:rsidRPr="00915A6A">
        <w:rPr>
          <w:webHidden/>
        </w:rPr>
        <w:fldChar w:fldCharType="begin"/>
      </w:r>
      <w:r w:rsidR="00BF29CF" w:rsidRPr="00915A6A">
        <w:rPr>
          <w:webHidden/>
        </w:rPr>
        <w:instrText xml:space="preserve"> PAGEREF _Toc502219577 \h </w:instrText>
      </w:r>
      <w:r w:rsidR="00BF29CF" w:rsidRPr="00915A6A">
        <w:rPr>
          <w:webHidden/>
        </w:rPr>
      </w:r>
      <w:r w:rsidR="00BF29CF" w:rsidRPr="00915A6A">
        <w:rPr>
          <w:webHidden/>
        </w:rPr>
        <w:fldChar w:fldCharType="separate"/>
      </w:r>
      <w:r w:rsidR="00BF29CF" w:rsidRPr="00915A6A">
        <w:rPr>
          <w:webHidden/>
        </w:rPr>
        <w:t>6</w:t>
      </w:r>
      <w:r w:rsidR="00BF29CF" w:rsidRPr="00915A6A">
        <w:rPr>
          <w:webHidden/>
        </w:rPr>
        <w:fldChar w:fldCharType="end"/>
      </w:r>
      <w:r w:rsidRPr="00915A6A">
        <w:fldChar w:fldCharType="end"/>
      </w:r>
    </w:p>
    <w:p w14:paraId="4B6AFDF9" w14:textId="48C3517A" w:rsidR="00BF29CF" w:rsidRPr="00915A6A" w:rsidRDefault="001576E4">
      <w:pPr>
        <w:pStyle w:val="TOC1"/>
        <w:rPr>
          <w:rFonts w:cstheme="minorBidi"/>
          <w:noProof/>
          <w:szCs w:val="28"/>
          <w:lang w:bidi="th-TH"/>
        </w:rPr>
      </w:pPr>
      <w:r w:rsidRPr="00915A6A">
        <w:fldChar w:fldCharType="begin"/>
      </w:r>
      <w:r w:rsidRPr="00915A6A">
        <w:instrText xml:space="preserve"> HYPERLINK \l "_Toc502219578" </w:instrText>
      </w:r>
      <w:r w:rsidRPr="00915A6A">
        <w:rPr>
          <w:noProof/>
        </w:rPr>
        <w:fldChar w:fldCharType="separate"/>
      </w:r>
      <w:r w:rsidR="00BF29CF" w:rsidRPr="00915A6A">
        <w:rPr>
          <w:rStyle w:val="Hyperlink"/>
          <w:rFonts w:ascii="Arial" w:hAnsi="Arial" w:cs="Arial"/>
          <w:noProof/>
          <w:rPrChange w:id="133" w:author="Shah Ashay" w:date="2018-04-16T16:58:00Z">
            <w:rPr>
              <w:rStyle w:val="Hyperlink"/>
              <w:noProof/>
            </w:rPr>
          </w:rPrChange>
        </w:rPr>
        <w:t>5.</w:t>
      </w:r>
      <w:r w:rsidR="00BF29CF" w:rsidRPr="00915A6A">
        <w:rPr>
          <w:rFonts w:ascii="Arial" w:hAnsi="Arial" w:cs="Arial"/>
          <w:noProof/>
          <w:szCs w:val="28"/>
          <w:lang w:bidi="th-TH"/>
          <w:rPrChange w:id="134" w:author="Shah Ashay" w:date="2018-04-16T16:58:00Z">
            <w:rPr>
              <w:rFonts w:cstheme="minorBidi"/>
              <w:noProof/>
              <w:szCs w:val="28"/>
              <w:lang w:bidi="th-TH"/>
            </w:rPr>
          </w:rPrChange>
        </w:rPr>
        <w:tab/>
      </w:r>
      <w:r w:rsidR="00BF29CF" w:rsidRPr="00915A6A">
        <w:rPr>
          <w:rStyle w:val="Hyperlink"/>
          <w:rFonts w:ascii="Arial" w:hAnsi="Arial" w:cs="Arial"/>
          <w:noProof/>
          <w:rPrChange w:id="135" w:author="Shah Ashay" w:date="2018-04-16T16:58:00Z">
            <w:rPr>
              <w:rStyle w:val="Hyperlink"/>
              <w:noProof/>
            </w:rPr>
          </w:rPrChange>
        </w:rPr>
        <w:t>Additional Clarifying Information</w:t>
      </w:r>
      <w:r w:rsidR="00BF29CF" w:rsidRPr="00915A6A">
        <w:rPr>
          <w:noProof/>
          <w:webHidden/>
        </w:rPr>
        <w:tab/>
      </w:r>
      <w:r w:rsidR="00BF29CF" w:rsidRPr="00915A6A">
        <w:rPr>
          <w:noProof/>
          <w:webHidden/>
        </w:rPr>
        <w:fldChar w:fldCharType="begin"/>
      </w:r>
      <w:r w:rsidR="00BF29CF" w:rsidRPr="00915A6A">
        <w:rPr>
          <w:noProof/>
          <w:webHidden/>
        </w:rPr>
        <w:instrText xml:space="preserve"> PAGEREF _Toc502219578 \h </w:instrText>
      </w:r>
      <w:r w:rsidR="00BF29CF" w:rsidRPr="00915A6A">
        <w:rPr>
          <w:noProof/>
          <w:webHidden/>
        </w:rPr>
      </w:r>
      <w:r w:rsidR="00BF29CF" w:rsidRPr="00915A6A">
        <w:rPr>
          <w:noProof/>
          <w:webHidden/>
        </w:rPr>
        <w:fldChar w:fldCharType="separate"/>
      </w:r>
      <w:r w:rsidR="00BF29CF" w:rsidRPr="00915A6A">
        <w:rPr>
          <w:noProof/>
          <w:webHidden/>
        </w:rPr>
        <w:t>6</w:t>
      </w:r>
      <w:r w:rsidR="00BF29CF" w:rsidRPr="00915A6A">
        <w:rPr>
          <w:noProof/>
          <w:webHidden/>
        </w:rPr>
        <w:fldChar w:fldCharType="end"/>
      </w:r>
      <w:r w:rsidRPr="00915A6A">
        <w:rPr>
          <w:noProof/>
        </w:rPr>
        <w:fldChar w:fldCharType="end"/>
      </w:r>
    </w:p>
    <w:p w14:paraId="629E255A" w14:textId="65FFBF1D" w:rsidR="00BF29CF" w:rsidRPr="00915A6A" w:rsidRDefault="001576E4" w:rsidP="00C0245E">
      <w:pPr>
        <w:pStyle w:val="TOC2"/>
        <w:rPr>
          <w:rFonts w:eastAsiaTheme="minorEastAsia" w:cstheme="minorBidi"/>
          <w:szCs w:val="28"/>
          <w:lang w:bidi="th-TH"/>
        </w:rPr>
      </w:pPr>
      <w:r w:rsidRPr="00915A6A">
        <w:fldChar w:fldCharType="begin"/>
      </w:r>
      <w:r w:rsidRPr="00915A6A">
        <w:instrText xml:space="preserve"> HYPERLINK \l "_Toc502219579" </w:instrText>
      </w:r>
      <w:r w:rsidRPr="00915A6A">
        <w:fldChar w:fldCharType="separate"/>
      </w:r>
      <w:r w:rsidR="00BF29CF" w:rsidRPr="00915A6A">
        <w:rPr>
          <w:rStyle w:val="Hyperlink"/>
          <w:rFonts w:ascii="Arial" w:hAnsi="Arial" w:cs="Arial"/>
          <w:rPrChange w:id="136" w:author="Shah Ashay" w:date="2018-04-16T16:58:00Z">
            <w:rPr>
              <w:rStyle w:val="Hyperlink"/>
            </w:rPr>
          </w:rPrChange>
        </w:rPr>
        <w:t>5.1</w:t>
      </w:r>
      <w:r w:rsidR="00BF29CF" w:rsidRPr="00915A6A">
        <w:rPr>
          <w:rFonts w:ascii="Arial" w:eastAsiaTheme="minorEastAsia" w:hAnsi="Arial" w:cs="Arial"/>
          <w:szCs w:val="28"/>
          <w:lang w:bidi="th-TH"/>
          <w:rPrChange w:id="137" w:author="Shah Ashay" w:date="2018-04-16T16:58:00Z">
            <w:rPr>
              <w:rFonts w:eastAsiaTheme="minorEastAsia" w:cstheme="minorBidi"/>
              <w:szCs w:val="28"/>
              <w:lang w:bidi="th-TH"/>
            </w:rPr>
          </w:rPrChange>
        </w:rPr>
        <w:tab/>
      </w:r>
      <w:r w:rsidR="00BF29CF" w:rsidRPr="00915A6A">
        <w:rPr>
          <w:rStyle w:val="Hyperlink"/>
          <w:rFonts w:ascii="Arial" w:hAnsi="Arial" w:cs="Arial"/>
          <w:rPrChange w:id="138" w:author="Shah Ashay" w:date="2018-04-16T16:58:00Z">
            <w:rPr>
              <w:rStyle w:val="Hyperlink"/>
            </w:rPr>
          </w:rPrChange>
        </w:rPr>
        <w:t>Additional Variations</w:t>
      </w:r>
      <w:r w:rsidR="00BF29CF" w:rsidRPr="00915A6A">
        <w:rPr>
          <w:webHidden/>
        </w:rPr>
        <w:tab/>
      </w:r>
      <w:r w:rsidR="00BF29CF" w:rsidRPr="00915A6A">
        <w:rPr>
          <w:webHidden/>
        </w:rPr>
        <w:fldChar w:fldCharType="begin"/>
      </w:r>
      <w:r w:rsidR="00BF29CF" w:rsidRPr="00915A6A">
        <w:rPr>
          <w:webHidden/>
        </w:rPr>
        <w:instrText xml:space="preserve"> PAGEREF _Toc502219579 \h </w:instrText>
      </w:r>
      <w:r w:rsidR="00BF29CF" w:rsidRPr="00915A6A">
        <w:rPr>
          <w:webHidden/>
        </w:rPr>
      </w:r>
      <w:r w:rsidR="00BF29CF" w:rsidRPr="00915A6A">
        <w:rPr>
          <w:webHidden/>
        </w:rPr>
        <w:fldChar w:fldCharType="separate"/>
      </w:r>
      <w:r w:rsidR="00BF29CF" w:rsidRPr="00915A6A">
        <w:rPr>
          <w:webHidden/>
        </w:rPr>
        <w:t>6</w:t>
      </w:r>
      <w:r w:rsidR="00BF29CF" w:rsidRPr="00915A6A">
        <w:rPr>
          <w:webHidden/>
        </w:rPr>
        <w:fldChar w:fldCharType="end"/>
      </w:r>
      <w:r w:rsidRPr="00915A6A">
        <w:fldChar w:fldCharType="end"/>
      </w:r>
    </w:p>
    <w:p w14:paraId="680BDD1D" w14:textId="1D39275F" w:rsidR="00BF29CF" w:rsidRPr="00915A6A" w:rsidRDefault="001576E4" w:rsidP="00C0245E">
      <w:pPr>
        <w:pStyle w:val="TOC2"/>
        <w:rPr>
          <w:rFonts w:eastAsiaTheme="minorEastAsia" w:cstheme="minorBidi"/>
          <w:szCs w:val="28"/>
          <w:lang w:bidi="th-TH"/>
        </w:rPr>
      </w:pPr>
      <w:r w:rsidRPr="00915A6A">
        <w:fldChar w:fldCharType="begin"/>
      </w:r>
      <w:r w:rsidRPr="00915A6A">
        <w:instrText xml:space="preserve"> HYPERLINK \l "_Toc502219580" </w:instrText>
      </w:r>
      <w:r w:rsidRPr="00915A6A">
        <w:fldChar w:fldCharType="separate"/>
      </w:r>
      <w:r w:rsidR="00BF29CF" w:rsidRPr="00915A6A">
        <w:rPr>
          <w:rStyle w:val="Hyperlink"/>
          <w:rFonts w:ascii="Arial" w:hAnsi="Arial" w:cs="Arial"/>
          <w:rPrChange w:id="139" w:author="Shah Ashay" w:date="2018-04-16T16:58:00Z">
            <w:rPr>
              <w:rStyle w:val="Hyperlink"/>
            </w:rPr>
          </w:rPrChange>
        </w:rPr>
        <w:t>5.2</w:t>
      </w:r>
      <w:r w:rsidR="00BF29CF" w:rsidRPr="00915A6A">
        <w:rPr>
          <w:rFonts w:ascii="Arial" w:eastAsiaTheme="minorEastAsia" w:hAnsi="Arial" w:cs="Arial"/>
          <w:szCs w:val="28"/>
          <w:lang w:bidi="th-TH"/>
          <w:rPrChange w:id="140" w:author="Shah Ashay" w:date="2018-04-16T16:58:00Z">
            <w:rPr>
              <w:rFonts w:eastAsiaTheme="minorEastAsia" w:cstheme="minorBidi"/>
              <w:szCs w:val="28"/>
              <w:lang w:bidi="th-TH"/>
            </w:rPr>
          </w:rPrChange>
        </w:rPr>
        <w:tab/>
      </w:r>
      <w:r w:rsidR="00BF29CF" w:rsidRPr="00915A6A">
        <w:rPr>
          <w:rStyle w:val="Hyperlink"/>
          <w:rFonts w:ascii="Arial" w:hAnsi="Arial" w:cs="Arial"/>
          <w:rPrChange w:id="141" w:author="Shah Ashay" w:date="2018-04-16T16:58:00Z">
            <w:rPr>
              <w:rStyle w:val="Hyperlink"/>
            </w:rPr>
          </w:rPrChange>
        </w:rPr>
        <w:t>Business Rules:</w:t>
      </w:r>
      <w:r w:rsidR="00BF29CF" w:rsidRPr="00915A6A">
        <w:rPr>
          <w:webHidden/>
        </w:rPr>
        <w:tab/>
      </w:r>
      <w:r w:rsidR="00BF29CF" w:rsidRPr="00915A6A">
        <w:rPr>
          <w:webHidden/>
        </w:rPr>
        <w:fldChar w:fldCharType="begin"/>
      </w:r>
      <w:r w:rsidR="00BF29CF" w:rsidRPr="00915A6A">
        <w:rPr>
          <w:webHidden/>
        </w:rPr>
        <w:instrText xml:space="preserve"> PAGEREF _Toc502219580 \h </w:instrText>
      </w:r>
      <w:r w:rsidR="00BF29CF" w:rsidRPr="00915A6A">
        <w:rPr>
          <w:webHidden/>
        </w:rPr>
      </w:r>
      <w:r w:rsidR="00BF29CF" w:rsidRPr="00915A6A">
        <w:rPr>
          <w:webHidden/>
        </w:rPr>
        <w:fldChar w:fldCharType="separate"/>
      </w:r>
      <w:r w:rsidR="00BF29CF" w:rsidRPr="00915A6A">
        <w:rPr>
          <w:webHidden/>
        </w:rPr>
        <w:t>6</w:t>
      </w:r>
      <w:r w:rsidR="00BF29CF" w:rsidRPr="00915A6A">
        <w:rPr>
          <w:webHidden/>
        </w:rPr>
        <w:fldChar w:fldCharType="end"/>
      </w:r>
      <w:r w:rsidRPr="00915A6A">
        <w:fldChar w:fldCharType="end"/>
      </w:r>
    </w:p>
    <w:p w14:paraId="0BAA3779" w14:textId="08815834" w:rsidR="004D61A0" w:rsidRPr="00AE6DB9" w:rsidRDefault="00006EC4" w:rsidP="007B38EE">
      <w:pPr>
        <w:pStyle w:val="TOC1"/>
        <w:spacing w:before="120"/>
        <w:rPr>
          <w:rFonts w:ascii="Arial" w:hAnsi="Arial" w:cs="Arial"/>
          <w:noProof/>
        </w:rPr>
        <w:sectPr w:rsidR="004D61A0" w:rsidRPr="00AE6DB9">
          <w:pgSz w:w="12240" w:h="15840" w:code="1"/>
          <w:pgMar w:top="1440" w:right="1440" w:bottom="720" w:left="1440" w:header="720" w:footer="720" w:gutter="0"/>
          <w:pgNumType w:fmt="lowerRoman"/>
          <w:cols w:space="720"/>
          <w:docGrid w:linePitch="360"/>
        </w:sectPr>
      </w:pPr>
      <w:r w:rsidRPr="00915A6A">
        <w:rPr>
          <w:rFonts w:ascii="Arial" w:hAnsi="Arial" w:cs="Arial"/>
        </w:rPr>
        <w:fldChar w:fldCharType="end"/>
      </w:r>
    </w:p>
    <w:p w14:paraId="0BAA377A" w14:textId="77777777" w:rsidR="00447470" w:rsidRPr="00AE6DB9" w:rsidRDefault="00447470" w:rsidP="00447470">
      <w:pPr>
        <w:pStyle w:val="Heading1"/>
      </w:pPr>
      <w:bookmarkStart w:id="142" w:name="_Toc502219573"/>
      <w:r w:rsidRPr="00AE6DB9">
        <w:lastRenderedPageBreak/>
        <w:t>Use Case Information</w:t>
      </w:r>
      <w:bookmarkEnd w:id="142"/>
    </w:p>
    <w:p w14:paraId="0BAA377B" w14:textId="77777777" w:rsidR="00447470" w:rsidRPr="00AE6DB9"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43" w:author="Batra Yogesh (EXT)" w:date="2018-04-13T12:56: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44">
          <w:tblGrid>
            <w:gridCol w:w="2880"/>
            <w:gridCol w:w="6480"/>
          </w:tblGrid>
        </w:tblGridChange>
      </w:tblGrid>
      <w:tr w:rsidR="00447470" w:rsidRPr="00915A6A" w14:paraId="0BAA377E" w14:textId="77777777" w:rsidTr="00AE6DB9">
        <w:trPr>
          <w:cantSplit/>
          <w:trPrChange w:id="145" w:author="Batra Yogesh (EXT)" w:date="2018-04-13T12:56:00Z">
            <w:trPr>
              <w:cantSplit/>
            </w:trPr>
          </w:trPrChange>
        </w:trPr>
        <w:tc>
          <w:tcPr>
            <w:tcW w:w="1538" w:type="pct"/>
            <w:shd w:val="clear" w:color="auto" w:fill="C6D9F1" w:themeFill="text2" w:themeFillTint="33"/>
            <w:tcPrChange w:id="146" w:author="Batra Yogesh (EXT)" w:date="2018-04-13T12:56:00Z">
              <w:tcPr>
                <w:tcW w:w="2880" w:type="dxa"/>
                <w:shd w:val="clear" w:color="auto" w:fill="C6D9F1" w:themeFill="text2" w:themeFillTint="33"/>
              </w:tcPr>
            </w:tcPrChange>
          </w:tcPr>
          <w:p w14:paraId="0BAA377C" w14:textId="77777777" w:rsidR="00447470" w:rsidRPr="00915A6A" w:rsidRDefault="00447470" w:rsidP="00E4117B">
            <w:pPr>
              <w:pStyle w:val="TableText"/>
              <w:keepNext/>
              <w:keepLines/>
              <w:rPr>
                <w:rFonts w:cs="Arial"/>
                <w:b/>
                <w:sz w:val="20"/>
                <w:szCs w:val="20"/>
              </w:rPr>
            </w:pPr>
            <w:r w:rsidRPr="00915A6A">
              <w:rPr>
                <w:rFonts w:cs="Arial"/>
                <w:b/>
                <w:sz w:val="20"/>
                <w:szCs w:val="20"/>
              </w:rPr>
              <w:t>Use Case Number and Name</w:t>
            </w:r>
          </w:p>
        </w:tc>
        <w:tc>
          <w:tcPr>
            <w:tcW w:w="3462" w:type="pct"/>
            <w:tcPrChange w:id="147" w:author="Batra Yogesh (EXT)" w:date="2018-04-13T12:56:00Z">
              <w:tcPr>
                <w:tcW w:w="6480" w:type="dxa"/>
              </w:tcPr>
            </w:tcPrChange>
          </w:tcPr>
          <w:p w14:paraId="0BAA377D" w14:textId="73F91451" w:rsidR="00447470" w:rsidRPr="00915A6A" w:rsidRDefault="00956FE5" w:rsidP="00A8498C">
            <w:pPr>
              <w:keepNext/>
              <w:keepLines/>
              <w:spacing w:after="120"/>
              <w:rPr>
                <w:rFonts w:cs="Arial"/>
                <w:color w:val="000000" w:themeColor="text1"/>
                <w:sz w:val="20"/>
                <w:szCs w:val="20"/>
              </w:rPr>
            </w:pPr>
            <w:r w:rsidRPr="00915A6A">
              <w:rPr>
                <w:rFonts w:cs="Arial"/>
                <w:color w:val="000000" w:themeColor="text1"/>
                <w:sz w:val="20"/>
                <w:szCs w:val="20"/>
              </w:rPr>
              <w:t>BKK</w:t>
            </w:r>
            <w:r w:rsidR="00645ABA" w:rsidRPr="00915A6A">
              <w:rPr>
                <w:rFonts w:cs="Arial"/>
                <w:color w:val="000000" w:themeColor="text1"/>
                <w:sz w:val="20"/>
                <w:szCs w:val="20"/>
              </w:rPr>
              <w:t>_</w:t>
            </w:r>
            <w:r w:rsidR="00497D74" w:rsidRPr="00915A6A">
              <w:rPr>
                <w:rFonts w:cs="Arial"/>
                <w:color w:val="000000" w:themeColor="text1"/>
                <w:sz w:val="20"/>
                <w:szCs w:val="20"/>
              </w:rPr>
              <w:t>UC36-</w:t>
            </w:r>
            <w:r w:rsidR="00BF29CF" w:rsidRPr="00915A6A">
              <w:rPr>
                <w:rFonts w:cs="Arial"/>
                <w:color w:val="000000" w:themeColor="text1"/>
                <w:sz w:val="20"/>
                <w:szCs w:val="20"/>
              </w:rPr>
              <w:t>Maintain</w:t>
            </w:r>
            <w:r w:rsidR="00497D74" w:rsidRPr="00915A6A">
              <w:rPr>
                <w:rFonts w:cs="Arial"/>
                <w:color w:val="000000" w:themeColor="text1"/>
                <w:sz w:val="20"/>
                <w:szCs w:val="20"/>
              </w:rPr>
              <w:t xml:space="preserve"> Well Reference Values</w:t>
            </w:r>
          </w:p>
        </w:tc>
      </w:tr>
      <w:tr w:rsidR="00447470" w:rsidRPr="00915A6A" w14:paraId="0BAA3781" w14:textId="77777777" w:rsidTr="00AE6DB9">
        <w:trPr>
          <w:cantSplit/>
          <w:trPrChange w:id="148" w:author="Batra Yogesh (EXT)" w:date="2018-04-13T12:56:00Z">
            <w:trPr>
              <w:cantSplit/>
            </w:trPr>
          </w:trPrChange>
        </w:trPr>
        <w:tc>
          <w:tcPr>
            <w:tcW w:w="1538" w:type="pct"/>
            <w:shd w:val="clear" w:color="auto" w:fill="C6D9F1" w:themeFill="text2" w:themeFillTint="33"/>
            <w:tcPrChange w:id="149" w:author="Batra Yogesh (EXT)" w:date="2018-04-13T12:56:00Z">
              <w:tcPr>
                <w:tcW w:w="2880" w:type="dxa"/>
                <w:shd w:val="clear" w:color="auto" w:fill="C6D9F1" w:themeFill="text2" w:themeFillTint="33"/>
              </w:tcPr>
            </w:tcPrChange>
          </w:tcPr>
          <w:p w14:paraId="0BAA377F" w14:textId="77777777" w:rsidR="00447470" w:rsidRPr="00915A6A" w:rsidRDefault="00447470" w:rsidP="00E4117B">
            <w:pPr>
              <w:pStyle w:val="TableText"/>
              <w:keepNext/>
              <w:keepLines/>
              <w:rPr>
                <w:rFonts w:cs="Arial"/>
                <w:b/>
                <w:sz w:val="20"/>
                <w:szCs w:val="20"/>
              </w:rPr>
            </w:pPr>
            <w:r w:rsidRPr="00915A6A">
              <w:rPr>
                <w:rFonts w:cs="Arial"/>
                <w:b/>
                <w:sz w:val="20"/>
                <w:szCs w:val="20"/>
              </w:rPr>
              <w:t>Brief Description</w:t>
            </w:r>
          </w:p>
        </w:tc>
        <w:tc>
          <w:tcPr>
            <w:tcW w:w="3462" w:type="pct"/>
            <w:tcPrChange w:id="150" w:author="Batra Yogesh (EXT)" w:date="2018-04-13T12:56:00Z">
              <w:tcPr>
                <w:tcW w:w="6480" w:type="dxa"/>
              </w:tcPr>
            </w:tcPrChange>
          </w:tcPr>
          <w:p w14:paraId="0BAA3780" w14:textId="028FCA78" w:rsidR="00447470" w:rsidRPr="00915A6A" w:rsidRDefault="00497D74" w:rsidP="00160A5E">
            <w:pPr>
              <w:autoSpaceDE w:val="0"/>
              <w:autoSpaceDN w:val="0"/>
              <w:adjustRightInd w:val="0"/>
              <w:rPr>
                <w:rFonts w:cs="Arial"/>
                <w:color w:val="000000" w:themeColor="text1"/>
                <w:sz w:val="20"/>
                <w:szCs w:val="20"/>
              </w:rPr>
            </w:pPr>
            <w:r w:rsidRPr="00915A6A">
              <w:rPr>
                <w:rFonts w:cs="Arial"/>
                <w:color w:val="000000" w:themeColor="text1"/>
                <w:sz w:val="20"/>
                <w:szCs w:val="20"/>
              </w:rPr>
              <w:t>M&amp;M Users will manually change version of stream in order to record meter properties might be from time to time change on e.g.</w:t>
            </w:r>
            <w:r w:rsidRPr="00915A6A">
              <w:rPr>
                <w:rFonts w:cs="Arial"/>
                <w:color w:val="000000" w:themeColor="text1"/>
                <w:sz w:val="20"/>
                <w:szCs w:val="20"/>
              </w:rPr>
              <w:br/>
              <w:t>Meter Set (Master FC Meter or Backup Meter, Orifice Size, and Tube Diameter etc.</w:t>
            </w:r>
          </w:p>
        </w:tc>
      </w:tr>
      <w:tr w:rsidR="00447470" w:rsidRPr="00915A6A" w14:paraId="0BAA3785" w14:textId="77777777" w:rsidTr="00915A6A">
        <w:trPr>
          <w:cantSplit/>
          <w:trHeight w:val="332"/>
          <w:trPrChange w:id="151" w:author="Shah Ashay" w:date="2018-04-16T16:58:00Z">
            <w:trPr>
              <w:cantSplit/>
              <w:trHeight w:val="881"/>
            </w:trPr>
          </w:trPrChange>
        </w:trPr>
        <w:tc>
          <w:tcPr>
            <w:tcW w:w="1538" w:type="pct"/>
            <w:shd w:val="clear" w:color="auto" w:fill="C6D9F1" w:themeFill="text2" w:themeFillTint="33"/>
            <w:tcPrChange w:id="152" w:author="Shah Ashay" w:date="2018-04-16T16:58:00Z">
              <w:tcPr>
                <w:tcW w:w="2880" w:type="dxa"/>
                <w:shd w:val="clear" w:color="auto" w:fill="C6D9F1" w:themeFill="text2" w:themeFillTint="33"/>
              </w:tcPr>
            </w:tcPrChange>
          </w:tcPr>
          <w:p w14:paraId="0BAA3782" w14:textId="77777777" w:rsidR="00447470" w:rsidRPr="00915A6A" w:rsidRDefault="00447470" w:rsidP="00E4117B">
            <w:pPr>
              <w:pStyle w:val="TableText"/>
              <w:keepNext/>
              <w:keepLines/>
              <w:rPr>
                <w:rFonts w:cs="Arial"/>
                <w:b/>
                <w:sz w:val="20"/>
                <w:szCs w:val="20"/>
              </w:rPr>
            </w:pPr>
            <w:r w:rsidRPr="00915A6A">
              <w:rPr>
                <w:rFonts w:cs="Arial"/>
                <w:b/>
                <w:sz w:val="20"/>
                <w:szCs w:val="20"/>
              </w:rPr>
              <w:t>Related Use Cases</w:t>
            </w:r>
          </w:p>
        </w:tc>
        <w:tc>
          <w:tcPr>
            <w:tcW w:w="3462" w:type="pct"/>
            <w:tcPrChange w:id="153" w:author="Shah Ashay" w:date="2018-04-16T16:58:00Z">
              <w:tcPr>
                <w:tcW w:w="6480" w:type="dxa"/>
              </w:tcPr>
            </w:tcPrChange>
          </w:tcPr>
          <w:p w14:paraId="0BAA3784" w14:textId="141EF08E" w:rsidR="00447470" w:rsidRPr="00915A6A" w:rsidRDefault="00497D74" w:rsidP="00EF12D2">
            <w:pPr>
              <w:pStyle w:val="ListParagraph"/>
              <w:keepNext/>
              <w:keepLines/>
              <w:rPr>
                <w:rFonts w:cs="Arial"/>
                <w:color w:val="000000" w:themeColor="text1"/>
                <w:sz w:val="20"/>
                <w:szCs w:val="20"/>
                <w:highlight w:val="yellow"/>
              </w:rPr>
            </w:pPr>
            <w:r w:rsidRPr="00915A6A">
              <w:rPr>
                <w:rFonts w:cs="Arial"/>
                <w:color w:val="000000" w:themeColor="text1"/>
                <w:sz w:val="20"/>
                <w:szCs w:val="20"/>
              </w:rPr>
              <w:t>BKK_UC35 Setup Stream</w:t>
            </w:r>
            <w:r w:rsidRPr="00915A6A">
              <w:rPr>
                <w:rFonts w:cs="Arial"/>
                <w:color w:val="000000" w:themeColor="text1"/>
                <w:sz w:val="20"/>
                <w:szCs w:val="20"/>
                <w:highlight w:val="yellow"/>
              </w:rPr>
              <w:t xml:space="preserve"> </w:t>
            </w:r>
          </w:p>
        </w:tc>
      </w:tr>
      <w:tr w:rsidR="00AD6F1C" w:rsidRPr="00915A6A" w14:paraId="60C81964" w14:textId="77777777" w:rsidTr="00AE6DB9">
        <w:trPr>
          <w:cantSplit/>
          <w:trHeight w:val="881"/>
          <w:trPrChange w:id="154" w:author="Batra Yogesh (EXT)" w:date="2018-04-13T12:56:00Z">
            <w:trPr>
              <w:cantSplit/>
              <w:trHeight w:val="881"/>
            </w:trPr>
          </w:trPrChange>
        </w:trPr>
        <w:tc>
          <w:tcPr>
            <w:tcW w:w="1538" w:type="pct"/>
            <w:shd w:val="clear" w:color="auto" w:fill="C6D9F1" w:themeFill="text2" w:themeFillTint="33"/>
            <w:tcPrChange w:id="155" w:author="Batra Yogesh (EXT)" w:date="2018-04-13T12:56:00Z">
              <w:tcPr>
                <w:tcW w:w="2880" w:type="dxa"/>
                <w:shd w:val="clear" w:color="auto" w:fill="C6D9F1" w:themeFill="text2" w:themeFillTint="33"/>
              </w:tcPr>
            </w:tcPrChange>
          </w:tcPr>
          <w:p w14:paraId="6396DF24" w14:textId="77777777" w:rsidR="00AD6F1C" w:rsidRPr="00915A6A" w:rsidRDefault="00AD6F1C" w:rsidP="00AD6F1C">
            <w:pPr>
              <w:pStyle w:val="TableText"/>
              <w:keepNext/>
              <w:keepLines/>
              <w:rPr>
                <w:rFonts w:cs="Arial"/>
                <w:b/>
                <w:sz w:val="20"/>
                <w:szCs w:val="20"/>
              </w:rPr>
            </w:pPr>
            <w:r w:rsidRPr="00915A6A">
              <w:rPr>
                <w:rFonts w:cs="Arial"/>
                <w:b/>
                <w:sz w:val="20"/>
                <w:szCs w:val="20"/>
              </w:rPr>
              <w:t>EC Roles</w:t>
            </w:r>
          </w:p>
          <w:p w14:paraId="2FF15889" w14:textId="2DFB4E35" w:rsidR="00AD6F1C" w:rsidRPr="00915A6A" w:rsidRDefault="00AD6F1C" w:rsidP="00AD6F1C">
            <w:pPr>
              <w:pStyle w:val="TableText"/>
              <w:keepNext/>
              <w:keepLines/>
              <w:rPr>
                <w:rFonts w:cs="Arial"/>
                <w:b/>
                <w:sz w:val="20"/>
                <w:szCs w:val="20"/>
              </w:rPr>
            </w:pPr>
            <w:r w:rsidRPr="00915A6A">
              <w:rPr>
                <w:rFonts w:cs="Arial"/>
                <w:sz w:val="20"/>
                <w:szCs w:val="20"/>
              </w:rPr>
              <w:t>(list EC roles that may execute Use Case)</w:t>
            </w:r>
          </w:p>
        </w:tc>
        <w:tc>
          <w:tcPr>
            <w:tcW w:w="3462" w:type="pct"/>
            <w:tcPrChange w:id="156" w:author="Batra Yogesh (EXT)" w:date="2018-04-13T12:56:00Z">
              <w:tcPr>
                <w:tcW w:w="6480" w:type="dxa"/>
              </w:tcPr>
            </w:tcPrChange>
          </w:tcPr>
          <w:p w14:paraId="58DE3C9C" w14:textId="583BC642" w:rsidR="00AD6F1C" w:rsidRPr="00915A6A" w:rsidRDefault="00AD6F1C" w:rsidP="00AD6F1C">
            <w:pPr>
              <w:pStyle w:val="ListParagraph"/>
              <w:keepNext/>
              <w:keepLines/>
              <w:numPr>
                <w:ilvl w:val="0"/>
                <w:numId w:val="10"/>
              </w:numPr>
              <w:rPr>
                <w:rFonts w:cs="Arial"/>
                <w:color w:val="000000" w:themeColor="text1"/>
                <w:sz w:val="20"/>
                <w:szCs w:val="20"/>
              </w:rPr>
            </w:pPr>
            <w:r w:rsidRPr="00915A6A">
              <w:rPr>
                <w:rFonts w:cs="Arial"/>
                <w:color w:val="000000" w:themeColor="text1"/>
                <w:sz w:val="20"/>
                <w:szCs w:val="20"/>
              </w:rPr>
              <w:t xml:space="preserve">Roles can be able to execute this use case </w:t>
            </w:r>
            <w:r w:rsidR="005D57B3" w:rsidRPr="00915A6A">
              <w:rPr>
                <w:rFonts w:cs="Arial"/>
                <w:color w:val="000000" w:themeColor="text1"/>
                <w:sz w:val="20"/>
                <w:szCs w:val="20"/>
              </w:rPr>
              <w:t>are</w:t>
            </w:r>
            <w:r w:rsidRPr="00915A6A">
              <w:rPr>
                <w:rFonts w:cs="Arial"/>
                <w:color w:val="000000" w:themeColor="text1"/>
                <w:sz w:val="20"/>
                <w:szCs w:val="20"/>
              </w:rPr>
              <w:t xml:space="preserve"> </w:t>
            </w:r>
            <w:r w:rsidR="00497D74" w:rsidRPr="00915A6A">
              <w:rPr>
                <w:rFonts w:cs="Arial"/>
                <w:b/>
                <w:bCs/>
                <w:color w:val="000000" w:themeColor="text1"/>
                <w:sz w:val="20"/>
                <w:szCs w:val="20"/>
              </w:rPr>
              <w:t>M&amp;M CTEP Technologist, M&amp;M COTL Technologist</w:t>
            </w:r>
            <w:r w:rsidR="005D57B3" w:rsidRPr="00915A6A">
              <w:rPr>
                <w:rFonts w:cs="Arial"/>
                <w:b/>
                <w:bCs/>
                <w:color w:val="000000" w:themeColor="text1"/>
                <w:sz w:val="20"/>
                <w:szCs w:val="20"/>
              </w:rPr>
              <w:t xml:space="preserve"> roles.</w:t>
            </w:r>
          </w:p>
        </w:tc>
      </w:tr>
      <w:tr w:rsidR="00726BBA" w:rsidRPr="00915A6A" w14:paraId="786CE4E0" w14:textId="77777777" w:rsidTr="00915A6A">
        <w:trPr>
          <w:cantSplit/>
          <w:trHeight w:val="296"/>
          <w:trPrChange w:id="157" w:author="Shah Ashay" w:date="2018-04-16T16:58:00Z">
            <w:trPr>
              <w:cantSplit/>
              <w:trHeight w:val="881"/>
            </w:trPr>
          </w:trPrChange>
        </w:trPr>
        <w:tc>
          <w:tcPr>
            <w:tcW w:w="1538" w:type="pct"/>
            <w:shd w:val="clear" w:color="auto" w:fill="C6D9F1" w:themeFill="text2" w:themeFillTint="33"/>
            <w:tcPrChange w:id="158" w:author="Shah Ashay" w:date="2018-04-16T16:58:00Z">
              <w:tcPr>
                <w:tcW w:w="2880" w:type="dxa"/>
                <w:shd w:val="clear" w:color="auto" w:fill="C6D9F1" w:themeFill="text2" w:themeFillTint="33"/>
              </w:tcPr>
            </w:tcPrChange>
          </w:tcPr>
          <w:p w14:paraId="44594FF9" w14:textId="0C92EA69" w:rsidR="00726BBA" w:rsidRPr="00915A6A" w:rsidRDefault="00726BBA" w:rsidP="00E4117B">
            <w:pPr>
              <w:pStyle w:val="TableText"/>
              <w:keepNext/>
              <w:keepLines/>
              <w:rPr>
                <w:rFonts w:cs="Arial"/>
                <w:b/>
                <w:sz w:val="20"/>
                <w:szCs w:val="20"/>
              </w:rPr>
            </w:pPr>
            <w:r w:rsidRPr="00915A6A">
              <w:rPr>
                <w:rFonts w:cs="Arial"/>
                <w:b/>
                <w:sz w:val="20"/>
                <w:szCs w:val="20"/>
              </w:rPr>
              <w:t>EC Business Functions</w:t>
            </w:r>
          </w:p>
        </w:tc>
        <w:tc>
          <w:tcPr>
            <w:tcW w:w="3462" w:type="pct"/>
            <w:tcPrChange w:id="159" w:author="Shah Ashay" w:date="2018-04-16T16:58:00Z">
              <w:tcPr>
                <w:tcW w:w="6480" w:type="dxa"/>
              </w:tcPr>
            </w:tcPrChange>
          </w:tcPr>
          <w:p w14:paraId="315DD97A" w14:textId="580B7806" w:rsidR="00474389" w:rsidRPr="00915A6A" w:rsidRDefault="00474389" w:rsidP="00497D74">
            <w:pPr>
              <w:pStyle w:val="ListParagraph"/>
              <w:keepNext/>
              <w:keepLines/>
              <w:rPr>
                <w:rFonts w:cs="Arial"/>
                <w:color w:val="000000" w:themeColor="text1"/>
                <w:sz w:val="20"/>
                <w:szCs w:val="20"/>
              </w:rPr>
            </w:pPr>
          </w:p>
        </w:tc>
      </w:tr>
      <w:tr w:rsidR="00D17537" w:rsidRPr="00915A6A" w14:paraId="0BAA378E" w14:textId="77777777" w:rsidTr="00AE6DB9">
        <w:trPr>
          <w:cantSplit/>
          <w:trPrChange w:id="160" w:author="Batra Yogesh (EXT)" w:date="2018-04-13T12:56:00Z">
            <w:trPr>
              <w:cantSplit/>
            </w:trPr>
          </w:trPrChange>
        </w:trPr>
        <w:tc>
          <w:tcPr>
            <w:tcW w:w="1538" w:type="pct"/>
            <w:shd w:val="clear" w:color="auto" w:fill="C6D9F1" w:themeFill="text2" w:themeFillTint="33"/>
            <w:tcPrChange w:id="161" w:author="Batra Yogesh (EXT)" w:date="2018-04-13T12:56:00Z">
              <w:tcPr>
                <w:tcW w:w="2880" w:type="dxa"/>
                <w:shd w:val="clear" w:color="auto" w:fill="C6D9F1" w:themeFill="text2" w:themeFillTint="33"/>
              </w:tcPr>
            </w:tcPrChange>
          </w:tcPr>
          <w:p w14:paraId="0BAA378A" w14:textId="77777777" w:rsidR="00D17537" w:rsidRPr="00915A6A" w:rsidRDefault="00D17537" w:rsidP="00E4117B">
            <w:pPr>
              <w:pStyle w:val="TableText"/>
              <w:keepNext/>
              <w:keepLines/>
              <w:tabs>
                <w:tab w:val="left" w:pos="2490"/>
              </w:tabs>
              <w:spacing w:after="0"/>
              <w:rPr>
                <w:rFonts w:cs="Arial"/>
                <w:b/>
                <w:sz w:val="20"/>
                <w:szCs w:val="20"/>
              </w:rPr>
            </w:pPr>
            <w:r w:rsidRPr="00915A6A">
              <w:rPr>
                <w:rFonts w:cs="Arial"/>
                <w:b/>
                <w:sz w:val="20"/>
                <w:szCs w:val="20"/>
              </w:rPr>
              <w:t>Prerequisites</w:t>
            </w:r>
          </w:p>
        </w:tc>
        <w:tc>
          <w:tcPr>
            <w:tcW w:w="3462" w:type="pct"/>
            <w:tcPrChange w:id="162" w:author="Batra Yogesh (EXT)" w:date="2018-04-13T12:56:00Z">
              <w:tcPr>
                <w:tcW w:w="6480" w:type="dxa"/>
              </w:tcPr>
            </w:tcPrChange>
          </w:tcPr>
          <w:p w14:paraId="1CF75C57" w14:textId="1B366D7C" w:rsidR="00497D74" w:rsidRPr="00915A6A" w:rsidRDefault="00497D74" w:rsidP="00497D74">
            <w:pPr>
              <w:pStyle w:val="ListParagraph"/>
              <w:keepNext/>
              <w:keepLines/>
              <w:numPr>
                <w:ilvl w:val="0"/>
                <w:numId w:val="10"/>
              </w:numPr>
              <w:rPr>
                <w:rFonts w:cs="Arial"/>
                <w:color w:val="000000" w:themeColor="text1"/>
                <w:sz w:val="20"/>
                <w:szCs w:val="20"/>
              </w:rPr>
            </w:pPr>
            <w:r w:rsidRPr="00915A6A">
              <w:rPr>
                <w:rFonts w:cs="Arial"/>
                <w:color w:val="000000" w:themeColor="text1"/>
                <w:sz w:val="20"/>
                <w:szCs w:val="20"/>
              </w:rPr>
              <w:t>User is logged In</w:t>
            </w:r>
          </w:p>
          <w:p w14:paraId="589E2F13" w14:textId="1188206B" w:rsidR="00497D74" w:rsidRPr="00915A6A" w:rsidRDefault="00497D74" w:rsidP="00497D74">
            <w:pPr>
              <w:pStyle w:val="ListParagraph"/>
              <w:keepNext/>
              <w:keepLines/>
              <w:numPr>
                <w:ilvl w:val="0"/>
                <w:numId w:val="10"/>
              </w:numPr>
              <w:rPr>
                <w:rFonts w:cs="Arial"/>
                <w:color w:val="000000" w:themeColor="text1"/>
                <w:sz w:val="20"/>
                <w:szCs w:val="20"/>
              </w:rPr>
            </w:pPr>
            <w:r w:rsidRPr="00915A6A">
              <w:rPr>
                <w:rFonts w:cs="Arial"/>
                <w:color w:val="000000" w:themeColor="text1"/>
                <w:sz w:val="20"/>
                <w:szCs w:val="20"/>
              </w:rPr>
              <w:t>User has permission to access the Maintain Stream Reference Values screen in EC</w:t>
            </w:r>
          </w:p>
          <w:p w14:paraId="0BAA378D" w14:textId="3791992E" w:rsidR="00474389" w:rsidRPr="00915A6A" w:rsidRDefault="00497D74" w:rsidP="00497D74">
            <w:pPr>
              <w:pStyle w:val="ListParagraph"/>
              <w:keepNext/>
              <w:keepLines/>
              <w:numPr>
                <w:ilvl w:val="0"/>
                <w:numId w:val="10"/>
              </w:numPr>
              <w:rPr>
                <w:rFonts w:cs="Arial"/>
                <w:color w:val="000000" w:themeColor="text1"/>
                <w:sz w:val="20"/>
                <w:szCs w:val="20"/>
              </w:rPr>
            </w:pPr>
            <w:r w:rsidRPr="00915A6A">
              <w:rPr>
                <w:rFonts w:cs="Arial"/>
                <w:color w:val="000000" w:themeColor="text1"/>
                <w:sz w:val="20"/>
                <w:szCs w:val="20"/>
              </w:rPr>
              <w:t>Stream has been created.</w:t>
            </w:r>
          </w:p>
        </w:tc>
      </w:tr>
      <w:tr w:rsidR="00447470" w:rsidRPr="00915A6A" w14:paraId="0BAA3791" w14:textId="77777777" w:rsidTr="00AE6DB9">
        <w:trPr>
          <w:cantSplit/>
          <w:trPrChange w:id="163" w:author="Batra Yogesh (EXT)" w:date="2018-04-13T12:56:00Z">
            <w:trPr>
              <w:cantSplit/>
            </w:trPr>
          </w:trPrChange>
        </w:trPr>
        <w:tc>
          <w:tcPr>
            <w:tcW w:w="1538" w:type="pct"/>
            <w:shd w:val="clear" w:color="auto" w:fill="C6D9F1" w:themeFill="text2" w:themeFillTint="33"/>
            <w:tcPrChange w:id="164" w:author="Batra Yogesh (EXT)" w:date="2018-04-13T12:56:00Z">
              <w:tcPr>
                <w:tcW w:w="2880" w:type="dxa"/>
                <w:shd w:val="clear" w:color="auto" w:fill="C6D9F1" w:themeFill="text2" w:themeFillTint="33"/>
              </w:tcPr>
            </w:tcPrChange>
          </w:tcPr>
          <w:p w14:paraId="0BAA378F" w14:textId="77777777" w:rsidR="00447470" w:rsidRPr="00915A6A" w:rsidRDefault="00447470" w:rsidP="00E4117B">
            <w:pPr>
              <w:pStyle w:val="TableText"/>
              <w:keepNext/>
              <w:keepLines/>
              <w:tabs>
                <w:tab w:val="left" w:pos="2490"/>
              </w:tabs>
              <w:spacing w:after="0"/>
              <w:rPr>
                <w:rFonts w:cs="Arial"/>
                <w:b/>
                <w:sz w:val="20"/>
                <w:szCs w:val="20"/>
              </w:rPr>
            </w:pPr>
            <w:r w:rsidRPr="00915A6A">
              <w:rPr>
                <w:rFonts w:cs="Arial"/>
                <w:b/>
                <w:sz w:val="20"/>
                <w:szCs w:val="20"/>
              </w:rPr>
              <w:t>Approver</w:t>
            </w:r>
          </w:p>
        </w:tc>
        <w:tc>
          <w:tcPr>
            <w:tcW w:w="3462" w:type="pct"/>
            <w:tcPrChange w:id="165" w:author="Batra Yogesh (EXT)" w:date="2018-04-13T12:56:00Z">
              <w:tcPr>
                <w:tcW w:w="6480" w:type="dxa"/>
              </w:tcPr>
            </w:tcPrChange>
          </w:tcPr>
          <w:p w14:paraId="0BAA3790" w14:textId="77777777" w:rsidR="00447470" w:rsidRPr="00915A6A" w:rsidRDefault="00447470" w:rsidP="00E4117B">
            <w:pPr>
              <w:keepNext/>
              <w:keepLines/>
              <w:rPr>
                <w:rFonts w:cs="Arial"/>
                <w:color w:val="0070C0"/>
                <w:sz w:val="20"/>
                <w:szCs w:val="20"/>
              </w:rPr>
            </w:pPr>
          </w:p>
        </w:tc>
      </w:tr>
    </w:tbl>
    <w:p w14:paraId="0BAA3792" w14:textId="77777777" w:rsidR="00447470" w:rsidRPr="00AE6DB9" w:rsidRDefault="00447470" w:rsidP="00447470">
      <w:pPr>
        <w:rPr>
          <w:ins w:id="166" w:author="Batra Yogesh (EXT)" w:date="2018-03-27T14:25:00Z"/>
          <w:rFonts w:cs="Arial"/>
        </w:rPr>
      </w:pPr>
    </w:p>
    <w:p w14:paraId="224D5DB2" w14:textId="5CA624D5" w:rsidR="008073C4" w:rsidRPr="00AE6DB9" w:rsidRDefault="008073C4" w:rsidP="008073C4">
      <w:pPr>
        <w:rPr>
          <w:moveTo w:id="167" w:author="Batra Yogesh (EXT)" w:date="2018-03-27T14:25:00Z"/>
          <w:rFonts w:cs="Arial"/>
          <w:rPrChange w:id="168" w:author="Batra Yogesh (EXT)" w:date="2018-04-13T12:56:00Z">
            <w:rPr>
              <w:moveTo w:id="169" w:author="Batra Yogesh (EXT)" w:date="2018-03-27T14:25:00Z"/>
              <w:b/>
            </w:rPr>
          </w:rPrChange>
        </w:rPr>
      </w:pPr>
      <w:moveToRangeStart w:id="170" w:author="Batra Yogesh (EXT)" w:date="2018-03-27T14:25:00Z" w:name="move509924058"/>
      <w:moveTo w:id="171" w:author="Batra Yogesh (EXT)" w:date="2018-03-27T14:25:00Z">
        <w:r w:rsidRPr="00AE6DB9">
          <w:rPr>
            <w:rFonts w:cs="Arial"/>
            <w:rPrChange w:id="172" w:author="Batra Yogesh (EXT)" w:date="2018-04-13T12:56:00Z">
              <w:rPr>
                <w:b/>
              </w:rPr>
            </w:rPrChange>
          </w:rPr>
          <w:t>Note: the toolbar on EC11</w:t>
        </w:r>
      </w:moveTo>
      <w:ins w:id="173" w:author="Batra Yogesh (EXT)" w:date="2018-04-13T12:56:00Z">
        <w:r w:rsidR="00AE6DB9" w:rsidRPr="00AE6DB9">
          <w:rPr>
            <w:rFonts w:cs="Arial"/>
            <w:rPrChange w:id="174" w:author="Batra Yogesh (EXT)" w:date="2018-04-13T12:56:00Z">
              <w:rPr>
                <w:rFonts w:cs="Arial"/>
                <w:b/>
              </w:rPr>
            </w:rPrChange>
          </w:rPr>
          <w:t>.2</w:t>
        </w:r>
      </w:ins>
      <w:moveTo w:id="175" w:author="Batra Yogesh (EXT)" w:date="2018-03-27T14:25:00Z">
        <w:r w:rsidRPr="00AE6DB9">
          <w:rPr>
            <w:rFonts w:cs="Arial"/>
            <w:rPrChange w:id="176" w:author="Batra Yogesh (EXT)" w:date="2018-04-13T12:56:00Z">
              <w:rPr>
                <w:b/>
              </w:rPr>
            </w:rPrChange>
          </w:rPr>
          <w:t xml:space="preserve"> has changed. Refer to the image below for different buttons</w:t>
        </w:r>
      </w:moveTo>
    </w:p>
    <w:p w14:paraId="0D103788" w14:textId="77777777" w:rsidR="008073C4" w:rsidRPr="003B3F09" w:rsidRDefault="008073C4" w:rsidP="008073C4">
      <w:pPr>
        <w:rPr>
          <w:moveTo w:id="177" w:author="Batra Yogesh (EXT)" w:date="2018-03-27T14:25:00Z"/>
          <w:rFonts w:cs="Arial"/>
          <w:b/>
        </w:rPr>
      </w:pPr>
    </w:p>
    <w:p w14:paraId="422F02EB" w14:textId="77777777" w:rsidR="008073C4" w:rsidRPr="003B3F09" w:rsidRDefault="008073C4" w:rsidP="008073C4">
      <w:pPr>
        <w:jc w:val="center"/>
        <w:rPr>
          <w:moveTo w:id="178" w:author="Batra Yogesh (EXT)" w:date="2018-03-27T14:25:00Z"/>
          <w:rFonts w:cs="Arial"/>
          <w:b/>
        </w:rPr>
      </w:pPr>
      <w:moveTo w:id="179" w:author="Batra Yogesh (EXT)" w:date="2018-03-27T14:25:00Z">
        <w:r w:rsidRPr="00AE6DB9">
          <w:rPr>
            <w:rFonts w:cs="Arial"/>
            <w:noProof/>
            <w:color w:val="000000"/>
            <w:szCs w:val="22"/>
            <w:rPrChange w:id="180" w:author="Batra Yogesh (EXT)" w:date="2018-04-13T12:56:00Z">
              <w:rPr>
                <w:rFonts w:ascii="Calibri" w:hAnsi="Calibri" w:cs="Calibri"/>
                <w:noProof/>
                <w:color w:val="000000"/>
                <w:szCs w:val="22"/>
              </w:rPr>
            </w:rPrChange>
          </w:rPr>
          <w:drawing>
            <wp:inline distT="0" distB="0" distL="0" distR="0" wp14:anchorId="208FD926" wp14:editId="3994CDCA">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moveTo>
    </w:p>
    <w:moveToRangeEnd w:id="170"/>
    <w:p w14:paraId="0B7BAA9F" w14:textId="77777777" w:rsidR="008073C4" w:rsidRPr="00AE6DB9" w:rsidRDefault="008073C4" w:rsidP="00447470">
      <w:pPr>
        <w:rPr>
          <w:rFonts w:cs="Arial"/>
        </w:rPr>
      </w:pPr>
    </w:p>
    <w:p w14:paraId="0BAA3794" w14:textId="036FE1F2" w:rsidR="004D61A0" w:rsidRPr="00AE6DB9" w:rsidRDefault="004D61A0" w:rsidP="005D1403">
      <w:pPr>
        <w:pStyle w:val="Heading1"/>
      </w:pPr>
      <w:bookmarkStart w:id="181" w:name="_Toc536253722"/>
      <w:bookmarkStart w:id="182" w:name="_Toc536258288"/>
      <w:bookmarkStart w:id="183" w:name="_Toc502219574"/>
      <w:r w:rsidRPr="00AE6DB9">
        <w:t xml:space="preserve">Primary </w:t>
      </w:r>
      <w:bookmarkEnd w:id="181"/>
      <w:bookmarkEnd w:id="182"/>
      <w:r w:rsidR="00BF2F96" w:rsidRPr="00AE6DB9">
        <w:t>Flow</w:t>
      </w:r>
      <w:r w:rsidR="0033669C" w:rsidRPr="00AE6DB9">
        <w:t xml:space="preserve">: </w:t>
      </w:r>
      <w:r w:rsidR="00956FE5" w:rsidRPr="00AE6DB9">
        <w:t>BKK</w:t>
      </w:r>
      <w:r w:rsidR="00645ABA" w:rsidRPr="00AE6DB9">
        <w:t>_</w:t>
      </w:r>
      <w:r w:rsidR="005D57B3" w:rsidRPr="00AE6DB9">
        <w:t xml:space="preserve">UC36 </w:t>
      </w:r>
      <w:r w:rsidR="00BF29CF" w:rsidRPr="00AE6DB9">
        <w:t>Maintain</w:t>
      </w:r>
      <w:r w:rsidR="005D57B3" w:rsidRPr="00AE6DB9">
        <w:t xml:space="preserve"> Stream Reference Values</w:t>
      </w:r>
      <w:bookmarkEnd w:id="183"/>
    </w:p>
    <w:p w14:paraId="43E7845D" w14:textId="77777777" w:rsidR="002424B4" w:rsidRPr="003B3F09" w:rsidRDefault="002424B4" w:rsidP="002424B4">
      <w:pPr>
        <w:rPr>
          <w:rFonts w:cs="Arial"/>
        </w:rPr>
      </w:pPr>
    </w:p>
    <w:p w14:paraId="23CDC20C" w14:textId="2AF05583" w:rsidR="002424B4" w:rsidRPr="00915A6A" w:rsidDel="008073C4" w:rsidRDefault="002424B4" w:rsidP="002424B4">
      <w:pPr>
        <w:rPr>
          <w:moveFrom w:id="184" w:author="Batra Yogesh (EXT)" w:date="2018-03-27T14:25:00Z"/>
          <w:rFonts w:cs="Arial"/>
          <w:b/>
        </w:rPr>
      </w:pPr>
      <w:moveFromRangeStart w:id="185" w:author="Batra Yogesh (EXT)" w:date="2018-03-27T14:25:00Z" w:name="move509924058"/>
      <w:moveFrom w:id="186" w:author="Batra Yogesh (EXT)" w:date="2018-03-27T14:25:00Z">
        <w:r w:rsidRPr="003B3F09" w:rsidDel="008073C4">
          <w:rPr>
            <w:rFonts w:cs="Arial"/>
            <w:b/>
          </w:rPr>
          <w:t xml:space="preserve">Note: the toolbar on EC11 has changed. Refer to the image below </w:t>
        </w:r>
        <w:r w:rsidRPr="00915A6A" w:rsidDel="008073C4">
          <w:rPr>
            <w:rFonts w:cs="Arial"/>
            <w:b/>
          </w:rPr>
          <w:t>for different buttons</w:t>
        </w:r>
      </w:moveFrom>
    </w:p>
    <w:p w14:paraId="2DA92118" w14:textId="610D44C0" w:rsidR="002424B4" w:rsidRPr="00915A6A" w:rsidDel="008073C4" w:rsidRDefault="002424B4" w:rsidP="002424B4">
      <w:pPr>
        <w:rPr>
          <w:moveFrom w:id="187" w:author="Batra Yogesh (EXT)" w:date="2018-03-27T14:25:00Z"/>
          <w:rFonts w:cs="Arial"/>
          <w:b/>
        </w:rPr>
      </w:pPr>
    </w:p>
    <w:p w14:paraId="4C676D9C" w14:textId="4B426897" w:rsidR="002424B4" w:rsidRPr="003B3F09" w:rsidDel="008073C4" w:rsidRDefault="002424B4" w:rsidP="002424B4">
      <w:pPr>
        <w:jc w:val="center"/>
        <w:rPr>
          <w:moveFrom w:id="188" w:author="Batra Yogesh (EXT)" w:date="2018-03-27T14:25:00Z"/>
          <w:rFonts w:cs="Arial"/>
          <w:b/>
        </w:rPr>
      </w:pPr>
      <w:moveFrom w:id="189" w:author="Batra Yogesh (EXT)" w:date="2018-03-27T14:25:00Z">
        <w:del w:id="190" w:author="Shah Ashay" w:date="2018-04-16T16:58:00Z">
          <w:r w:rsidRPr="00AE6DB9" w:rsidDel="00915A6A">
            <w:rPr>
              <w:rFonts w:cs="Arial"/>
              <w:noProof/>
              <w:color w:val="000000"/>
              <w:szCs w:val="22"/>
              <w:rPrChange w:id="191" w:author="Batra Yogesh (EXT)" w:date="2018-04-13T12:56:00Z">
                <w:rPr>
                  <w:rFonts w:ascii="Calibri" w:hAnsi="Calibri" w:cs="Calibri"/>
                  <w:noProof/>
                  <w:color w:val="000000"/>
                  <w:szCs w:val="22"/>
                </w:rPr>
              </w:rPrChange>
            </w:rPr>
            <w:drawing>
              <wp:inline distT="0" distB="0" distL="0" distR="0" wp14:anchorId="15C37911" wp14:editId="4DB3514E">
                <wp:extent cx="5105048" cy="1144752"/>
                <wp:effectExtent l="0" t="0" r="635" b="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noFill/>
                        </a:ln>
                      </pic:spPr>
                    </pic:pic>
                  </a:graphicData>
                </a:graphic>
              </wp:inline>
            </w:drawing>
          </w:r>
        </w:del>
      </w:moveFrom>
    </w:p>
    <w:moveFromRangeEnd w:id="185"/>
    <w:p w14:paraId="64CC8ED1" w14:textId="77777777" w:rsidR="002424B4" w:rsidRPr="00AE6DB9" w:rsidRDefault="002424B4" w:rsidP="00D17537">
      <w:pPr>
        <w:rPr>
          <w:rFonts w:cs="Arial"/>
        </w:rPr>
      </w:pPr>
    </w:p>
    <w:p w14:paraId="0BAA3795" w14:textId="7803AA70" w:rsidR="00EF4239" w:rsidRPr="00AE6DB9" w:rsidRDefault="004D61A0" w:rsidP="00D17537">
      <w:pPr>
        <w:rPr>
          <w:rFonts w:cs="Arial"/>
          <w:i/>
          <w:color w:val="000000" w:themeColor="text1"/>
          <w:sz w:val="20"/>
        </w:rPr>
      </w:pPr>
      <w:r w:rsidRPr="00AE6DB9">
        <w:rPr>
          <w:rFonts w:cs="Arial"/>
        </w:rPr>
        <w:t xml:space="preserve">Trigger: </w:t>
      </w:r>
      <w:r w:rsidR="005D57B3" w:rsidRPr="00AE6DB9">
        <w:rPr>
          <w:rFonts w:cs="Arial"/>
        </w:rPr>
        <w:t xml:space="preserve"> M&amp;M technologist of CTEP or COTL  set-up the stream wanted to update some specific constant values that apply to the stream. These constant values can be applied to various calculations and used for reporting. Use this process to enter reference values for a new stream or to enter a new version of reference values for a stream that should be applied after a specific date.</w:t>
      </w:r>
    </w:p>
    <w:p w14:paraId="1B8E6067" w14:textId="3A27E6C1" w:rsidR="00C6253C" w:rsidRPr="00AE6DB9" w:rsidRDefault="00C6253C">
      <w:pPr>
        <w:rPr>
          <w:rFonts w:cs="Arial"/>
          <w:b/>
          <w:bCs/>
          <w:sz w:val="24"/>
          <w:szCs w:val="32"/>
        </w:rPr>
      </w:pPr>
      <w:bookmarkStart w:id="192" w:name="_Toc2408571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93" w:author="Shah Ashay" w:date="2018-04-16T16:58: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355"/>
        <w:gridCol w:w="2790"/>
        <w:gridCol w:w="2515"/>
        <w:tblGridChange w:id="194">
          <w:tblGrid>
            <w:gridCol w:w="690"/>
            <w:gridCol w:w="3630"/>
            <w:gridCol w:w="2160"/>
            <w:gridCol w:w="2880"/>
          </w:tblGrid>
        </w:tblGridChange>
      </w:tblGrid>
      <w:tr w:rsidR="00C6253C" w:rsidRPr="00915A6A" w14:paraId="4045A374" w14:textId="77777777" w:rsidTr="00915A6A">
        <w:trPr>
          <w:tblHeader/>
          <w:trPrChange w:id="195" w:author="Shah Ashay" w:date="2018-04-16T16:58:00Z">
            <w:trPr>
              <w:tblHeader/>
            </w:trPr>
          </w:trPrChange>
        </w:trPr>
        <w:tc>
          <w:tcPr>
            <w:tcW w:w="369" w:type="pct"/>
            <w:tcBorders>
              <w:bottom w:val="single" w:sz="4" w:space="0" w:color="auto"/>
            </w:tcBorders>
            <w:shd w:val="clear" w:color="auto" w:fill="3399FF"/>
            <w:tcPrChange w:id="196" w:author="Shah Ashay" w:date="2018-04-16T16:58:00Z">
              <w:tcPr>
                <w:tcW w:w="690" w:type="dxa"/>
                <w:tcBorders>
                  <w:bottom w:val="single" w:sz="4" w:space="0" w:color="auto"/>
                </w:tcBorders>
                <w:shd w:val="clear" w:color="auto" w:fill="3399FF"/>
              </w:tcPr>
            </w:tcPrChange>
          </w:tcPr>
          <w:p w14:paraId="159E4A3C" w14:textId="77777777" w:rsidR="00C6253C" w:rsidRPr="00915A6A" w:rsidRDefault="00C6253C" w:rsidP="00045ECB">
            <w:pPr>
              <w:pStyle w:val="ColumnHead"/>
              <w:keepNext/>
              <w:keepLines/>
              <w:rPr>
                <w:rFonts w:cs="Arial"/>
                <w:color w:val="FFFFFF" w:themeColor="background1"/>
                <w:sz w:val="20"/>
                <w:szCs w:val="20"/>
              </w:rPr>
            </w:pPr>
            <w:r w:rsidRPr="00915A6A">
              <w:rPr>
                <w:rFonts w:cs="Arial"/>
                <w:color w:val="FFFFFF" w:themeColor="background1"/>
                <w:sz w:val="20"/>
                <w:szCs w:val="20"/>
              </w:rPr>
              <w:lastRenderedPageBreak/>
              <w:t>Step</w:t>
            </w:r>
          </w:p>
        </w:tc>
        <w:tc>
          <w:tcPr>
            <w:tcW w:w="1794" w:type="pct"/>
            <w:shd w:val="clear" w:color="auto" w:fill="3399FF"/>
            <w:tcPrChange w:id="197" w:author="Shah Ashay" w:date="2018-04-16T16:58:00Z">
              <w:tcPr>
                <w:tcW w:w="3630" w:type="dxa"/>
                <w:shd w:val="clear" w:color="auto" w:fill="3399FF"/>
              </w:tcPr>
            </w:tcPrChange>
          </w:tcPr>
          <w:p w14:paraId="7492901F" w14:textId="77777777" w:rsidR="00C6253C" w:rsidRPr="00915A6A" w:rsidRDefault="00C6253C" w:rsidP="00045ECB">
            <w:pPr>
              <w:pStyle w:val="ColumnHead"/>
              <w:keepNext/>
              <w:keepLines/>
              <w:rPr>
                <w:rFonts w:cs="Arial"/>
                <w:color w:val="FFFFFF" w:themeColor="background1"/>
                <w:sz w:val="20"/>
                <w:szCs w:val="20"/>
              </w:rPr>
            </w:pPr>
            <w:r w:rsidRPr="00915A6A">
              <w:rPr>
                <w:rFonts w:cs="Arial"/>
                <w:color w:val="FFFFFF" w:themeColor="background1"/>
                <w:sz w:val="20"/>
                <w:szCs w:val="20"/>
              </w:rPr>
              <w:t>Actor Action</w:t>
            </w:r>
          </w:p>
        </w:tc>
        <w:tc>
          <w:tcPr>
            <w:tcW w:w="1492" w:type="pct"/>
            <w:shd w:val="clear" w:color="auto" w:fill="3399FF"/>
            <w:tcPrChange w:id="198" w:author="Shah Ashay" w:date="2018-04-16T16:58:00Z">
              <w:tcPr>
                <w:tcW w:w="2160" w:type="dxa"/>
                <w:shd w:val="clear" w:color="auto" w:fill="3399FF"/>
              </w:tcPr>
            </w:tcPrChange>
          </w:tcPr>
          <w:p w14:paraId="35AFFB89" w14:textId="77777777" w:rsidR="00C6253C" w:rsidRPr="00915A6A" w:rsidRDefault="00C6253C" w:rsidP="00045ECB">
            <w:pPr>
              <w:pStyle w:val="ColumnHead"/>
              <w:keepNext/>
              <w:keepLines/>
              <w:rPr>
                <w:rFonts w:cs="Arial"/>
                <w:color w:val="FFFFFF" w:themeColor="background1"/>
                <w:sz w:val="20"/>
                <w:szCs w:val="20"/>
              </w:rPr>
            </w:pPr>
            <w:r w:rsidRPr="00915A6A">
              <w:rPr>
                <w:rFonts w:cs="Arial"/>
                <w:color w:val="FFFFFF" w:themeColor="background1"/>
                <w:sz w:val="20"/>
                <w:szCs w:val="20"/>
              </w:rPr>
              <w:t>System Response</w:t>
            </w:r>
          </w:p>
        </w:tc>
        <w:tc>
          <w:tcPr>
            <w:tcW w:w="1345" w:type="pct"/>
            <w:shd w:val="clear" w:color="auto" w:fill="3399FF"/>
            <w:tcPrChange w:id="199" w:author="Shah Ashay" w:date="2018-04-16T16:58:00Z">
              <w:tcPr>
                <w:tcW w:w="2880" w:type="dxa"/>
                <w:shd w:val="clear" w:color="auto" w:fill="3399FF"/>
              </w:tcPr>
            </w:tcPrChange>
          </w:tcPr>
          <w:p w14:paraId="3B517D6D" w14:textId="77777777" w:rsidR="00C6253C" w:rsidRPr="00915A6A" w:rsidRDefault="00C6253C" w:rsidP="00045ECB">
            <w:pPr>
              <w:pStyle w:val="ColumnHead"/>
              <w:keepNext/>
              <w:keepLines/>
              <w:rPr>
                <w:rFonts w:cs="Arial"/>
                <w:color w:val="FFFFFF" w:themeColor="background1"/>
                <w:sz w:val="20"/>
                <w:szCs w:val="20"/>
              </w:rPr>
            </w:pPr>
            <w:r w:rsidRPr="00915A6A">
              <w:rPr>
                <w:rFonts w:cs="Arial"/>
                <w:color w:val="FFFFFF" w:themeColor="background1"/>
                <w:sz w:val="20"/>
                <w:szCs w:val="20"/>
              </w:rPr>
              <w:t>Notes</w:t>
            </w:r>
          </w:p>
        </w:tc>
      </w:tr>
      <w:tr w:rsidR="005D57B3" w:rsidRPr="00915A6A" w14:paraId="2556EE83" w14:textId="77777777" w:rsidTr="00915A6A">
        <w:tc>
          <w:tcPr>
            <w:tcW w:w="369" w:type="pct"/>
            <w:shd w:val="clear" w:color="auto" w:fill="C6D9F1" w:themeFill="text2" w:themeFillTint="33"/>
            <w:tcPrChange w:id="200" w:author="Shah Ashay" w:date="2018-04-16T16:58:00Z">
              <w:tcPr>
                <w:tcW w:w="690" w:type="dxa"/>
                <w:shd w:val="clear" w:color="auto" w:fill="C6D9F1" w:themeFill="text2" w:themeFillTint="33"/>
              </w:tcPr>
            </w:tcPrChange>
          </w:tcPr>
          <w:p w14:paraId="4A9C5F59" w14:textId="22622A4D" w:rsidR="005D57B3" w:rsidRPr="00915A6A" w:rsidRDefault="005D57B3" w:rsidP="005D57B3">
            <w:pPr>
              <w:pStyle w:val="TableText"/>
              <w:keepNext/>
              <w:keepLines/>
              <w:jc w:val="center"/>
              <w:rPr>
                <w:rFonts w:cs="Arial"/>
                <w:sz w:val="20"/>
                <w:szCs w:val="20"/>
              </w:rPr>
            </w:pPr>
            <w:r w:rsidRPr="00915A6A">
              <w:rPr>
                <w:rFonts w:cs="Arial"/>
                <w:sz w:val="20"/>
                <w:szCs w:val="20"/>
              </w:rPr>
              <w:t>1.</w:t>
            </w:r>
          </w:p>
        </w:tc>
        <w:tc>
          <w:tcPr>
            <w:tcW w:w="1794" w:type="pct"/>
            <w:tcPrChange w:id="201" w:author="Shah Ashay" w:date="2018-04-16T16:58:00Z">
              <w:tcPr>
                <w:tcW w:w="3630" w:type="dxa"/>
              </w:tcPr>
            </w:tcPrChange>
          </w:tcPr>
          <w:p w14:paraId="5B25BFE2" w14:textId="3EB11E48" w:rsidR="005D57B3" w:rsidRPr="00915A6A" w:rsidRDefault="005D57B3" w:rsidP="005D57B3">
            <w:pPr>
              <w:pStyle w:val="TableText"/>
              <w:keepNext/>
              <w:keepLines/>
              <w:rPr>
                <w:rFonts w:cs="Arial"/>
                <w:sz w:val="20"/>
                <w:szCs w:val="20"/>
                <w:rPrChange w:id="202" w:author="Shah Ashay" w:date="2018-04-16T16:58:00Z">
                  <w:rPr>
                    <w:rFonts w:asciiTheme="minorHAnsi" w:hAnsiTheme="minorHAnsi"/>
                    <w:sz w:val="20"/>
                    <w:szCs w:val="20"/>
                  </w:rPr>
                </w:rPrChange>
              </w:rPr>
            </w:pPr>
            <w:r w:rsidRPr="00915A6A">
              <w:rPr>
                <w:rFonts w:cs="Arial"/>
                <w:sz w:val="20"/>
                <w:szCs w:val="20"/>
                <w:rPrChange w:id="203" w:author="Shah Ashay" w:date="2018-04-16T16:58:00Z">
                  <w:rPr>
                    <w:rFonts w:asciiTheme="minorHAnsi" w:hAnsiTheme="minorHAnsi"/>
                    <w:sz w:val="20"/>
                    <w:szCs w:val="20"/>
                  </w:rPr>
                </w:rPrChange>
              </w:rPr>
              <w:t xml:space="preserve">Navigate to the </w:t>
            </w:r>
            <w:del w:id="204" w:author="Batra Yogesh (EXT)" w:date="2018-03-27T15:53:00Z">
              <w:r w:rsidRPr="00915A6A" w:rsidDel="00217848">
                <w:rPr>
                  <w:rFonts w:cs="Arial"/>
                  <w:b/>
                  <w:i/>
                  <w:sz w:val="20"/>
                  <w:szCs w:val="20"/>
                  <w:rPrChange w:id="205" w:author="Shah Ashay" w:date="2018-04-16T16:58:00Z">
                    <w:rPr>
                      <w:rFonts w:asciiTheme="minorHAnsi" w:hAnsiTheme="minorHAnsi"/>
                      <w:b/>
                      <w:i/>
                      <w:sz w:val="20"/>
                      <w:szCs w:val="20"/>
                    </w:rPr>
                  </w:rPrChange>
                </w:rPr>
                <w:delText xml:space="preserve">Maintain </w:delText>
              </w:r>
            </w:del>
            <w:r w:rsidRPr="00915A6A">
              <w:rPr>
                <w:rFonts w:cs="Arial"/>
                <w:b/>
                <w:i/>
                <w:sz w:val="20"/>
                <w:szCs w:val="20"/>
                <w:rPrChange w:id="206" w:author="Shah Ashay" w:date="2018-04-16T16:58:00Z">
                  <w:rPr>
                    <w:rFonts w:asciiTheme="minorHAnsi" w:hAnsiTheme="minorHAnsi"/>
                    <w:b/>
                    <w:i/>
                    <w:sz w:val="20"/>
                    <w:szCs w:val="20"/>
                  </w:rPr>
                </w:rPrChange>
              </w:rPr>
              <w:t>Stream Reference Values</w:t>
            </w:r>
            <w:r w:rsidRPr="00915A6A">
              <w:rPr>
                <w:rFonts w:cs="Arial"/>
                <w:sz w:val="20"/>
                <w:szCs w:val="20"/>
                <w:rPrChange w:id="207" w:author="Shah Ashay" w:date="2018-04-16T16:58:00Z">
                  <w:rPr>
                    <w:rFonts w:asciiTheme="minorHAnsi" w:hAnsiTheme="minorHAnsi"/>
                    <w:sz w:val="20"/>
                    <w:szCs w:val="20"/>
                  </w:rPr>
                </w:rPrChange>
              </w:rPr>
              <w:t xml:space="preserve"> screen</w:t>
            </w:r>
          </w:p>
          <w:p w14:paraId="523F346A" w14:textId="2BE38FB1" w:rsidR="005D57B3" w:rsidRPr="00915A6A" w:rsidRDefault="005D57B3" w:rsidP="005D57B3">
            <w:pPr>
              <w:pStyle w:val="TableText"/>
              <w:keepNext/>
              <w:keepLines/>
              <w:rPr>
                <w:rFonts w:cs="Arial"/>
                <w:i/>
                <w:sz w:val="20"/>
                <w:szCs w:val="20"/>
                <w:rPrChange w:id="208" w:author="Shah Ashay" w:date="2018-04-16T16:58:00Z">
                  <w:rPr>
                    <w:rFonts w:asciiTheme="minorHAnsi" w:hAnsiTheme="minorHAnsi"/>
                    <w:i/>
                    <w:sz w:val="20"/>
                    <w:szCs w:val="20"/>
                  </w:rPr>
                </w:rPrChange>
              </w:rPr>
            </w:pPr>
            <w:r w:rsidRPr="00915A6A">
              <w:rPr>
                <w:rFonts w:cs="Arial"/>
                <w:i/>
                <w:sz w:val="20"/>
                <w:szCs w:val="20"/>
                <w:rPrChange w:id="209" w:author="Shah Ashay" w:date="2018-04-16T16:58:00Z">
                  <w:rPr>
                    <w:rFonts w:asciiTheme="minorHAnsi" w:hAnsiTheme="minorHAnsi"/>
                    <w:i/>
                    <w:sz w:val="20"/>
                    <w:szCs w:val="20"/>
                  </w:rPr>
                </w:rPrChange>
              </w:rPr>
              <w:t xml:space="preserve">Administration </w:t>
            </w:r>
            <w:r w:rsidRPr="00915A6A">
              <w:rPr>
                <w:rFonts w:cs="Arial"/>
                <w:i/>
                <w:sz w:val="20"/>
                <w:szCs w:val="20"/>
                <w:rPrChange w:id="210" w:author="Shah Ashay" w:date="2018-04-16T16:58:00Z">
                  <w:rPr>
                    <w:rFonts w:asciiTheme="minorHAnsi" w:hAnsiTheme="minorHAnsi"/>
                    <w:i/>
                    <w:sz w:val="20"/>
                    <w:szCs w:val="20"/>
                  </w:rPr>
                </w:rPrChange>
              </w:rPr>
              <w:sym w:font="Wingdings" w:char="F0E0"/>
            </w:r>
            <w:r w:rsidRPr="00915A6A">
              <w:rPr>
                <w:rFonts w:cs="Arial"/>
                <w:i/>
                <w:sz w:val="20"/>
                <w:szCs w:val="20"/>
                <w:rPrChange w:id="211" w:author="Shah Ashay" w:date="2018-04-16T16:58:00Z">
                  <w:rPr>
                    <w:rFonts w:asciiTheme="minorHAnsi" w:hAnsiTheme="minorHAnsi"/>
                    <w:i/>
                    <w:sz w:val="20"/>
                    <w:szCs w:val="20"/>
                  </w:rPr>
                </w:rPrChange>
              </w:rPr>
              <w:t xml:space="preserve"> Assets </w:t>
            </w:r>
            <w:r w:rsidRPr="00915A6A">
              <w:rPr>
                <w:rFonts w:cs="Arial"/>
                <w:i/>
                <w:sz w:val="20"/>
                <w:szCs w:val="20"/>
                <w:rPrChange w:id="212" w:author="Shah Ashay" w:date="2018-04-16T16:58:00Z">
                  <w:rPr>
                    <w:rFonts w:asciiTheme="minorHAnsi" w:hAnsiTheme="minorHAnsi"/>
                    <w:i/>
                    <w:sz w:val="20"/>
                    <w:szCs w:val="20"/>
                  </w:rPr>
                </w:rPrChange>
              </w:rPr>
              <w:sym w:font="Wingdings" w:char="F0E0"/>
            </w:r>
            <w:r w:rsidRPr="00915A6A">
              <w:rPr>
                <w:rFonts w:cs="Arial"/>
                <w:i/>
                <w:sz w:val="20"/>
                <w:szCs w:val="20"/>
                <w:rPrChange w:id="213" w:author="Shah Ashay" w:date="2018-04-16T16:58:00Z">
                  <w:rPr>
                    <w:rFonts w:asciiTheme="minorHAnsi" w:hAnsiTheme="minorHAnsi"/>
                    <w:i/>
                    <w:sz w:val="20"/>
                    <w:szCs w:val="20"/>
                  </w:rPr>
                </w:rPrChange>
              </w:rPr>
              <w:t xml:space="preserve"> Stream Objects </w:t>
            </w:r>
            <w:r w:rsidRPr="00915A6A">
              <w:rPr>
                <w:rFonts w:cs="Arial"/>
                <w:i/>
                <w:sz w:val="20"/>
                <w:szCs w:val="20"/>
                <w:rPrChange w:id="214" w:author="Shah Ashay" w:date="2018-04-16T16:58:00Z">
                  <w:rPr>
                    <w:rFonts w:asciiTheme="minorHAnsi" w:hAnsiTheme="minorHAnsi"/>
                    <w:i/>
                    <w:sz w:val="20"/>
                    <w:szCs w:val="20"/>
                  </w:rPr>
                </w:rPrChange>
              </w:rPr>
              <w:sym w:font="Wingdings" w:char="F0E0"/>
            </w:r>
            <w:r w:rsidRPr="00915A6A">
              <w:rPr>
                <w:rFonts w:cs="Arial"/>
                <w:i/>
                <w:sz w:val="20"/>
                <w:szCs w:val="20"/>
                <w:rPrChange w:id="215" w:author="Shah Ashay" w:date="2018-04-16T16:58:00Z">
                  <w:rPr>
                    <w:rFonts w:asciiTheme="minorHAnsi" w:hAnsiTheme="minorHAnsi"/>
                    <w:i/>
                    <w:sz w:val="20"/>
                    <w:szCs w:val="20"/>
                  </w:rPr>
                </w:rPrChange>
              </w:rPr>
              <w:t xml:space="preserve"> </w:t>
            </w:r>
            <w:del w:id="216" w:author="Batra Yogesh (EXT)" w:date="2018-03-27T15:53:00Z">
              <w:r w:rsidRPr="00915A6A" w:rsidDel="00217848">
                <w:rPr>
                  <w:rFonts w:cs="Arial"/>
                  <w:i/>
                  <w:sz w:val="20"/>
                  <w:szCs w:val="20"/>
                  <w:rPrChange w:id="217" w:author="Shah Ashay" w:date="2018-04-16T16:58:00Z">
                    <w:rPr>
                      <w:rFonts w:asciiTheme="minorHAnsi" w:hAnsiTheme="minorHAnsi"/>
                      <w:i/>
                      <w:sz w:val="20"/>
                      <w:szCs w:val="20"/>
                    </w:rPr>
                  </w:rPrChange>
                </w:rPr>
                <w:delText xml:space="preserve">Maintain </w:delText>
              </w:r>
            </w:del>
            <w:r w:rsidRPr="00915A6A">
              <w:rPr>
                <w:rFonts w:cs="Arial"/>
                <w:i/>
                <w:sz w:val="20"/>
                <w:szCs w:val="20"/>
                <w:rPrChange w:id="218" w:author="Shah Ashay" w:date="2018-04-16T16:58:00Z">
                  <w:rPr>
                    <w:rFonts w:asciiTheme="minorHAnsi" w:hAnsiTheme="minorHAnsi"/>
                    <w:i/>
                    <w:sz w:val="20"/>
                    <w:szCs w:val="20"/>
                  </w:rPr>
                </w:rPrChange>
              </w:rPr>
              <w:t>Stream Reference Values</w:t>
            </w:r>
          </w:p>
          <w:p w14:paraId="3FC2C398" w14:textId="1F2F535B" w:rsidR="005D57B3" w:rsidRPr="00915A6A" w:rsidRDefault="005D57B3" w:rsidP="005D57B3">
            <w:pPr>
              <w:pStyle w:val="TableText"/>
              <w:keepNext/>
              <w:keepLines/>
              <w:rPr>
                <w:rFonts w:cs="Arial"/>
                <w:color w:val="000000" w:themeColor="text1"/>
                <w:sz w:val="20"/>
                <w:szCs w:val="20"/>
              </w:rPr>
            </w:pPr>
          </w:p>
        </w:tc>
        <w:tc>
          <w:tcPr>
            <w:tcW w:w="1492" w:type="pct"/>
            <w:tcPrChange w:id="219" w:author="Shah Ashay" w:date="2018-04-16T16:58:00Z">
              <w:tcPr>
                <w:tcW w:w="2160" w:type="dxa"/>
              </w:tcPr>
            </w:tcPrChange>
          </w:tcPr>
          <w:p w14:paraId="5DCAB540" w14:textId="77777777" w:rsidR="005D57B3" w:rsidRPr="00915A6A" w:rsidRDefault="005D57B3" w:rsidP="005D57B3">
            <w:pPr>
              <w:keepNext/>
              <w:keepLines/>
              <w:rPr>
                <w:rFonts w:cs="Arial"/>
                <w:sz w:val="20"/>
                <w:szCs w:val="20"/>
                <w:rPrChange w:id="220" w:author="Shah Ashay" w:date="2018-04-16T16:58:00Z">
                  <w:rPr>
                    <w:rFonts w:asciiTheme="minorHAnsi" w:hAnsiTheme="minorHAnsi"/>
                    <w:sz w:val="20"/>
                    <w:szCs w:val="20"/>
                  </w:rPr>
                </w:rPrChange>
              </w:rPr>
            </w:pPr>
            <w:r w:rsidRPr="00915A6A">
              <w:rPr>
                <w:rFonts w:cs="Arial"/>
                <w:sz w:val="20"/>
                <w:szCs w:val="20"/>
                <w:rPrChange w:id="221" w:author="Shah Ashay" w:date="2018-04-16T16:58:00Z">
                  <w:rPr>
                    <w:rFonts w:asciiTheme="minorHAnsi" w:hAnsiTheme="minorHAnsi"/>
                    <w:sz w:val="20"/>
                    <w:szCs w:val="20"/>
                  </w:rPr>
                </w:rPrChange>
              </w:rPr>
              <w:t xml:space="preserve">In the Navigator, the date and hierarchy are retained from the </w:t>
            </w:r>
            <w:r w:rsidRPr="00915A6A">
              <w:rPr>
                <w:rFonts w:cs="Arial"/>
                <w:b/>
                <w:i/>
                <w:sz w:val="20"/>
                <w:szCs w:val="20"/>
                <w:rPrChange w:id="222" w:author="Shah Ashay" w:date="2018-04-16T16:58:00Z">
                  <w:rPr>
                    <w:rFonts w:asciiTheme="minorHAnsi" w:hAnsiTheme="minorHAnsi"/>
                    <w:b/>
                    <w:i/>
                    <w:sz w:val="20"/>
                    <w:szCs w:val="20"/>
                  </w:rPr>
                </w:rPrChange>
              </w:rPr>
              <w:t>Stream Set List</w:t>
            </w:r>
            <w:r w:rsidRPr="00915A6A">
              <w:rPr>
                <w:rFonts w:cs="Arial"/>
                <w:sz w:val="20"/>
                <w:szCs w:val="20"/>
                <w:rPrChange w:id="223" w:author="Shah Ashay" w:date="2018-04-16T16:58:00Z">
                  <w:rPr>
                    <w:rFonts w:asciiTheme="minorHAnsi" w:hAnsiTheme="minorHAnsi"/>
                    <w:sz w:val="20"/>
                    <w:szCs w:val="20"/>
                  </w:rPr>
                </w:rPrChange>
              </w:rPr>
              <w:t xml:space="preserve"> screen.</w:t>
            </w:r>
          </w:p>
          <w:p w14:paraId="449843EC" w14:textId="77777777" w:rsidR="005D57B3" w:rsidRPr="00915A6A" w:rsidRDefault="005D57B3" w:rsidP="005D57B3">
            <w:pPr>
              <w:keepNext/>
              <w:keepLines/>
              <w:rPr>
                <w:rFonts w:cs="Arial"/>
                <w:sz w:val="20"/>
                <w:szCs w:val="20"/>
                <w:rPrChange w:id="224" w:author="Shah Ashay" w:date="2018-04-16T16:58:00Z">
                  <w:rPr>
                    <w:rFonts w:asciiTheme="minorHAnsi" w:hAnsiTheme="minorHAnsi"/>
                    <w:sz w:val="20"/>
                    <w:szCs w:val="20"/>
                  </w:rPr>
                </w:rPrChange>
              </w:rPr>
            </w:pPr>
          </w:p>
          <w:p w14:paraId="0BDAABC8" w14:textId="0EB5465B" w:rsidR="005D57B3" w:rsidRPr="00915A6A" w:rsidRDefault="005D57B3" w:rsidP="005D57B3">
            <w:pPr>
              <w:pStyle w:val="NoSpacing"/>
              <w:rPr>
                <w:rFonts w:cs="Arial"/>
              </w:rPr>
            </w:pPr>
          </w:p>
        </w:tc>
        <w:tc>
          <w:tcPr>
            <w:tcW w:w="1345" w:type="pct"/>
            <w:tcPrChange w:id="225" w:author="Shah Ashay" w:date="2018-04-16T16:58:00Z">
              <w:tcPr>
                <w:tcW w:w="2880" w:type="dxa"/>
              </w:tcPr>
            </w:tcPrChange>
          </w:tcPr>
          <w:p w14:paraId="5EFCDA7E" w14:textId="25573F97" w:rsidR="005D57B3" w:rsidRPr="00915A6A" w:rsidRDefault="005D57B3" w:rsidP="005D57B3">
            <w:pPr>
              <w:keepNext/>
              <w:keepLines/>
              <w:rPr>
                <w:rFonts w:cs="Arial"/>
                <w:color w:val="000000" w:themeColor="text1"/>
                <w:sz w:val="20"/>
                <w:szCs w:val="20"/>
              </w:rPr>
            </w:pPr>
          </w:p>
        </w:tc>
      </w:tr>
      <w:tr w:rsidR="005D57B3" w:rsidRPr="00915A6A" w14:paraId="07D65E3C" w14:textId="77777777" w:rsidTr="00915A6A">
        <w:trPr>
          <w:trHeight w:val="116"/>
          <w:trPrChange w:id="226" w:author="Shah Ashay" w:date="2018-04-16T16:58:00Z">
            <w:trPr>
              <w:trHeight w:val="116"/>
            </w:trPr>
          </w:trPrChange>
        </w:trPr>
        <w:tc>
          <w:tcPr>
            <w:tcW w:w="369" w:type="pct"/>
            <w:shd w:val="clear" w:color="auto" w:fill="C6D9F1" w:themeFill="text2" w:themeFillTint="33"/>
            <w:tcPrChange w:id="227" w:author="Shah Ashay" w:date="2018-04-16T16:58:00Z">
              <w:tcPr>
                <w:tcW w:w="690" w:type="dxa"/>
                <w:shd w:val="clear" w:color="auto" w:fill="C6D9F1" w:themeFill="text2" w:themeFillTint="33"/>
              </w:tcPr>
            </w:tcPrChange>
          </w:tcPr>
          <w:p w14:paraId="1308F028" w14:textId="2E9AD199" w:rsidR="005D57B3" w:rsidRPr="00915A6A" w:rsidRDefault="005D57B3" w:rsidP="005D57B3">
            <w:pPr>
              <w:pStyle w:val="TableText"/>
              <w:keepNext/>
              <w:keepLines/>
              <w:jc w:val="center"/>
              <w:rPr>
                <w:rFonts w:cs="Arial"/>
                <w:sz w:val="20"/>
                <w:szCs w:val="20"/>
              </w:rPr>
            </w:pPr>
            <w:r w:rsidRPr="00915A6A">
              <w:rPr>
                <w:rFonts w:cs="Arial"/>
                <w:sz w:val="20"/>
                <w:szCs w:val="20"/>
              </w:rPr>
              <w:t>2.</w:t>
            </w:r>
          </w:p>
        </w:tc>
        <w:tc>
          <w:tcPr>
            <w:tcW w:w="1794" w:type="pct"/>
            <w:tcPrChange w:id="228" w:author="Shah Ashay" w:date="2018-04-16T16:58:00Z">
              <w:tcPr>
                <w:tcW w:w="3630" w:type="dxa"/>
              </w:tcPr>
            </w:tcPrChange>
          </w:tcPr>
          <w:p w14:paraId="5F3844D8" w14:textId="33E544A1" w:rsidR="005D57B3" w:rsidRPr="00915A6A" w:rsidRDefault="005D57B3" w:rsidP="005D57B3">
            <w:pPr>
              <w:pStyle w:val="TableText"/>
              <w:rPr>
                <w:rFonts w:cs="Arial"/>
                <w:sz w:val="20"/>
                <w:szCs w:val="20"/>
                <w:rPrChange w:id="229" w:author="Shah Ashay" w:date="2018-04-16T16:58:00Z">
                  <w:rPr>
                    <w:rFonts w:asciiTheme="minorHAnsi" w:hAnsiTheme="minorHAnsi"/>
                    <w:sz w:val="20"/>
                    <w:szCs w:val="20"/>
                  </w:rPr>
                </w:rPrChange>
              </w:rPr>
            </w:pPr>
            <w:r w:rsidRPr="00915A6A">
              <w:rPr>
                <w:rFonts w:cs="Arial"/>
                <w:sz w:val="20"/>
                <w:szCs w:val="20"/>
                <w:rPrChange w:id="230" w:author="Shah Ashay" w:date="2018-04-16T16:58:00Z">
                  <w:rPr>
                    <w:rFonts w:asciiTheme="minorHAnsi" w:hAnsiTheme="minorHAnsi"/>
                    <w:sz w:val="20"/>
                    <w:szCs w:val="20"/>
                  </w:rPr>
                </w:rPrChange>
              </w:rPr>
              <w:t xml:space="preserve">In the Navigator, use the </w:t>
            </w:r>
            <w:r w:rsidRPr="00915A6A">
              <w:rPr>
                <w:rFonts w:cs="Arial"/>
                <w:b/>
                <w:i/>
                <w:sz w:val="20"/>
                <w:szCs w:val="20"/>
                <w:rPrChange w:id="231" w:author="Shah Ashay" w:date="2018-04-16T16:58:00Z">
                  <w:rPr>
                    <w:rFonts w:asciiTheme="minorHAnsi" w:hAnsiTheme="minorHAnsi"/>
                    <w:b/>
                    <w:i/>
                    <w:sz w:val="20"/>
                    <w:szCs w:val="20"/>
                  </w:rPr>
                </w:rPrChange>
              </w:rPr>
              <w:t xml:space="preserve">Stream </w:t>
            </w:r>
            <w:r w:rsidRPr="00915A6A">
              <w:rPr>
                <w:rFonts w:cs="Arial"/>
                <w:sz w:val="20"/>
                <w:szCs w:val="20"/>
                <w:rPrChange w:id="232" w:author="Shah Ashay" w:date="2018-04-16T16:58:00Z">
                  <w:rPr>
                    <w:rFonts w:asciiTheme="minorHAnsi" w:hAnsiTheme="minorHAnsi"/>
                    <w:sz w:val="20"/>
                    <w:szCs w:val="20"/>
                  </w:rPr>
                </w:rPrChange>
              </w:rPr>
              <w:t xml:space="preserve">drop-down menu to select the stream that was just created and click </w:t>
            </w:r>
            <w:r w:rsidRPr="00915A6A">
              <w:rPr>
                <w:rFonts w:cs="Arial"/>
                <w:b/>
                <w:i/>
                <w:sz w:val="20"/>
                <w:szCs w:val="20"/>
                <w:rPrChange w:id="233" w:author="Shah Ashay" w:date="2018-04-16T16:58:00Z">
                  <w:rPr>
                    <w:rFonts w:asciiTheme="minorHAnsi" w:hAnsiTheme="minorHAnsi"/>
                    <w:b/>
                    <w:i/>
                    <w:sz w:val="20"/>
                    <w:szCs w:val="20"/>
                  </w:rPr>
                </w:rPrChange>
              </w:rPr>
              <w:t>Go…</w:t>
            </w:r>
            <w:r w:rsidRPr="00915A6A">
              <w:rPr>
                <w:rFonts w:cs="Arial"/>
                <w:b/>
                <w:i/>
                <w:sz w:val="20"/>
                <w:szCs w:val="20"/>
                <w:rPrChange w:id="234" w:author="Shah Ashay" w:date="2018-04-16T16:58:00Z">
                  <w:rPr>
                    <w:rFonts w:asciiTheme="minorHAnsi" w:hAnsiTheme="minorHAnsi"/>
                    <w:b/>
                    <w:i/>
                    <w:sz w:val="20"/>
                    <w:szCs w:val="20"/>
                  </w:rPr>
                </w:rPrChange>
              </w:rPr>
              <w:br/>
            </w:r>
            <w:r w:rsidRPr="00915A6A">
              <w:rPr>
                <w:rFonts w:cs="Arial"/>
                <w:b/>
                <w:i/>
                <w:sz w:val="20"/>
                <w:szCs w:val="20"/>
                <w:rPrChange w:id="235" w:author="Shah Ashay" w:date="2018-04-16T16:58:00Z">
                  <w:rPr>
                    <w:rFonts w:ascii="Century Gothic" w:hAnsi="Century Gothic"/>
                    <w:b/>
                    <w:i/>
                    <w:sz w:val="20"/>
                    <w:szCs w:val="20"/>
                  </w:rPr>
                </w:rPrChange>
              </w:rPr>
              <w:br/>
              <w:t>Operation Hierarchy</w:t>
            </w:r>
          </w:p>
          <w:p w14:paraId="0CB6033D" w14:textId="77777777" w:rsidR="005D57B3" w:rsidRPr="00915A6A" w:rsidRDefault="005D57B3" w:rsidP="005D57B3">
            <w:pPr>
              <w:pStyle w:val="TableText"/>
              <w:numPr>
                <w:ilvl w:val="0"/>
                <w:numId w:val="3"/>
              </w:numPr>
              <w:spacing w:after="0"/>
              <w:rPr>
                <w:rFonts w:cs="Arial"/>
                <w:b/>
                <w:i/>
                <w:sz w:val="20"/>
                <w:szCs w:val="20"/>
                <w:rPrChange w:id="236" w:author="Shah Ashay" w:date="2018-04-16T16:58:00Z">
                  <w:rPr>
                    <w:rFonts w:asciiTheme="minorHAnsi" w:hAnsiTheme="minorHAnsi"/>
                    <w:b/>
                    <w:i/>
                    <w:sz w:val="20"/>
                    <w:szCs w:val="20"/>
                  </w:rPr>
                </w:rPrChange>
              </w:rPr>
            </w:pPr>
            <w:r w:rsidRPr="00915A6A">
              <w:rPr>
                <w:rFonts w:cs="Arial"/>
                <w:b/>
                <w:i/>
                <w:sz w:val="20"/>
                <w:szCs w:val="20"/>
                <w:rPrChange w:id="237" w:author="Shah Ashay" w:date="2018-04-16T16:58:00Z">
                  <w:rPr>
                    <w:rFonts w:asciiTheme="minorHAnsi" w:hAnsiTheme="minorHAnsi"/>
                    <w:b/>
                    <w:i/>
                    <w:sz w:val="20"/>
                    <w:szCs w:val="20"/>
                  </w:rPr>
                </w:rPrChange>
              </w:rPr>
              <w:t>Production Unit</w:t>
            </w:r>
          </w:p>
          <w:p w14:paraId="3DA6FCCC" w14:textId="77777777" w:rsidR="005D57B3" w:rsidRPr="00915A6A" w:rsidRDefault="005D57B3" w:rsidP="005D57B3">
            <w:pPr>
              <w:pStyle w:val="TableText"/>
              <w:numPr>
                <w:ilvl w:val="0"/>
                <w:numId w:val="3"/>
              </w:numPr>
              <w:spacing w:after="0"/>
              <w:rPr>
                <w:rFonts w:cs="Arial"/>
                <w:b/>
                <w:i/>
                <w:sz w:val="20"/>
                <w:szCs w:val="20"/>
                <w:rPrChange w:id="238" w:author="Shah Ashay" w:date="2018-04-16T16:58:00Z">
                  <w:rPr>
                    <w:rFonts w:asciiTheme="minorHAnsi" w:hAnsiTheme="minorHAnsi"/>
                    <w:b/>
                    <w:i/>
                    <w:sz w:val="20"/>
                    <w:szCs w:val="20"/>
                  </w:rPr>
                </w:rPrChange>
              </w:rPr>
            </w:pPr>
            <w:r w:rsidRPr="00915A6A">
              <w:rPr>
                <w:rFonts w:cs="Arial"/>
                <w:b/>
                <w:i/>
                <w:sz w:val="20"/>
                <w:szCs w:val="20"/>
                <w:rPrChange w:id="239" w:author="Shah Ashay" w:date="2018-04-16T16:58:00Z">
                  <w:rPr>
                    <w:rFonts w:asciiTheme="minorHAnsi" w:hAnsiTheme="minorHAnsi"/>
                    <w:b/>
                    <w:i/>
                    <w:sz w:val="20"/>
                    <w:szCs w:val="20"/>
                  </w:rPr>
                </w:rPrChange>
              </w:rPr>
              <w:t>Product Sub Unit</w:t>
            </w:r>
          </w:p>
          <w:p w14:paraId="4A3CFC72" w14:textId="77777777" w:rsidR="005D57B3" w:rsidRPr="00915A6A" w:rsidRDefault="005D57B3" w:rsidP="005D57B3">
            <w:pPr>
              <w:pStyle w:val="TableText"/>
              <w:numPr>
                <w:ilvl w:val="0"/>
                <w:numId w:val="3"/>
              </w:numPr>
              <w:spacing w:after="0"/>
              <w:rPr>
                <w:rFonts w:cs="Arial"/>
                <w:b/>
                <w:i/>
                <w:sz w:val="20"/>
                <w:szCs w:val="20"/>
                <w:rPrChange w:id="240" w:author="Shah Ashay" w:date="2018-04-16T16:58:00Z">
                  <w:rPr>
                    <w:rFonts w:asciiTheme="minorHAnsi" w:hAnsiTheme="minorHAnsi"/>
                    <w:b/>
                    <w:i/>
                    <w:sz w:val="20"/>
                    <w:szCs w:val="20"/>
                  </w:rPr>
                </w:rPrChange>
              </w:rPr>
            </w:pPr>
            <w:r w:rsidRPr="00915A6A">
              <w:rPr>
                <w:rFonts w:cs="Arial"/>
                <w:b/>
                <w:i/>
                <w:sz w:val="20"/>
                <w:szCs w:val="20"/>
                <w:rPrChange w:id="241" w:author="Shah Ashay" w:date="2018-04-16T16:58:00Z">
                  <w:rPr>
                    <w:rFonts w:asciiTheme="minorHAnsi" w:hAnsiTheme="minorHAnsi"/>
                    <w:b/>
                    <w:i/>
                    <w:sz w:val="20"/>
                    <w:szCs w:val="20"/>
                  </w:rPr>
                </w:rPrChange>
              </w:rPr>
              <w:t>Area</w:t>
            </w:r>
          </w:p>
          <w:p w14:paraId="20AD6F31" w14:textId="77777777" w:rsidR="005D57B3" w:rsidRPr="00915A6A" w:rsidRDefault="005D57B3" w:rsidP="005D57B3">
            <w:pPr>
              <w:pStyle w:val="TableText"/>
              <w:numPr>
                <w:ilvl w:val="0"/>
                <w:numId w:val="3"/>
              </w:numPr>
              <w:spacing w:after="0"/>
              <w:rPr>
                <w:rFonts w:cs="Arial"/>
                <w:b/>
                <w:i/>
                <w:sz w:val="20"/>
                <w:szCs w:val="20"/>
                <w:rPrChange w:id="242" w:author="Shah Ashay" w:date="2018-04-16T16:58:00Z">
                  <w:rPr>
                    <w:rFonts w:asciiTheme="minorHAnsi" w:hAnsiTheme="minorHAnsi"/>
                    <w:b/>
                    <w:i/>
                    <w:sz w:val="20"/>
                    <w:szCs w:val="20"/>
                  </w:rPr>
                </w:rPrChange>
              </w:rPr>
            </w:pPr>
            <w:r w:rsidRPr="00915A6A">
              <w:rPr>
                <w:rFonts w:cs="Arial"/>
                <w:b/>
                <w:i/>
                <w:sz w:val="20"/>
                <w:szCs w:val="20"/>
                <w:rPrChange w:id="243" w:author="Shah Ashay" w:date="2018-04-16T16:58:00Z">
                  <w:rPr>
                    <w:rFonts w:asciiTheme="minorHAnsi" w:hAnsiTheme="minorHAnsi"/>
                    <w:b/>
                    <w:i/>
                    <w:sz w:val="20"/>
                    <w:szCs w:val="20"/>
                  </w:rPr>
                </w:rPrChange>
              </w:rPr>
              <w:t>Sub Area</w:t>
            </w:r>
          </w:p>
          <w:p w14:paraId="388F731B" w14:textId="77777777" w:rsidR="005D57B3" w:rsidRPr="00915A6A" w:rsidRDefault="005D57B3" w:rsidP="005D57B3">
            <w:pPr>
              <w:pStyle w:val="TableText"/>
              <w:numPr>
                <w:ilvl w:val="0"/>
                <w:numId w:val="3"/>
              </w:numPr>
              <w:tabs>
                <w:tab w:val="left" w:pos="2490"/>
              </w:tabs>
              <w:spacing w:after="0"/>
              <w:rPr>
                <w:rFonts w:cs="Arial"/>
                <w:b/>
                <w:i/>
                <w:sz w:val="20"/>
                <w:szCs w:val="20"/>
                <w:rPrChange w:id="244" w:author="Shah Ashay" w:date="2018-04-16T16:58:00Z">
                  <w:rPr>
                    <w:rFonts w:asciiTheme="minorHAnsi" w:hAnsiTheme="minorHAnsi"/>
                    <w:b/>
                    <w:i/>
                    <w:sz w:val="20"/>
                    <w:szCs w:val="20"/>
                  </w:rPr>
                </w:rPrChange>
              </w:rPr>
            </w:pPr>
            <w:r w:rsidRPr="00915A6A">
              <w:rPr>
                <w:rFonts w:cs="Arial"/>
                <w:b/>
                <w:i/>
                <w:sz w:val="20"/>
                <w:szCs w:val="20"/>
                <w:rPrChange w:id="245" w:author="Shah Ashay" w:date="2018-04-16T16:58:00Z">
                  <w:rPr>
                    <w:rFonts w:asciiTheme="minorHAnsi" w:hAnsiTheme="minorHAnsi"/>
                    <w:b/>
                    <w:i/>
                    <w:sz w:val="20"/>
                    <w:szCs w:val="20"/>
                  </w:rPr>
                </w:rPrChange>
              </w:rPr>
              <w:t>Facility Class 2</w:t>
            </w:r>
          </w:p>
          <w:p w14:paraId="58F1FCD5" w14:textId="723FB782" w:rsidR="005D57B3" w:rsidRPr="00915A6A" w:rsidRDefault="005D57B3" w:rsidP="005D57B3">
            <w:pPr>
              <w:pStyle w:val="TableText"/>
              <w:keepNext/>
              <w:keepLines/>
              <w:rPr>
                <w:rFonts w:cs="Arial"/>
                <w:color w:val="000000" w:themeColor="text1"/>
                <w:sz w:val="20"/>
                <w:szCs w:val="20"/>
              </w:rPr>
            </w:pPr>
            <w:r w:rsidRPr="00915A6A">
              <w:rPr>
                <w:rFonts w:cs="Arial"/>
                <w:b/>
                <w:i/>
                <w:sz w:val="20"/>
                <w:szCs w:val="20"/>
                <w:rPrChange w:id="246" w:author="Shah Ashay" w:date="2018-04-16T16:58:00Z">
                  <w:rPr>
                    <w:rFonts w:asciiTheme="minorHAnsi" w:hAnsiTheme="minorHAnsi"/>
                    <w:b/>
                    <w:i/>
                    <w:sz w:val="20"/>
                    <w:szCs w:val="20"/>
                  </w:rPr>
                </w:rPrChange>
              </w:rPr>
              <w:t>Facility Class 1 (N/A)</w:t>
            </w:r>
          </w:p>
        </w:tc>
        <w:tc>
          <w:tcPr>
            <w:tcW w:w="1492" w:type="pct"/>
            <w:tcPrChange w:id="247" w:author="Shah Ashay" w:date="2018-04-16T16:58:00Z">
              <w:tcPr>
                <w:tcW w:w="2160" w:type="dxa"/>
              </w:tcPr>
            </w:tcPrChange>
          </w:tcPr>
          <w:p w14:paraId="65EE4DE9" w14:textId="77777777" w:rsidR="005D57B3" w:rsidRPr="00915A6A" w:rsidRDefault="005D57B3" w:rsidP="005D57B3">
            <w:pPr>
              <w:keepNext/>
              <w:keepLines/>
              <w:rPr>
                <w:rFonts w:cs="Arial"/>
                <w:sz w:val="20"/>
                <w:szCs w:val="20"/>
                <w:rPrChange w:id="248" w:author="Shah Ashay" w:date="2018-04-16T16:58:00Z">
                  <w:rPr>
                    <w:rFonts w:asciiTheme="minorHAnsi" w:hAnsiTheme="minorHAnsi"/>
                    <w:sz w:val="20"/>
                    <w:szCs w:val="20"/>
                  </w:rPr>
                </w:rPrChange>
              </w:rPr>
            </w:pPr>
            <w:r w:rsidRPr="00915A6A">
              <w:rPr>
                <w:rFonts w:cs="Arial"/>
                <w:sz w:val="20"/>
                <w:szCs w:val="20"/>
                <w:rPrChange w:id="249" w:author="Shah Ashay" w:date="2018-04-16T16:58:00Z">
                  <w:rPr>
                    <w:rFonts w:asciiTheme="minorHAnsi" w:hAnsiTheme="minorHAnsi"/>
                    <w:sz w:val="20"/>
                    <w:szCs w:val="20"/>
                  </w:rPr>
                </w:rPrChange>
              </w:rPr>
              <w:t>New headings appear in the Data Window and a message “no records found…”</w:t>
            </w:r>
          </w:p>
          <w:p w14:paraId="567D4A19" w14:textId="759D992E" w:rsidR="005D57B3" w:rsidRPr="00915A6A" w:rsidRDefault="005D57B3" w:rsidP="005D57B3">
            <w:pPr>
              <w:keepNext/>
              <w:keepLines/>
              <w:rPr>
                <w:rFonts w:cs="Arial"/>
                <w:color w:val="000000" w:themeColor="text1"/>
                <w:sz w:val="20"/>
                <w:szCs w:val="20"/>
              </w:rPr>
            </w:pPr>
          </w:p>
        </w:tc>
        <w:tc>
          <w:tcPr>
            <w:tcW w:w="1345" w:type="pct"/>
            <w:tcPrChange w:id="250" w:author="Shah Ashay" w:date="2018-04-16T16:58:00Z">
              <w:tcPr>
                <w:tcW w:w="2880" w:type="dxa"/>
              </w:tcPr>
            </w:tcPrChange>
          </w:tcPr>
          <w:p w14:paraId="1F908F4E" w14:textId="77777777" w:rsidR="005D57B3" w:rsidRPr="00915A6A" w:rsidRDefault="005D57B3" w:rsidP="005D57B3">
            <w:pPr>
              <w:keepNext/>
              <w:keepLines/>
              <w:rPr>
                <w:rFonts w:cs="Arial"/>
                <w:color w:val="000000" w:themeColor="text1"/>
                <w:sz w:val="20"/>
                <w:szCs w:val="20"/>
              </w:rPr>
            </w:pPr>
          </w:p>
        </w:tc>
      </w:tr>
      <w:tr w:rsidR="005D57B3" w:rsidRPr="00915A6A" w14:paraId="71C79D9B" w14:textId="77777777" w:rsidTr="00915A6A">
        <w:tc>
          <w:tcPr>
            <w:tcW w:w="369" w:type="pct"/>
            <w:shd w:val="clear" w:color="auto" w:fill="C6D9F1" w:themeFill="text2" w:themeFillTint="33"/>
            <w:tcPrChange w:id="251" w:author="Shah Ashay" w:date="2018-04-16T16:58:00Z">
              <w:tcPr>
                <w:tcW w:w="690" w:type="dxa"/>
                <w:shd w:val="clear" w:color="auto" w:fill="C6D9F1" w:themeFill="text2" w:themeFillTint="33"/>
              </w:tcPr>
            </w:tcPrChange>
          </w:tcPr>
          <w:p w14:paraId="45E9CE6E" w14:textId="164F2668" w:rsidR="005D57B3" w:rsidRPr="00915A6A" w:rsidRDefault="005D57B3" w:rsidP="005D57B3">
            <w:pPr>
              <w:pStyle w:val="TableText"/>
              <w:keepNext/>
              <w:keepLines/>
              <w:jc w:val="center"/>
              <w:rPr>
                <w:rFonts w:cs="Arial"/>
                <w:sz w:val="20"/>
                <w:szCs w:val="20"/>
              </w:rPr>
            </w:pPr>
            <w:r w:rsidRPr="00915A6A">
              <w:rPr>
                <w:rFonts w:cs="Arial"/>
                <w:sz w:val="20"/>
                <w:szCs w:val="20"/>
              </w:rPr>
              <w:t>3.</w:t>
            </w:r>
          </w:p>
        </w:tc>
        <w:tc>
          <w:tcPr>
            <w:tcW w:w="1794" w:type="pct"/>
            <w:tcPrChange w:id="252" w:author="Shah Ashay" w:date="2018-04-16T16:58:00Z">
              <w:tcPr>
                <w:tcW w:w="3630" w:type="dxa"/>
              </w:tcPr>
            </w:tcPrChange>
          </w:tcPr>
          <w:p w14:paraId="7F53BB38" w14:textId="4D41DBE4" w:rsidR="005D57B3" w:rsidRPr="00915A6A" w:rsidRDefault="002424B4" w:rsidP="005D57B3">
            <w:pPr>
              <w:pStyle w:val="TableText"/>
              <w:keepNext/>
              <w:keepLines/>
              <w:spacing w:after="0"/>
              <w:rPr>
                <w:rFonts w:cs="Arial"/>
                <w:b/>
                <w:color w:val="000000" w:themeColor="text1"/>
                <w:sz w:val="20"/>
                <w:szCs w:val="20"/>
              </w:rPr>
            </w:pPr>
            <w:del w:id="253" w:author="Batra Yogesh (EXT)" w:date="2018-03-27T14:28:00Z">
              <w:r w:rsidRPr="00915A6A" w:rsidDel="00553F3C">
                <w:rPr>
                  <w:rFonts w:cs="Arial"/>
                  <w:sz w:val="20"/>
                  <w:szCs w:val="20"/>
                  <w:rPrChange w:id="254" w:author="Shah Ashay" w:date="2018-04-16T16:58:00Z">
                    <w:rPr>
                      <w:rFonts w:asciiTheme="minorHAnsi" w:hAnsiTheme="minorHAnsi"/>
                      <w:sz w:val="20"/>
                      <w:szCs w:val="20"/>
                    </w:rPr>
                  </w:rPrChange>
                </w:rPr>
                <w:delText>Mouse over</w:delText>
              </w:r>
            </w:del>
            <w:ins w:id="255" w:author="Batra Yogesh (EXT)" w:date="2018-03-27T14:57:00Z">
              <w:r w:rsidR="0012414D" w:rsidRPr="00915A6A">
                <w:rPr>
                  <w:rFonts w:cs="Arial"/>
                  <w:sz w:val="20"/>
                  <w:szCs w:val="20"/>
                  <w:rPrChange w:id="256" w:author="Shah Ashay" w:date="2018-04-16T16:58:00Z">
                    <w:rPr>
                      <w:rFonts w:asciiTheme="minorHAnsi" w:hAnsiTheme="minorHAnsi"/>
                      <w:sz w:val="20"/>
                      <w:szCs w:val="20"/>
                    </w:rPr>
                  </w:rPrChange>
                </w:rPr>
                <w:t xml:space="preserve">Mouse </w:t>
              </w:r>
            </w:ins>
            <w:ins w:id="257" w:author="Batra Yogesh (EXT)" w:date="2018-04-06T12:43:00Z">
              <w:r w:rsidR="00CC7020" w:rsidRPr="00915A6A">
                <w:rPr>
                  <w:rFonts w:cs="Arial"/>
                  <w:sz w:val="20"/>
                  <w:szCs w:val="20"/>
                  <w:rPrChange w:id="258" w:author="Shah Ashay" w:date="2018-04-16T16:58:00Z">
                    <w:rPr>
                      <w:rFonts w:asciiTheme="minorHAnsi" w:hAnsiTheme="minorHAnsi"/>
                      <w:sz w:val="20"/>
                      <w:szCs w:val="20"/>
                    </w:rPr>
                  </w:rPrChange>
                </w:rPr>
                <w:t>h</w:t>
              </w:r>
            </w:ins>
            <w:ins w:id="259" w:author="Batra Yogesh (EXT)" w:date="2018-03-27T14:57:00Z">
              <w:r w:rsidR="0012414D" w:rsidRPr="00915A6A">
                <w:rPr>
                  <w:rFonts w:cs="Arial"/>
                  <w:sz w:val="20"/>
                  <w:szCs w:val="20"/>
                  <w:rPrChange w:id="260" w:author="Shah Ashay" w:date="2018-04-16T16:58:00Z">
                    <w:rPr>
                      <w:rFonts w:asciiTheme="minorHAnsi" w:hAnsiTheme="minorHAnsi"/>
                      <w:sz w:val="20"/>
                      <w:szCs w:val="20"/>
                    </w:rPr>
                  </w:rPrChange>
                </w:rPr>
                <w:t>over</w:t>
              </w:r>
            </w:ins>
            <w:r w:rsidRPr="00915A6A">
              <w:rPr>
                <w:rFonts w:cs="Arial"/>
                <w:sz w:val="20"/>
                <w:szCs w:val="20"/>
                <w:rPrChange w:id="261" w:author="Shah Ashay" w:date="2018-04-16T16:58:00Z">
                  <w:rPr>
                    <w:rFonts w:asciiTheme="minorHAnsi" w:hAnsiTheme="minorHAnsi"/>
                    <w:sz w:val="20"/>
                    <w:szCs w:val="20"/>
                  </w:rPr>
                </w:rPrChange>
              </w:rPr>
              <w:t xml:space="preserve"> to the Insert icon on the toolbar</w:t>
            </w:r>
            <w:ins w:id="262" w:author="Batra Yogesh (EXT)" w:date="2018-03-27T14:57:00Z">
              <w:r w:rsidR="0012414D" w:rsidRPr="00915A6A">
                <w:rPr>
                  <w:rFonts w:cs="Arial"/>
                  <w:sz w:val="20"/>
                  <w:szCs w:val="20"/>
                  <w:rPrChange w:id="263" w:author="Shah Ashay" w:date="2018-04-16T16:58:00Z">
                    <w:rPr>
                      <w:rFonts w:asciiTheme="minorHAnsi" w:hAnsiTheme="minorHAnsi"/>
                      <w:sz w:val="20"/>
                      <w:szCs w:val="20"/>
                    </w:rPr>
                  </w:rPrChange>
                </w:rPr>
                <w:t xml:space="preserve"> and click on the New Version/New Object</w:t>
              </w:r>
            </w:ins>
          </w:p>
        </w:tc>
        <w:tc>
          <w:tcPr>
            <w:tcW w:w="1492" w:type="pct"/>
            <w:tcPrChange w:id="264" w:author="Shah Ashay" w:date="2018-04-16T16:58:00Z">
              <w:tcPr>
                <w:tcW w:w="2160" w:type="dxa"/>
              </w:tcPr>
            </w:tcPrChange>
          </w:tcPr>
          <w:p w14:paraId="4ACBE1B1" w14:textId="7CA4AE4B" w:rsidR="005D57B3" w:rsidRPr="00915A6A" w:rsidRDefault="005D57B3" w:rsidP="005D57B3">
            <w:pPr>
              <w:keepNext/>
              <w:keepLines/>
              <w:rPr>
                <w:rFonts w:cs="Arial"/>
                <w:color w:val="000000" w:themeColor="text1"/>
                <w:sz w:val="20"/>
                <w:szCs w:val="20"/>
              </w:rPr>
            </w:pPr>
            <w:r w:rsidRPr="00915A6A">
              <w:rPr>
                <w:rFonts w:cs="Arial"/>
                <w:b/>
                <w:i/>
                <w:sz w:val="20"/>
                <w:szCs w:val="20"/>
                <w:rPrChange w:id="265" w:author="Shah Ashay" w:date="2018-04-16T16:58:00Z">
                  <w:rPr>
                    <w:rFonts w:asciiTheme="minorHAnsi" w:hAnsiTheme="minorHAnsi"/>
                    <w:b/>
                    <w:i/>
                    <w:sz w:val="20"/>
                    <w:szCs w:val="20"/>
                  </w:rPr>
                </w:rPrChange>
              </w:rPr>
              <w:t>Daytime</w:t>
            </w:r>
            <w:r w:rsidRPr="00915A6A">
              <w:rPr>
                <w:rFonts w:cs="Arial"/>
                <w:sz w:val="20"/>
                <w:szCs w:val="20"/>
                <w:rPrChange w:id="266" w:author="Shah Ashay" w:date="2018-04-16T16:58:00Z">
                  <w:rPr>
                    <w:rFonts w:asciiTheme="minorHAnsi" w:hAnsiTheme="minorHAnsi"/>
                    <w:sz w:val="20"/>
                    <w:szCs w:val="20"/>
                  </w:rPr>
                </w:rPrChange>
              </w:rPr>
              <w:t xml:space="preserve"> field appears in the Data Window</w:t>
            </w:r>
          </w:p>
        </w:tc>
        <w:tc>
          <w:tcPr>
            <w:tcW w:w="1345" w:type="pct"/>
            <w:tcPrChange w:id="267" w:author="Shah Ashay" w:date="2018-04-16T16:58:00Z">
              <w:tcPr>
                <w:tcW w:w="2880" w:type="dxa"/>
              </w:tcPr>
            </w:tcPrChange>
          </w:tcPr>
          <w:p w14:paraId="0A9E30ED" w14:textId="6232DF91" w:rsidR="005D57B3" w:rsidRPr="00915A6A" w:rsidRDefault="005D57B3" w:rsidP="005D57B3">
            <w:pPr>
              <w:textAlignment w:val="center"/>
              <w:rPr>
                <w:rFonts w:cs="Arial"/>
                <w:color w:val="000000" w:themeColor="text1"/>
                <w:sz w:val="20"/>
                <w:szCs w:val="20"/>
              </w:rPr>
            </w:pPr>
          </w:p>
        </w:tc>
      </w:tr>
      <w:tr w:rsidR="005D57B3" w:rsidRPr="00915A6A" w14:paraId="53FBD0F4" w14:textId="77777777" w:rsidTr="00915A6A">
        <w:tc>
          <w:tcPr>
            <w:tcW w:w="369" w:type="pct"/>
            <w:shd w:val="clear" w:color="auto" w:fill="C6D9F1" w:themeFill="text2" w:themeFillTint="33"/>
            <w:tcPrChange w:id="268" w:author="Shah Ashay" w:date="2018-04-16T16:58:00Z">
              <w:tcPr>
                <w:tcW w:w="690" w:type="dxa"/>
                <w:shd w:val="clear" w:color="auto" w:fill="C6D9F1" w:themeFill="text2" w:themeFillTint="33"/>
              </w:tcPr>
            </w:tcPrChange>
          </w:tcPr>
          <w:p w14:paraId="03657395" w14:textId="77777777" w:rsidR="005D57B3" w:rsidRPr="00915A6A" w:rsidRDefault="005D57B3" w:rsidP="005D57B3">
            <w:pPr>
              <w:pStyle w:val="TableText"/>
              <w:keepNext/>
              <w:keepLines/>
              <w:jc w:val="center"/>
              <w:rPr>
                <w:rFonts w:cs="Arial"/>
                <w:sz w:val="20"/>
                <w:szCs w:val="20"/>
              </w:rPr>
            </w:pPr>
            <w:r w:rsidRPr="00915A6A">
              <w:rPr>
                <w:rFonts w:cs="Arial"/>
                <w:sz w:val="20"/>
                <w:szCs w:val="20"/>
              </w:rPr>
              <w:t>4.</w:t>
            </w:r>
          </w:p>
        </w:tc>
        <w:tc>
          <w:tcPr>
            <w:tcW w:w="1794" w:type="pct"/>
            <w:tcPrChange w:id="269" w:author="Shah Ashay" w:date="2018-04-16T16:58:00Z">
              <w:tcPr>
                <w:tcW w:w="3630" w:type="dxa"/>
              </w:tcPr>
            </w:tcPrChange>
          </w:tcPr>
          <w:p w14:paraId="0B6E1968" w14:textId="266BBAC3" w:rsidR="005D57B3" w:rsidRPr="00915A6A" w:rsidRDefault="005D57B3" w:rsidP="005D57B3">
            <w:pPr>
              <w:rPr>
                <w:rFonts w:cs="Arial"/>
                <w:color w:val="000000" w:themeColor="text1"/>
                <w:sz w:val="20"/>
                <w:szCs w:val="20"/>
              </w:rPr>
            </w:pPr>
            <w:r w:rsidRPr="00915A6A">
              <w:rPr>
                <w:rFonts w:cs="Arial"/>
                <w:sz w:val="20"/>
                <w:szCs w:val="20"/>
                <w:rPrChange w:id="270" w:author="Shah Ashay" w:date="2018-04-16T16:58:00Z">
                  <w:rPr>
                    <w:rFonts w:asciiTheme="minorHAnsi" w:hAnsiTheme="minorHAnsi"/>
                    <w:sz w:val="20"/>
                    <w:szCs w:val="20"/>
                  </w:rPr>
                </w:rPrChange>
              </w:rPr>
              <w:t xml:space="preserve">Enter the “Effective Date” in </w:t>
            </w:r>
            <w:r w:rsidRPr="00915A6A">
              <w:rPr>
                <w:rFonts w:cs="Arial"/>
                <w:b/>
                <w:i/>
                <w:sz w:val="20"/>
                <w:szCs w:val="20"/>
                <w:rPrChange w:id="271" w:author="Shah Ashay" w:date="2018-04-16T16:58:00Z">
                  <w:rPr>
                    <w:rFonts w:asciiTheme="minorHAnsi" w:hAnsiTheme="minorHAnsi"/>
                    <w:b/>
                    <w:i/>
                    <w:sz w:val="20"/>
                    <w:szCs w:val="20"/>
                  </w:rPr>
                </w:rPrChange>
              </w:rPr>
              <w:t>Daytime</w:t>
            </w:r>
          </w:p>
        </w:tc>
        <w:tc>
          <w:tcPr>
            <w:tcW w:w="1492" w:type="pct"/>
            <w:tcPrChange w:id="272" w:author="Shah Ashay" w:date="2018-04-16T16:58:00Z">
              <w:tcPr>
                <w:tcW w:w="2160" w:type="dxa"/>
              </w:tcPr>
            </w:tcPrChange>
          </w:tcPr>
          <w:p w14:paraId="12AEE08A" w14:textId="4EA05854" w:rsidR="005D57B3" w:rsidRPr="00915A6A" w:rsidRDefault="005D57B3" w:rsidP="005D57B3">
            <w:pPr>
              <w:keepNext/>
              <w:keepLines/>
              <w:rPr>
                <w:rFonts w:cs="Arial"/>
                <w:color w:val="000000" w:themeColor="text1"/>
                <w:sz w:val="20"/>
                <w:szCs w:val="20"/>
              </w:rPr>
            </w:pPr>
            <w:r w:rsidRPr="00915A6A">
              <w:rPr>
                <w:rFonts w:cs="Arial"/>
                <w:sz w:val="20"/>
                <w:szCs w:val="20"/>
                <w:rPrChange w:id="273" w:author="Shah Ashay" w:date="2018-04-16T16:58:00Z">
                  <w:rPr>
                    <w:rFonts w:asciiTheme="minorHAnsi" w:hAnsiTheme="minorHAnsi"/>
                    <w:sz w:val="20"/>
                    <w:szCs w:val="20"/>
                  </w:rPr>
                </w:rPrChange>
              </w:rPr>
              <w:t xml:space="preserve">Date is displayed in </w:t>
            </w:r>
            <w:r w:rsidRPr="00915A6A">
              <w:rPr>
                <w:rFonts w:cs="Arial"/>
                <w:b/>
                <w:i/>
                <w:sz w:val="20"/>
                <w:szCs w:val="20"/>
                <w:rPrChange w:id="274" w:author="Shah Ashay" w:date="2018-04-16T16:58:00Z">
                  <w:rPr>
                    <w:rFonts w:asciiTheme="minorHAnsi" w:hAnsiTheme="minorHAnsi"/>
                    <w:b/>
                    <w:i/>
                    <w:sz w:val="20"/>
                    <w:szCs w:val="20"/>
                  </w:rPr>
                </w:rPrChange>
              </w:rPr>
              <w:t>Start Date</w:t>
            </w:r>
          </w:p>
        </w:tc>
        <w:tc>
          <w:tcPr>
            <w:tcW w:w="1345" w:type="pct"/>
            <w:tcPrChange w:id="275" w:author="Shah Ashay" w:date="2018-04-16T16:58:00Z">
              <w:tcPr>
                <w:tcW w:w="2880" w:type="dxa"/>
              </w:tcPr>
            </w:tcPrChange>
          </w:tcPr>
          <w:p w14:paraId="78697E28" w14:textId="77777777" w:rsidR="005D57B3" w:rsidRPr="00915A6A" w:rsidRDefault="005D57B3" w:rsidP="005D57B3">
            <w:pPr>
              <w:keepNext/>
              <w:keepLines/>
              <w:rPr>
                <w:rFonts w:cs="Arial"/>
                <w:sz w:val="20"/>
                <w:rPrChange w:id="276" w:author="Shah Ashay" w:date="2018-04-16T16:58:00Z">
                  <w:rPr>
                    <w:rFonts w:asciiTheme="minorHAnsi" w:hAnsiTheme="minorHAnsi"/>
                    <w:sz w:val="20"/>
                  </w:rPr>
                </w:rPrChange>
              </w:rPr>
            </w:pPr>
            <w:r w:rsidRPr="00915A6A">
              <w:rPr>
                <w:rFonts w:cs="Arial"/>
                <w:sz w:val="20"/>
                <w:rPrChange w:id="277" w:author="Shah Ashay" w:date="2018-04-16T16:58:00Z">
                  <w:rPr>
                    <w:rFonts w:asciiTheme="minorHAnsi" w:hAnsiTheme="minorHAnsi"/>
                    <w:sz w:val="20"/>
                  </w:rPr>
                </w:rPrChange>
              </w:rPr>
              <w:t>Format is yyyy-mm-dd</w:t>
            </w:r>
          </w:p>
          <w:p w14:paraId="0219B71A" w14:textId="77777777" w:rsidR="005D57B3" w:rsidRPr="00915A6A" w:rsidRDefault="005D57B3" w:rsidP="005D57B3">
            <w:pPr>
              <w:keepNext/>
              <w:keepLines/>
              <w:rPr>
                <w:rFonts w:cs="Arial"/>
                <w:sz w:val="20"/>
                <w:rPrChange w:id="278" w:author="Shah Ashay" w:date="2018-04-16T16:58:00Z">
                  <w:rPr>
                    <w:rFonts w:asciiTheme="minorHAnsi" w:hAnsiTheme="minorHAnsi"/>
                    <w:sz w:val="20"/>
                  </w:rPr>
                </w:rPrChange>
              </w:rPr>
            </w:pPr>
          </w:p>
          <w:p w14:paraId="59E8D337" w14:textId="2F920995" w:rsidR="005D57B3" w:rsidRPr="00915A6A" w:rsidRDefault="005D57B3" w:rsidP="005D57B3">
            <w:pPr>
              <w:textAlignment w:val="center"/>
              <w:rPr>
                <w:rFonts w:cs="Arial"/>
                <w:color w:val="000000" w:themeColor="text1"/>
                <w:sz w:val="20"/>
                <w:szCs w:val="20"/>
              </w:rPr>
            </w:pPr>
            <w:r w:rsidRPr="00915A6A">
              <w:rPr>
                <w:rFonts w:cs="Arial"/>
                <w:sz w:val="20"/>
                <w:rPrChange w:id="279" w:author="Shah Ashay" w:date="2018-04-16T16:58:00Z">
                  <w:rPr>
                    <w:rFonts w:asciiTheme="minorHAnsi" w:hAnsiTheme="minorHAnsi"/>
                    <w:sz w:val="20"/>
                  </w:rPr>
                </w:rPrChange>
              </w:rPr>
              <w:t>This is also the stream’s start date.</w:t>
            </w:r>
          </w:p>
        </w:tc>
      </w:tr>
      <w:tr w:rsidR="005D57B3" w:rsidRPr="00915A6A" w14:paraId="09B20488" w14:textId="77777777" w:rsidTr="00915A6A">
        <w:tc>
          <w:tcPr>
            <w:tcW w:w="369" w:type="pct"/>
            <w:shd w:val="clear" w:color="auto" w:fill="C6D9F1" w:themeFill="text2" w:themeFillTint="33"/>
            <w:tcPrChange w:id="280" w:author="Shah Ashay" w:date="2018-04-16T16:58:00Z">
              <w:tcPr>
                <w:tcW w:w="690" w:type="dxa"/>
                <w:shd w:val="clear" w:color="auto" w:fill="C6D9F1" w:themeFill="text2" w:themeFillTint="33"/>
              </w:tcPr>
            </w:tcPrChange>
          </w:tcPr>
          <w:p w14:paraId="23B25134" w14:textId="7ADF7DE5" w:rsidR="005D57B3" w:rsidRPr="00915A6A" w:rsidRDefault="005D57B3" w:rsidP="005D57B3">
            <w:pPr>
              <w:pStyle w:val="TableText"/>
              <w:keepNext/>
              <w:keepLines/>
              <w:jc w:val="center"/>
              <w:rPr>
                <w:rFonts w:cs="Arial"/>
                <w:sz w:val="20"/>
                <w:szCs w:val="20"/>
              </w:rPr>
            </w:pPr>
            <w:r w:rsidRPr="00915A6A">
              <w:rPr>
                <w:rFonts w:cs="Arial"/>
                <w:sz w:val="20"/>
                <w:szCs w:val="20"/>
              </w:rPr>
              <w:t>5.</w:t>
            </w:r>
          </w:p>
        </w:tc>
        <w:tc>
          <w:tcPr>
            <w:tcW w:w="1794" w:type="pct"/>
            <w:tcPrChange w:id="281" w:author="Shah Ashay" w:date="2018-04-16T16:58:00Z">
              <w:tcPr>
                <w:tcW w:w="3630" w:type="dxa"/>
              </w:tcPr>
            </w:tcPrChange>
          </w:tcPr>
          <w:p w14:paraId="0AE208F7" w14:textId="10866842" w:rsidR="005D57B3" w:rsidRPr="00915A6A" w:rsidRDefault="005D57B3" w:rsidP="005D57B3">
            <w:pPr>
              <w:rPr>
                <w:rFonts w:cs="Arial"/>
                <w:color w:val="000000" w:themeColor="text1"/>
                <w:sz w:val="20"/>
                <w:szCs w:val="20"/>
              </w:rPr>
            </w:pPr>
            <w:r w:rsidRPr="00915A6A">
              <w:rPr>
                <w:rFonts w:cs="Arial"/>
                <w:sz w:val="20"/>
                <w:szCs w:val="20"/>
                <w:rPrChange w:id="282" w:author="Shah Ashay" w:date="2018-04-16T16:58:00Z">
                  <w:rPr>
                    <w:rFonts w:asciiTheme="minorHAnsi" w:hAnsiTheme="minorHAnsi"/>
                    <w:sz w:val="20"/>
                    <w:szCs w:val="20"/>
                  </w:rPr>
                </w:rPrChange>
              </w:rPr>
              <w:t xml:space="preserve">Click the </w:t>
            </w:r>
            <w:r w:rsidRPr="00915A6A">
              <w:rPr>
                <w:rFonts w:cs="Arial"/>
                <w:b/>
                <w:i/>
                <w:sz w:val="20"/>
                <w:szCs w:val="20"/>
                <w:rPrChange w:id="283" w:author="Shah Ashay" w:date="2018-04-16T16:58:00Z">
                  <w:rPr>
                    <w:rFonts w:asciiTheme="minorHAnsi" w:hAnsiTheme="minorHAnsi"/>
                    <w:b/>
                    <w:i/>
                    <w:sz w:val="20"/>
                    <w:szCs w:val="20"/>
                  </w:rPr>
                </w:rPrChange>
              </w:rPr>
              <w:t>Save</w:t>
            </w:r>
            <w:r w:rsidRPr="00915A6A">
              <w:rPr>
                <w:rFonts w:cs="Arial"/>
                <w:sz w:val="20"/>
                <w:szCs w:val="20"/>
                <w:rPrChange w:id="284" w:author="Shah Ashay" w:date="2018-04-16T16:58:00Z">
                  <w:rPr>
                    <w:rFonts w:asciiTheme="minorHAnsi" w:hAnsiTheme="minorHAnsi"/>
                    <w:sz w:val="20"/>
                    <w:szCs w:val="20"/>
                  </w:rPr>
                </w:rPrChange>
              </w:rPr>
              <w:t xml:space="preserve"> icon in the Tool Bar</w:t>
            </w:r>
          </w:p>
        </w:tc>
        <w:tc>
          <w:tcPr>
            <w:tcW w:w="1492" w:type="pct"/>
            <w:tcPrChange w:id="285" w:author="Shah Ashay" w:date="2018-04-16T16:58:00Z">
              <w:tcPr>
                <w:tcW w:w="2160" w:type="dxa"/>
              </w:tcPr>
            </w:tcPrChange>
          </w:tcPr>
          <w:p w14:paraId="1C7EB3BD" w14:textId="0F5A6F44" w:rsidR="005D57B3" w:rsidRPr="00915A6A" w:rsidRDefault="005D57B3" w:rsidP="005D57B3">
            <w:pPr>
              <w:keepNext/>
              <w:keepLines/>
              <w:rPr>
                <w:rFonts w:cs="Arial"/>
                <w:color w:val="000000" w:themeColor="text1"/>
                <w:sz w:val="20"/>
                <w:szCs w:val="20"/>
              </w:rPr>
            </w:pPr>
            <w:r w:rsidRPr="00915A6A">
              <w:rPr>
                <w:rFonts w:cs="Arial"/>
                <w:sz w:val="20"/>
                <w:szCs w:val="20"/>
                <w:rPrChange w:id="286" w:author="Shah Ashay" w:date="2018-04-16T16:58:00Z">
                  <w:rPr>
                    <w:rFonts w:asciiTheme="minorHAnsi" w:hAnsiTheme="minorHAnsi"/>
                    <w:sz w:val="20"/>
                    <w:szCs w:val="20"/>
                  </w:rPr>
                </w:rPrChange>
              </w:rPr>
              <w:t>List of all the constants that can be set appears in the Data Window</w:t>
            </w:r>
          </w:p>
        </w:tc>
        <w:tc>
          <w:tcPr>
            <w:tcW w:w="1345" w:type="pct"/>
            <w:tcPrChange w:id="287" w:author="Shah Ashay" w:date="2018-04-16T16:58:00Z">
              <w:tcPr>
                <w:tcW w:w="2880" w:type="dxa"/>
              </w:tcPr>
            </w:tcPrChange>
          </w:tcPr>
          <w:p w14:paraId="43C2227E" w14:textId="159B8A52" w:rsidR="005D57B3" w:rsidRPr="00915A6A" w:rsidRDefault="005D57B3" w:rsidP="005D57B3">
            <w:pPr>
              <w:textAlignment w:val="center"/>
              <w:rPr>
                <w:rFonts w:cs="Arial"/>
                <w:color w:val="000000" w:themeColor="text1"/>
                <w:sz w:val="20"/>
                <w:szCs w:val="20"/>
              </w:rPr>
            </w:pPr>
          </w:p>
        </w:tc>
      </w:tr>
      <w:tr w:rsidR="00EA4DA3" w:rsidRPr="00915A6A" w14:paraId="1A039314" w14:textId="77777777" w:rsidTr="00915A6A">
        <w:tc>
          <w:tcPr>
            <w:tcW w:w="369" w:type="pct"/>
            <w:shd w:val="clear" w:color="auto" w:fill="C6D9F1" w:themeFill="text2" w:themeFillTint="33"/>
            <w:tcPrChange w:id="288" w:author="Shah Ashay" w:date="2018-04-16T16:58:00Z">
              <w:tcPr>
                <w:tcW w:w="690" w:type="dxa"/>
                <w:shd w:val="clear" w:color="auto" w:fill="C6D9F1" w:themeFill="text2" w:themeFillTint="33"/>
              </w:tcPr>
            </w:tcPrChange>
          </w:tcPr>
          <w:p w14:paraId="7CD04B09" w14:textId="570E6A2C" w:rsidR="00EA4DA3" w:rsidRPr="00915A6A" w:rsidRDefault="00EA4DA3" w:rsidP="00EA4DA3">
            <w:pPr>
              <w:pStyle w:val="TableText"/>
              <w:keepNext/>
              <w:keepLines/>
              <w:jc w:val="center"/>
              <w:rPr>
                <w:rFonts w:cs="Arial"/>
                <w:sz w:val="20"/>
                <w:szCs w:val="20"/>
              </w:rPr>
            </w:pPr>
            <w:r w:rsidRPr="00915A6A">
              <w:rPr>
                <w:rFonts w:cs="Arial"/>
                <w:sz w:val="20"/>
                <w:szCs w:val="20"/>
              </w:rPr>
              <w:t>6.</w:t>
            </w:r>
          </w:p>
        </w:tc>
        <w:tc>
          <w:tcPr>
            <w:tcW w:w="1794" w:type="pct"/>
            <w:tcPrChange w:id="289" w:author="Shah Ashay" w:date="2018-04-16T16:58:00Z">
              <w:tcPr>
                <w:tcW w:w="3630" w:type="dxa"/>
              </w:tcPr>
            </w:tcPrChange>
          </w:tcPr>
          <w:p w14:paraId="1B6B3B87" w14:textId="77777777" w:rsidR="00EA4DA3" w:rsidRPr="00915A6A" w:rsidRDefault="00EA4DA3" w:rsidP="00EA4DA3">
            <w:pPr>
              <w:pStyle w:val="TableText"/>
              <w:keepNext/>
              <w:keepLines/>
              <w:rPr>
                <w:rFonts w:cs="Arial"/>
                <w:sz w:val="20"/>
                <w:szCs w:val="20"/>
                <w:rPrChange w:id="290" w:author="Shah Ashay" w:date="2018-04-16T16:58:00Z">
                  <w:rPr>
                    <w:rFonts w:asciiTheme="minorHAnsi" w:hAnsiTheme="minorHAnsi"/>
                    <w:sz w:val="20"/>
                    <w:szCs w:val="20"/>
                  </w:rPr>
                </w:rPrChange>
              </w:rPr>
            </w:pPr>
            <w:r w:rsidRPr="00915A6A">
              <w:rPr>
                <w:rFonts w:cs="Arial"/>
                <w:sz w:val="20"/>
                <w:szCs w:val="20"/>
                <w:rPrChange w:id="291" w:author="Shah Ashay" w:date="2018-04-16T16:58:00Z">
                  <w:rPr>
                    <w:rFonts w:asciiTheme="minorHAnsi" w:hAnsiTheme="minorHAnsi"/>
                    <w:sz w:val="20"/>
                    <w:szCs w:val="20"/>
                  </w:rPr>
                </w:rPrChange>
              </w:rPr>
              <w:t>Locate the constant that needs to be set and enter the value</w:t>
            </w:r>
          </w:p>
          <w:p w14:paraId="5C40DE81" w14:textId="0D5E8FB6" w:rsidR="00EA4DA3" w:rsidRPr="00915A6A" w:rsidRDefault="00EA4DA3" w:rsidP="00EA4DA3">
            <w:pPr>
              <w:rPr>
                <w:rFonts w:cs="Arial"/>
                <w:color w:val="000000" w:themeColor="text1"/>
                <w:sz w:val="20"/>
                <w:szCs w:val="20"/>
                <w:rPrChange w:id="292" w:author="Shah Ashay" w:date="2018-04-16T16:58:00Z">
                  <w:rPr>
                    <w:rFonts w:asciiTheme="minorHAnsi" w:hAnsiTheme="minorHAnsi" w:cs="Arial"/>
                    <w:color w:val="000000" w:themeColor="text1"/>
                    <w:sz w:val="20"/>
                    <w:szCs w:val="20"/>
                  </w:rPr>
                </w:rPrChange>
              </w:rPr>
            </w:pPr>
          </w:p>
        </w:tc>
        <w:tc>
          <w:tcPr>
            <w:tcW w:w="1492" w:type="pct"/>
            <w:tcPrChange w:id="293" w:author="Shah Ashay" w:date="2018-04-16T16:58:00Z">
              <w:tcPr>
                <w:tcW w:w="2160" w:type="dxa"/>
              </w:tcPr>
            </w:tcPrChange>
          </w:tcPr>
          <w:p w14:paraId="3C602078" w14:textId="76F92177" w:rsidR="00EA4DA3" w:rsidRPr="00915A6A" w:rsidRDefault="00EA4DA3" w:rsidP="00EA4DA3">
            <w:pPr>
              <w:keepNext/>
              <w:keepLines/>
              <w:rPr>
                <w:rFonts w:cs="Arial"/>
                <w:sz w:val="20"/>
                <w:rPrChange w:id="294" w:author="Shah Ashay" w:date="2018-04-16T16:58:00Z">
                  <w:rPr>
                    <w:rFonts w:asciiTheme="minorHAnsi" w:hAnsiTheme="minorHAnsi"/>
                    <w:sz w:val="20"/>
                  </w:rPr>
                </w:rPrChange>
              </w:rPr>
            </w:pPr>
            <w:r w:rsidRPr="00915A6A">
              <w:rPr>
                <w:rFonts w:cs="Arial"/>
                <w:sz w:val="20"/>
                <w:rPrChange w:id="295" w:author="Shah Ashay" w:date="2018-04-16T16:58:00Z">
                  <w:rPr>
                    <w:rFonts w:asciiTheme="minorHAnsi" w:hAnsiTheme="minorHAnsi"/>
                    <w:sz w:val="20"/>
                  </w:rPr>
                </w:rPrChange>
              </w:rPr>
              <w:t>Common meter reference values for MCBU include:</w:t>
            </w:r>
            <w:r w:rsidRPr="00915A6A">
              <w:rPr>
                <w:rFonts w:cs="Arial"/>
                <w:sz w:val="20"/>
                <w:rPrChange w:id="296" w:author="Shah Ashay" w:date="2018-04-16T16:58:00Z">
                  <w:rPr>
                    <w:rFonts w:asciiTheme="minorHAnsi" w:hAnsiTheme="minorHAnsi"/>
                    <w:sz w:val="20"/>
                  </w:rPr>
                </w:rPrChange>
              </w:rPr>
              <w:br/>
            </w:r>
          </w:p>
          <w:p w14:paraId="4ECA7DF9" w14:textId="77777777" w:rsidR="00EA4DA3" w:rsidRPr="00915A6A" w:rsidRDefault="00EA4DA3" w:rsidP="00EA4DA3">
            <w:pPr>
              <w:pStyle w:val="ListParagraph"/>
              <w:keepNext/>
              <w:keepLines/>
              <w:numPr>
                <w:ilvl w:val="0"/>
                <w:numId w:val="20"/>
              </w:numPr>
              <w:rPr>
                <w:rFonts w:cs="Arial"/>
                <w:sz w:val="20"/>
                <w:rPrChange w:id="297" w:author="Shah Ashay" w:date="2018-04-16T16:58:00Z">
                  <w:rPr>
                    <w:rFonts w:asciiTheme="minorHAnsi" w:hAnsiTheme="minorHAnsi"/>
                    <w:sz w:val="20"/>
                  </w:rPr>
                </w:rPrChange>
              </w:rPr>
            </w:pPr>
            <w:r w:rsidRPr="00915A6A">
              <w:rPr>
                <w:rFonts w:cs="Arial"/>
                <w:sz w:val="20"/>
                <w:rPrChange w:id="298" w:author="Shah Ashay" w:date="2018-04-16T16:58:00Z">
                  <w:rPr>
                    <w:rFonts w:asciiTheme="minorHAnsi" w:hAnsiTheme="minorHAnsi"/>
                    <w:sz w:val="20"/>
                  </w:rPr>
                </w:rPrChange>
              </w:rPr>
              <w:t xml:space="preserve">Meter Set </w:t>
            </w:r>
          </w:p>
          <w:p w14:paraId="494FA641" w14:textId="77777777" w:rsidR="00EA4DA3" w:rsidRPr="00915A6A" w:rsidRDefault="00EA4DA3" w:rsidP="00EA4DA3">
            <w:pPr>
              <w:pStyle w:val="ListParagraph"/>
              <w:keepNext/>
              <w:keepLines/>
              <w:numPr>
                <w:ilvl w:val="0"/>
                <w:numId w:val="20"/>
              </w:numPr>
              <w:rPr>
                <w:rFonts w:cs="Arial"/>
                <w:sz w:val="20"/>
                <w:rPrChange w:id="299" w:author="Shah Ashay" w:date="2018-04-16T16:58:00Z">
                  <w:rPr>
                    <w:rFonts w:asciiTheme="minorHAnsi" w:hAnsiTheme="minorHAnsi"/>
                    <w:sz w:val="20"/>
                  </w:rPr>
                </w:rPrChange>
              </w:rPr>
            </w:pPr>
            <w:r w:rsidRPr="00915A6A">
              <w:rPr>
                <w:rFonts w:cs="Arial"/>
                <w:sz w:val="20"/>
                <w:rPrChange w:id="300" w:author="Shah Ashay" w:date="2018-04-16T16:58:00Z">
                  <w:rPr>
                    <w:rFonts w:asciiTheme="minorHAnsi" w:hAnsiTheme="minorHAnsi"/>
                    <w:sz w:val="20"/>
                  </w:rPr>
                </w:rPrChange>
              </w:rPr>
              <w:t>Meter Factor</w:t>
            </w:r>
          </w:p>
          <w:p w14:paraId="0FA9DB91" w14:textId="77777777" w:rsidR="00EA4DA3" w:rsidRPr="00915A6A" w:rsidRDefault="00EA4DA3" w:rsidP="00EA4DA3">
            <w:pPr>
              <w:pStyle w:val="ListParagraph"/>
              <w:keepNext/>
              <w:keepLines/>
              <w:numPr>
                <w:ilvl w:val="0"/>
                <w:numId w:val="20"/>
              </w:numPr>
              <w:rPr>
                <w:rFonts w:cs="Arial"/>
                <w:sz w:val="20"/>
                <w:rPrChange w:id="301" w:author="Shah Ashay" w:date="2018-04-16T16:58:00Z">
                  <w:rPr>
                    <w:rFonts w:asciiTheme="minorHAnsi" w:hAnsiTheme="minorHAnsi"/>
                    <w:sz w:val="20"/>
                  </w:rPr>
                </w:rPrChange>
              </w:rPr>
            </w:pPr>
            <w:r w:rsidRPr="00915A6A">
              <w:rPr>
                <w:rFonts w:cs="Arial"/>
                <w:sz w:val="20"/>
                <w:rPrChange w:id="302" w:author="Shah Ashay" w:date="2018-04-16T16:58:00Z">
                  <w:rPr>
                    <w:rFonts w:asciiTheme="minorHAnsi" w:hAnsiTheme="minorHAnsi"/>
                    <w:sz w:val="20"/>
                  </w:rPr>
                </w:rPrChange>
              </w:rPr>
              <w:t>Orifice Size[in]</w:t>
            </w:r>
          </w:p>
          <w:p w14:paraId="0258F5E3" w14:textId="77777777" w:rsidR="00EA4DA3" w:rsidRPr="00915A6A" w:rsidRDefault="00EA4DA3" w:rsidP="00EA4DA3">
            <w:pPr>
              <w:pStyle w:val="ListParagraph"/>
              <w:keepNext/>
              <w:keepLines/>
              <w:numPr>
                <w:ilvl w:val="0"/>
                <w:numId w:val="20"/>
              </w:numPr>
              <w:rPr>
                <w:rFonts w:cs="Arial"/>
                <w:sz w:val="20"/>
                <w:rPrChange w:id="303" w:author="Shah Ashay" w:date="2018-04-16T16:58:00Z">
                  <w:rPr>
                    <w:rFonts w:asciiTheme="minorHAnsi" w:hAnsiTheme="minorHAnsi"/>
                    <w:sz w:val="20"/>
                  </w:rPr>
                </w:rPrChange>
              </w:rPr>
            </w:pPr>
            <w:r w:rsidRPr="00915A6A">
              <w:rPr>
                <w:rFonts w:cs="Arial"/>
                <w:sz w:val="20"/>
                <w:rPrChange w:id="304" w:author="Shah Ashay" w:date="2018-04-16T16:58:00Z">
                  <w:rPr>
                    <w:rFonts w:asciiTheme="minorHAnsi" w:hAnsiTheme="minorHAnsi"/>
                    <w:sz w:val="20"/>
                  </w:rPr>
                </w:rPrChange>
              </w:rPr>
              <w:t>Tube Diameter[in]</w:t>
            </w:r>
          </w:p>
          <w:p w14:paraId="29DDBF63" w14:textId="77777777" w:rsidR="00EA4DA3" w:rsidRPr="00915A6A" w:rsidRDefault="00EA4DA3" w:rsidP="00EA4DA3">
            <w:pPr>
              <w:pStyle w:val="ListParagraph"/>
              <w:keepNext/>
              <w:keepLines/>
              <w:numPr>
                <w:ilvl w:val="0"/>
                <w:numId w:val="20"/>
              </w:numPr>
              <w:rPr>
                <w:rFonts w:cs="Arial"/>
                <w:sz w:val="20"/>
                <w:rPrChange w:id="305" w:author="Shah Ashay" w:date="2018-04-16T16:58:00Z">
                  <w:rPr>
                    <w:rFonts w:asciiTheme="minorHAnsi" w:hAnsiTheme="minorHAnsi"/>
                    <w:sz w:val="20"/>
                  </w:rPr>
                </w:rPrChange>
              </w:rPr>
            </w:pPr>
            <w:r w:rsidRPr="00915A6A">
              <w:rPr>
                <w:rFonts w:cs="Arial"/>
                <w:sz w:val="20"/>
                <w:rPrChange w:id="306" w:author="Shah Ashay" w:date="2018-04-16T16:58:00Z">
                  <w:rPr>
                    <w:rFonts w:asciiTheme="minorHAnsi" w:hAnsiTheme="minorHAnsi"/>
                    <w:sz w:val="20"/>
                  </w:rPr>
                </w:rPrChange>
              </w:rPr>
              <w:t>Inlet Separator</w:t>
            </w:r>
          </w:p>
          <w:p w14:paraId="3B03FC1B" w14:textId="77777777" w:rsidR="00EA4DA3" w:rsidRPr="00915A6A" w:rsidRDefault="00EA4DA3" w:rsidP="00EA4DA3">
            <w:pPr>
              <w:pStyle w:val="ListParagraph"/>
              <w:keepNext/>
              <w:keepLines/>
              <w:numPr>
                <w:ilvl w:val="0"/>
                <w:numId w:val="20"/>
              </w:numPr>
              <w:rPr>
                <w:rFonts w:cs="Arial"/>
                <w:sz w:val="20"/>
                <w:rPrChange w:id="307" w:author="Shah Ashay" w:date="2018-04-16T16:58:00Z">
                  <w:rPr>
                    <w:rFonts w:asciiTheme="minorHAnsi" w:hAnsiTheme="minorHAnsi"/>
                    <w:sz w:val="20"/>
                  </w:rPr>
                </w:rPrChange>
              </w:rPr>
            </w:pPr>
            <w:r w:rsidRPr="00915A6A">
              <w:rPr>
                <w:rFonts w:cs="Arial"/>
                <w:sz w:val="20"/>
                <w:rPrChange w:id="308" w:author="Shah Ashay" w:date="2018-04-16T16:58:00Z">
                  <w:rPr>
                    <w:rFonts w:asciiTheme="minorHAnsi" w:hAnsiTheme="minorHAnsi"/>
                    <w:sz w:val="20"/>
                  </w:rPr>
                </w:rPrChange>
              </w:rPr>
              <w:t>Flash Factor[Sm3/Sm3]</w:t>
            </w:r>
          </w:p>
          <w:p w14:paraId="22EB58B3" w14:textId="77777777" w:rsidR="00EA4DA3" w:rsidRPr="00915A6A" w:rsidRDefault="00EA4DA3" w:rsidP="00EA4DA3">
            <w:pPr>
              <w:textAlignment w:val="center"/>
              <w:rPr>
                <w:rFonts w:cs="Arial"/>
                <w:color w:val="000000" w:themeColor="text1"/>
                <w:sz w:val="20"/>
                <w:szCs w:val="20"/>
                <w:rPrChange w:id="309" w:author="Shah Ashay" w:date="2018-04-16T16:58:00Z">
                  <w:rPr>
                    <w:rFonts w:asciiTheme="minorHAnsi" w:hAnsiTheme="minorHAnsi" w:cs="Arial"/>
                    <w:color w:val="000000" w:themeColor="text1"/>
                    <w:sz w:val="20"/>
                    <w:szCs w:val="20"/>
                  </w:rPr>
                </w:rPrChange>
              </w:rPr>
            </w:pPr>
          </w:p>
          <w:p w14:paraId="2ADA989F" w14:textId="71668A0E" w:rsidR="00EA4DA3" w:rsidRPr="00915A6A" w:rsidRDefault="00EA4DA3" w:rsidP="00EA4DA3">
            <w:pPr>
              <w:textAlignment w:val="center"/>
              <w:rPr>
                <w:rFonts w:cs="Arial"/>
                <w:color w:val="000000" w:themeColor="text1"/>
                <w:sz w:val="20"/>
                <w:szCs w:val="20"/>
                <w:rPrChange w:id="310" w:author="Shah Ashay" w:date="2018-04-16T16:58:00Z">
                  <w:rPr>
                    <w:rFonts w:asciiTheme="minorHAnsi" w:hAnsiTheme="minorHAnsi" w:cs="Arial"/>
                    <w:color w:val="000000" w:themeColor="text1"/>
                    <w:sz w:val="20"/>
                    <w:szCs w:val="20"/>
                  </w:rPr>
                </w:rPrChange>
              </w:rPr>
            </w:pPr>
            <w:r w:rsidRPr="00915A6A">
              <w:rPr>
                <w:rFonts w:cs="Arial"/>
                <w:color w:val="000000" w:themeColor="text1"/>
                <w:sz w:val="20"/>
                <w:szCs w:val="20"/>
                <w:rPrChange w:id="311" w:author="Shah Ashay" w:date="2018-04-16T16:58:00Z">
                  <w:rPr>
                    <w:rFonts w:asciiTheme="minorHAnsi" w:hAnsiTheme="minorHAnsi" w:cs="Arial"/>
                    <w:color w:val="000000" w:themeColor="text1"/>
                    <w:sz w:val="20"/>
                    <w:szCs w:val="20"/>
                  </w:rPr>
                </w:rPrChange>
              </w:rPr>
              <w:t>Meter Set dropdown list options include :</w:t>
            </w:r>
            <w:r w:rsidRPr="00915A6A">
              <w:rPr>
                <w:rFonts w:cs="Arial"/>
                <w:color w:val="000000" w:themeColor="text1"/>
                <w:sz w:val="20"/>
                <w:szCs w:val="20"/>
                <w:rPrChange w:id="312" w:author="Shah Ashay" w:date="2018-04-16T16:58:00Z">
                  <w:rPr>
                    <w:rFonts w:asciiTheme="minorHAnsi" w:hAnsiTheme="minorHAnsi" w:cs="Arial"/>
                    <w:color w:val="000000" w:themeColor="text1"/>
                    <w:sz w:val="20"/>
                    <w:szCs w:val="20"/>
                  </w:rPr>
                </w:rPrChange>
              </w:rPr>
              <w:br/>
              <w:t xml:space="preserve">- Master FC Meter   </w:t>
            </w:r>
          </w:p>
          <w:p w14:paraId="61D95583" w14:textId="77777777" w:rsidR="00EA4DA3" w:rsidRPr="00915A6A" w:rsidRDefault="00EA4DA3" w:rsidP="00EA4DA3">
            <w:pPr>
              <w:textAlignment w:val="center"/>
              <w:rPr>
                <w:rFonts w:cs="Arial"/>
                <w:color w:val="000000" w:themeColor="text1"/>
                <w:sz w:val="20"/>
                <w:szCs w:val="20"/>
                <w:rPrChange w:id="313" w:author="Shah Ashay" w:date="2018-04-16T16:58:00Z">
                  <w:rPr>
                    <w:rFonts w:asciiTheme="minorHAnsi" w:hAnsiTheme="minorHAnsi" w:cs="Arial"/>
                    <w:color w:val="000000" w:themeColor="text1"/>
                    <w:sz w:val="20"/>
                    <w:szCs w:val="20"/>
                  </w:rPr>
                </w:rPrChange>
              </w:rPr>
            </w:pPr>
            <w:r w:rsidRPr="00915A6A">
              <w:rPr>
                <w:rFonts w:cs="Arial"/>
                <w:color w:val="000000" w:themeColor="text1"/>
                <w:sz w:val="20"/>
                <w:szCs w:val="20"/>
                <w:rPrChange w:id="314" w:author="Shah Ashay" w:date="2018-04-16T16:58:00Z">
                  <w:rPr>
                    <w:rFonts w:asciiTheme="minorHAnsi" w:hAnsiTheme="minorHAnsi" w:cs="Arial"/>
                    <w:color w:val="000000" w:themeColor="text1"/>
                    <w:sz w:val="20"/>
                    <w:szCs w:val="20"/>
                  </w:rPr>
                </w:rPrChange>
              </w:rPr>
              <w:t>- Backup FC Meter</w:t>
            </w:r>
            <w:r w:rsidRPr="00915A6A">
              <w:rPr>
                <w:rFonts w:cs="Arial"/>
                <w:color w:val="000000" w:themeColor="text1"/>
                <w:sz w:val="20"/>
                <w:szCs w:val="20"/>
                <w:rPrChange w:id="315" w:author="Shah Ashay" w:date="2018-04-16T16:58:00Z">
                  <w:rPr>
                    <w:rFonts w:asciiTheme="minorHAnsi" w:hAnsiTheme="minorHAnsi" w:cs="Arial"/>
                    <w:color w:val="000000" w:themeColor="text1"/>
                    <w:sz w:val="20"/>
                    <w:szCs w:val="20"/>
                  </w:rPr>
                </w:rPrChange>
              </w:rPr>
              <w:br/>
            </w:r>
          </w:p>
          <w:p w14:paraId="4F36F303" w14:textId="7A230CCC" w:rsidR="00EA4DA3" w:rsidRPr="00915A6A" w:rsidRDefault="00EA4DA3" w:rsidP="00EA4DA3">
            <w:pPr>
              <w:textAlignment w:val="center"/>
              <w:rPr>
                <w:rFonts w:cs="Arial"/>
                <w:color w:val="000000" w:themeColor="text1"/>
                <w:sz w:val="20"/>
                <w:szCs w:val="20"/>
                <w:rPrChange w:id="316" w:author="Shah Ashay" w:date="2018-04-16T16:58:00Z">
                  <w:rPr>
                    <w:rFonts w:asciiTheme="minorHAnsi" w:hAnsiTheme="minorHAnsi" w:cs="Arial"/>
                    <w:color w:val="000000" w:themeColor="text1"/>
                    <w:sz w:val="20"/>
                    <w:szCs w:val="20"/>
                  </w:rPr>
                </w:rPrChange>
              </w:rPr>
            </w:pPr>
            <w:r w:rsidRPr="00915A6A">
              <w:rPr>
                <w:rFonts w:cs="Arial"/>
                <w:color w:val="000000" w:themeColor="text1"/>
                <w:sz w:val="20"/>
                <w:szCs w:val="20"/>
                <w:rPrChange w:id="317" w:author="Shah Ashay" w:date="2018-04-16T16:58:00Z">
                  <w:rPr>
                    <w:rFonts w:asciiTheme="minorHAnsi" w:hAnsiTheme="minorHAnsi" w:cs="Arial"/>
                    <w:color w:val="000000" w:themeColor="text1"/>
                    <w:sz w:val="20"/>
                    <w:szCs w:val="20"/>
                  </w:rPr>
                </w:rPrChange>
              </w:rPr>
              <w:t>Inlet Separator dropdown list options include :</w:t>
            </w:r>
            <w:r w:rsidRPr="00915A6A">
              <w:rPr>
                <w:rFonts w:cs="Arial"/>
                <w:color w:val="000000" w:themeColor="text1"/>
                <w:sz w:val="20"/>
                <w:szCs w:val="20"/>
                <w:rPrChange w:id="318" w:author="Shah Ashay" w:date="2018-04-16T16:58:00Z">
                  <w:rPr>
                    <w:rFonts w:asciiTheme="minorHAnsi" w:hAnsiTheme="minorHAnsi" w:cs="Arial"/>
                    <w:color w:val="000000" w:themeColor="text1"/>
                    <w:sz w:val="20"/>
                    <w:szCs w:val="20"/>
                  </w:rPr>
                </w:rPrChange>
              </w:rPr>
              <w:br/>
              <w:t xml:space="preserve">- Inlet Separator 1   </w:t>
            </w:r>
          </w:p>
          <w:p w14:paraId="0A15950E" w14:textId="77777777" w:rsidR="00EA4DA3" w:rsidRPr="00915A6A" w:rsidRDefault="00EA4DA3" w:rsidP="00EA4DA3">
            <w:pPr>
              <w:rPr>
                <w:rFonts w:cs="Arial"/>
                <w:color w:val="000000" w:themeColor="text1"/>
                <w:sz w:val="20"/>
                <w:szCs w:val="20"/>
                <w:rPrChange w:id="319" w:author="Shah Ashay" w:date="2018-04-16T16:58:00Z">
                  <w:rPr>
                    <w:rFonts w:asciiTheme="minorHAnsi" w:hAnsiTheme="minorHAnsi" w:cs="Arial"/>
                    <w:color w:val="000000" w:themeColor="text1"/>
                    <w:sz w:val="20"/>
                    <w:szCs w:val="20"/>
                  </w:rPr>
                </w:rPrChange>
              </w:rPr>
            </w:pPr>
            <w:r w:rsidRPr="00915A6A">
              <w:rPr>
                <w:rFonts w:cs="Arial"/>
                <w:color w:val="000000" w:themeColor="text1"/>
                <w:sz w:val="20"/>
                <w:szCs w:val="20"/>
                <w:rPrChange w:id="320" w:author="Shah Ashay" w:date="2018-04-16T16:58:00Z">
                  <w:rPr>
                    <w:rFonts w:asciiTheme="minorHAnsi" w:hAnsiTheme="minorHAnsi" w:cs="Arial"/>
                    <w:color w:val="000000" w:themeColor="text1"/>
                    <w:sz w:val="20"/>
                    <w:szCs w:val="20"/>
                  </w:rPr>
                </w:rPrChange>
              </w:rPr>
              <w:t xml:space="preserve">- Inlet Separator 2  </w:t>
            </w:r>
          </w:p>
          <w:p w14:paraId="1956FC33" w14:textId="79040131" w:rsidR="00EA4DA3" w:rsidRPr="00915A6A" w:rsidRDefault="00EA4DA3" w:rsidP="00EA4DA3">
            <w:pPr>
              <w:rPr>
                <w:rFonts w:cs="Arial"/>
                <w:color w:val="000000" w:themeColor="text1"/>
                <w:sz w:val="20"/>
                <w:szCs w:val="20"/>
                <w:rPrChange w:id="321" w:author="Shah Ashay" w:date="2018-04-16T16:58:00Z">
                  <w:rPr>
                    <w:rFonts w:asciiTheme="minorHAnsi" w:hAnsiTheme="minorHAnsi" w:cs="Arial"/>
                    <w:color w:val="000000" w:themeColor="text1"/>
                    <w:sz w:val="20"/>
                    <w:szCs w:val="20"/>
                  </w:rPr>
                </w:rPrChange>
              </w:rPr>
            </w:pPr>
            <w:r w:rsidRPr="00915A6A">
              <w:rPr>
                <w:rFonts w:cs="Arial"/>
                <w:color w:val="000000" w:themeColor="text1"/>
                <w:sz w:val="20"/>
                <w:szCs w:val="20"/>
                <w:rPrChange w:id="322" w:author="Shah Ashay" w:date="2018-04-16T16:58:00Z">
                  <w:rPr>
                    <w:rFonts w:asciiTheme="minorHAnsi" w:hAnsiTheme="minorHAnsi" w:cs="Arial"/>
                    <w:color w:val="000000" w:themeColor="text1"/>
                    <w:sz w:val="20"/>
                    <w:szCs w:val="20"/>
                  </w:rPr>
                </w:rPrChange>
              </w:rPr>
              <w:t>- Commingled</w:t>
            </w:r>
          </w:p>
        </w:tc>
        <w:tc>
          <w:tcPr>
            <w:tcW w:w="1345" w:type="pct"/>
            <w:tcPrChange w:id="323" w:author="Shah Ashay" w:date="2018-04-16T16:58:00Z">
              <w:tcPr>
                <w:tcW w:w="2880" w:type="dxa"/>
              </w:tcPr>
            </w:tcPrChange>
          </w:tcPr>
          <w:p w14:paraId="3915F277" w14:textId="55E88FD0" w:rsidR="00EA4DA3" w:rsidRPr="00915A6A" w:rsidRDefault="00EA4DA3" w:rsidP="00EA4DA3">
            <w:pPr>
              <w:textAlignment w:val="center"/>
              <w:rPr>
                <w:rFonts w:cs="Arial"/>
                <w:color w:val="000000" w:themeColor="text1"/>
                <w:sz w:val="20"/>
                <w:szCs w:val="20"/>
              </w:rPr>
            </w:pPr>
          </w:p>
        </w:tc>
      </w:tr>
      <w:tr w:rsidR="00EA4DA3" w:rsidRPr="00915A6A" w14:paraId="104F9FF7" w14:textId="77777777" w:rsidTr="00915A6A">
        <w:tc>
          <w:tcPr>
            <w:tcW w:w="369" w:type="pct"/>
            <w:shd w:val="clear" w:color="auto" w:fill="C6D9F1" w:themeFill="text2" w:themeFillTint="33"/>
            <w:tcPrChange w:id="324" w:author="Shah Ashay" w:date="2018-04-16T16:58:00Z">
              <w:tcPr>
                <w:tcW w:w="690" w:type="dxa"/>
                <w:shd w:val="clear" w:color="auto" w:fill="C6D9F1" w:themeFill="text2" w:themeFillTint="33"/>
              </w:tcPr>
            </w:tcPrChange>
          </w:tcPr>
          <w:p w14:paraId="096A0F91" w14:textId="44C1813F" w:rsidR="00EA4DA3" w:rsidRPr="00915A6A" w:rsidRDefault="00EA4DA3" w:rsidP="00EA4DA3">
            <w:pPr>
              <w:pStyle w:val="TableText"/>
              <w:keepNext/>
              <w:keepLines/>
              <w:jc w:val="center"/>
              <w:rPr>
                <w:rFonts w:cs="Arial"/>
                <w:sz w:val="20"/>
                <w:szCs w:val="20"/>
              </w:rPr>
            </w:pPr>
            <w:r w:rsidRPr="00915A6A">
              <w:rPr>
                <w:rFonts w:cs="Arial"/>
                <w:sz w:val="20"/>
                <w:szCs w:val="20"/>
              </w:rPr>
              <w:t>7.</w:t>
            </w:r>
          </w:p>
        </w:tc>
        <w:tc>
          <w:tcPr>
            <w:tcW w:w="1794" w:type="pct"/>
            <w:tcPrChange w:id="325" w:author="Shah Ashay" w:date="2018-04-16T16:58:00Z">
              <w:tcPr>
                <w:tcW w:w="3630" w:type="dxa"/>
              </w:tcPr>
            </w:tcPrChange>
          </w:tcPr>
          <w:p w14:paraId="44E3EF63" w14:textId="2CF3CAF6" w:rsidR="00EA4DA3" w:rsidRPr="00915A6A" w:rsidRDefault="00EA4DA3" w:rsidP="00EA4DA3">
            <w:pPr>
              <w:rPr>
                <w:rFonts w:cs="Arial"/>
                <w:color w:val="000000" w:themeColor="text1"/>
                <w:sz w:val="20"/>
                <w:szCs w:val="20"/>
              </w:rPr>
            </w:pPr>
            <w:r w:rsidRPr="00915A6A">
              <w:rPr>
                <w:rFonts w:cs="Arial"/>
                <w:sz w:val="20"/>
                <w:szCs w:val="20"/>
                <w:rPrChange w:id="326" w:author="Shah Ashay" w:date="2018-04-16T16:58:00Z">
                  <w:rPr>
                    <w:rFonts w:asciiTheme="minorHAnsi" w:hAnsiTheme="minorHAnsi"/>
                    <w:sz w:val="20"/>
                    <w:szCs w:val="20"/>
                  </w:rPr>
                </w:rPrChange>
              </w:rPr>
              <w:t xml:space="preserve">Click the </w:t>
            </w:r>
            <w:r w:rsidRPr="00915A6A">
              <w:rPr>
                <w:rFonts w:cs="Arial"/>
                <w:b/>
                <w:i/>
                <w:sz w:val="20"/>
                <w:szCs w:val="20"/>
                <w:rPrChange w:id="327" w:author="Shah Ashay" w:date="2018-04-16T16:58:00Z">
                  <w:rPr>
                    <w:rFonts w:asciiTheme="minorHAnsi" w:hAnsiTheme="minorHAnsi"/>
                    <w:b/>
                    <w:i/>
                    <w:sz w:val="20"/>
                    <w:szCs w:val="20"/>
                  </w:rPr>
                </w:rPrChange>
              </w:rPr>
              <w:t>Save</w:t>
            </w:r>
            <w:r w:rsidRPr="00915A6A">
              <w:rPr>
                <w:rFonts w:cs="Arial"/>
                <w:sz w:val="20"/>
                <w:szCs w:val="20"/>
                <w:rPrChange w:id="328" w:author="Shah Ashay" w:date="2018-04-16T16:58:00Z">
                  <w:rPr>
                    <w:rFonts w:asciiTheme="minorHAnsi" w:hAnsiTheme="minorHAnsi"/>
                    <w:sz w:val="20"/>
                    <w:szCs w:val="20"/>
                  </w:rPr>
                </w:rPrChange>
              </w:rPr>
              <w:t xml:space="preserve"> icon in the Tool Bar</w:t>
            </w:r>
          </w:p>
        </w:tc>
        <w:tc>
          <w:tcPr>
            <w:tcW w:w="1492" w:type="pct"/>
            <w:tcPrChange w:id="329" w:author="Shah Ashay" w:date="2018-04-16T16:58:00Z">
              <w:tcPr>
                <w:tcW w:w="2160" w:type="dxa"/>
              </w:tcPr>
            </w:tcPrChange>
          </w:tcPr>
          <w:p w14:paraId="77638E44" w14:textId="1FBE10EE" w:rsidR="00EA4DA3" w:rsidRPr="00915A6A" w:rsidRDefault="00EA4DA3" w:rsidP="00EA4DA3">
            <w:pPr>
              <w:rPr>
                <w:rFonts w:cs="Arial"/>
                <w:color w:val="000000" w:themeColor="text1"/>
                <w:sz w:val="20"/>
                <w:szCs w:val="20"/>
              </w:rPr>
            </w:pPr>
            <w:r w:rsidRPr="00915A6A">
              <w:rPr>
                <w:rFonts w:cs="Arial"/>
                <w:sz w:val="20"/>
                <w:szCs w:val="20"/>
                <w:rPrChange w:id="330" w:author="Shah Ashay" w:date="2018-04-16T16:58:00Z">
                  <w:rPr>
                    <w:rFonts w:asciiTheme="minorHAnsi" w:hAnsiTheme="minorHAnsi"/>
                    <w:sz w:val="20"/>
                    <w:szCs w:val="20"/>
                  </w:rPr>
                </w:rPrChange>
              </w:rPr>
              <w:t>Entry is saved.</w:t>
            </w:r>
          </w:p>
        </w:tc>
        <w:tc>
          <w:tcPr>
            <w:tcW w:w="1345" w:type="pct"/>
            <w:tcPrChange w:id="331" w:author="Shah Ashay" w:date="2018-04-16T16:58:00Z">
              <w:tcPr>
                <w:tcW w:w="2880" w:type="dxa"/>
              </w:tcPr>
            </w:tcPrChange>
          </w:tcPr>
          <w:p w14:paraId="4155B6B9" w14:textId="77777777" w:rsidR="00EA4DA3" w:rsidRPr="00915A6A" w:rsidRDefault="00EA4DA3" w:rsidP="00EA4DA3">
            <w:pPr>
              <w:textAlignment w:val="center"/>
              <w:rPr>
                <w:rFonts w:cs="Arial"/>
                <w:color w:val="000000" w:themeColor="text1"/>
                <w:sz w:val="20"/>
                <w:szCs w:val="20"/>
              </w:rPr>
            </w:pPr>
          </w:p>
        </w:tc>
      </w:tr>
      <w:tr w:rsidR="00EA4DA3" w:rsidRPr="00915A6A" w14:paraId="30ECEF77" w14:textId="77777777" w:rsidTr="00915A6A">
        <w:tc>
          <w:tcPr>
            <w:tcW w:w="369" w:type="pct"/>
            <w:tcBorders>
              <w:top w:val="single" w:sz="4" w:space="0" w:color="auto"/>
              <w:bottom w:val="single" w:sz="4" w:space="0" w:color="auto"/>
            </w:tcBorders>
            <w:shd w:val="clear" w:color="auto" w:fill="C6D9F1" w:themeFill="text2" w:themeFillTint="33"/>
            <w:tcPrChange w:id="332" w:author="Shah Ashay" w:date="2018-04-16T16:58:00Z">
              <w:tcPr>
                <w:tcW w:w="690" w:type="dxa"/>
                <w:tcBorders>
                  <w:top w:val="single" w:sz="4" w:space="0" w:color="auto"/>
                  <w:bottom w:val="single" w:sz="4" w:space="0" w:color="auto"/>
                </w:tcBorders>
                <w:shd w:val="clear" w:color="auto" w:fill="C6D9F1" w:themeFill="text2" w:themeFillTint="33"/>
              </w:tcPr>
            </w:tcPrChange>
          </w:tcPr>
          <w:p w14:paraId="25F48A34" w14:textId="77777777" w:rsidR="00EA4DA3" w:rsidRPr="00915A6A" w:rsidRDefault="00EA4DA3" w:rsidP="00EA4DA3">
            <w:pPr>
              <w:pStyle w:val="TableText"/>
              <w:keepNext/>
              <w:keepLines/>
              <w:numPr>
                <w:ilvl w:val="1"/>
                <w:numId w:val="5"/>
              </w:numPr>
              <w:jc w:val="center"/>
              <w:rPr>
                <w:rFonts w:cs="Arial"/>
                <w:sz w:val="20"/>
                <w:szCs w:val="20"/>
              </w:rPr>
            </w:pPr>
          </w:p>
        </w:tc>
        <w:tc>
          <w:tcPr>
            <w:tcW w:w="1794" w:type="pct"/>
            <w:shd w:val="clear" w:color="auto" w:fill="C6D9F1" w:themeFill="text2" w:themeFillTint="33"/>
            <w:tcPrChange w:id="333" w:author="Shah Ashay" w:date="2018-04-16T16:58:00Z">
              <w:tcPr>
                <w:tcW w:w="3630" w:type="dxa"/>
                <w:shd w:val="clear" w:color="auto" w:fill="C6D9F1" w:themeFill="text2" w:themeFillTint="33"/>
              </w:tcPr>
            </w:tcPrChange>
          </w:tcPr>
          <w:p w14:paraId="3166A11E" w14:textId="77777777" w:rsidR="00EA4DA3" w:rsidRPr="00915A6A" w:rsidRDefault="00EA4DA3" w:rsidP="00EA4DA3">
            <w:pPr>
              <w:pStyle w:val="TableText"/>
              <w:keepNext/>
              <w:keepLines/>
              <w:rPr>
                <w:rFonts w:cs="Arial"/>
                <w:sz w:val="20"/>
                <w:szCs w:val="20"/>
              </w:rPr>
            </w:pPr>
            <w:r w:rsidRPr="00915A6A">
              <w:rPr>
                <w:rFonts w:cs="Arial"/>
                <w:sz w:val="20"/>
                <w:szCs w:val="20"/>
              </w:rPr>
              <w:t>END OF USE CASE</w:t>
            </w:r>
          </w:p>
        </w:tc>
        <w:tc>
          <w:tcPr>
            <w:tcW w:w="1492" w:type="pct"/>
            <w:shd w:val="clear" w:color="auto" w:fill="C6D9F1" w:themeFill="text2" w:themeFillTint="33"/>
            <w:tcPrChange w:id="334" w:author="Shah Ashay" w:date="2018-04-16T16:58:00Z">
              <w:tcPr>
                <w:tcW w:w="2160" w:type="dxa"/>
                <w:shd w:val="clear" w:color="auto" w:fill="C6D9F1" w:themeFill="text2" w:themeFillTint="33"/>
              </w:tcPr>
            </w:tcPrChange>
          </w:tcPr>
          <w:p w14:paraId="493FC687" w14:textId="77777777" w:rsidR="00EA4DA3" w:rsidRPr="00915A6A" w:rsidRDefault="00EA4DA3" w:rsidP="00EA4DA3">
            <w:pPr>
              <w:keepNext/>
              <w:keepLines/>
              <w:rPr>
                <w:rFonts w:cs="Arial"/>
                <w:sz w:val="20"/>
                <w:szCs w:val="20"/>
              </w:rPr>
            </w:pPr>
          </w:p>
        </w:tc>
        <w:tc>
          <w:tcPr>
            <w:tcW w:w="1345" w:type="pct"/>
            <w:shd w:val="clear" w:color="auto" w:fill="C6D9F1" w:themeFill="text2" w:themeFillTint="33"/>
            <w:tcPrChange w:id="335" w:author="Shah Ashay" w:date="2018-04-16T16:58:00Z">
              <w:tcPr>
                <w:tcW w:w="2880" w:type="dxa"/>
                <w:shd w:val="clear" w:color="auto" w:fill="C6D9F1" w:themeFill="text2" w:themeFillTint="33"/>
              </w:tcPr>
            </w:tcPrChange>
          </w:tcPr>
          <w:p w14:paraId="2EAFFF96" w14:textId="77777777" w:rsidR="00EA4DA3" w:rsidRPr="00915A6A" w:rsidRDefault="00EA4DA3" w:rsidP="00EA4DA3">
            <w:pPr>
              <w:keepNext/>
              <w:keepLines/>
              <w:rPr>
                <w:rFonts w:cs="Arial"/>
                <w:sz w:val="20"/>
                <w:szCs w:val="20"/>
              </w:rPr>
            </w:pPr>
          </w:p>
        </w:tc>
      </w:tr>
    </w:tbl>
    <w:p w14:paraId="27CC4C89" w14:textId="77777777" w:rsidR="00C6253C" w:rsidRPr="00AE6DB9" w:rsidRDefault="00C6253C">
      <w:pPr>
        <w:rPr>
          <w:rFonts w:cs="Arial"/>
          <w:b/>
          <w:bCs/>
          <w:sz w:val="24"/>
          <w:szCs w:val="32"/>
        </w:rPr>
      </w:pPr>
    </w:p>
    <w:p w14:paraId="0BAA3827" w14:textId="5A15C43C" w:rsidR="00543D6E" w:rsidRPr="00AE6DB9" w:rsidRDefault="004D61A0" w:rsidP="00EA4DA3">
      <w:pPr>
        <w:pStyle w:val="Heading1"/>
      </w:pPr>
      <w:bookmarkStart w:id="336" w:name="_Toc502219575"/>
      <w:r w:rsidRPr="00AE6DB9">
        <w:lastRenderedPageBreak/>
        <w:t>Alternative</w:t>
      </w:r>
      <w:bookmarkEnd w:id="192"/>
      <w:r w:rsidR="00BF2F96" w:rsidRPr="00AE6DB9">
        <w:t>s</w:t>
      </w:r>
      <w:bookmarkEnd w:id="336"/>
      <w:r w:rsidR="00023077" w:rsidRPr="00AE6DB9">
        <w:t xml:space="preserve"> </w:t>
      </w:r>
    </w:p>
    <w:p w14:paraId="10161D19" w14:textId="1814A64A" w:rsidR="00460F39" w:rsidRPr="003B3F09" w:rsidRDefault="00460F39" w:rsidP="00460F39">
      <w:pPr>
        <w:rPr>
          <w:rFonts w:cs="Arial"/>
        </w:rPr>
      </w:pPr>
      <w:r w:rsidRPr="003B3F09">
        <w:rPr>
          <w:rFonts w:cs="Arial"/>
        </w:rPr>
        <w:t>none</w:t>
      </w:r>
    </w:p>
    <w:p w14:paraId="6F716F72" w14:textId="7AA49D2A" w:rsidR="00EA4DA3" w:rsidRPr="00AE6DB9" w:rsidRDefault="001516B9" w:rsidP="00EA4DA3">
      <w:pPr>
        <w:pStyle w:val="Heading1"/>
      </w:pPr>
      <w:bookmarkStart w:id="337" w:name="_Toc502219576"/>
      <w:r w:rsidRPr="00AE6DB9">
        <w:t>Exception</w:t>
      </w:r>
      <w:r w:rsidR="00BF2F96" w:rsidRPr="00AE6DB9">
        <w:t>s</w:t>
      </w:r>
      <w:bookmarkEnd w:id="337"/>
    </w:p>
    <w:p w14:paraId="6DCD5A74" w14:textId="77777777" w:rsidR="00EA4DA3" w:rsidRPr="00AE6DB9" w:rsidRDefault="00EA4DA3" w:rsidP="00EA4DA3">
      <w:pPr>
        <w:pStyle w:val="Heading2"/>
        <w:tabs>
          <w:tab w:val="clear" w:pos="846"/>
          <w:tab w:val="num" w:pos="576"/>
        </w:tabs>
        <w:ind w:left="1296"/>
      </w:pPr>
      <w:bookmarkStart w:id="338" w:name="_Toc247342103"/>
      <w:bookmarkStart w:id="339" w:name="_Toc502219577"/>
      <w:r w:rsidRPr="00AE6DB9">
        <w:t>Exception Flow: Required Fields Not Populated</w:t>
      </w:r>
      <w:bookmarkEnd w:id="338"/>
      <w:bookmarkEnd w:id="339"/>
    </w:p>
    <w:p w14:paraId="7A13FFA9" w14:textId="77777777" w:rsidR="00EA4DA3" w:rsidRPr="00AE6DB9" w:rsidRDefault="00EA4DA3" w:rsidP="00EA4DA3">
      <w:pPr>
        <w:rPr>
          <w:rFonts w:cs="Arial"/>
          <w:rPrChange w:id="340" w:author="Batra Yogesh (EXT)" w:date="2018-04-13T12:56:00Z">
            <w:rPr>
              <w:rFonts w:asciiTheme="minorHAnsi" w:hAnsiTheme="minorHAnsi"/>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41" w:author="Batra Yogesh (EXT)" w:date="2018-04-13T12:56:00Z">
          <w:tblPr>
            <w:tblW w:w="8100" w:type="dxa"/>
            <w:tblInd w:w="1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342">
          <w:tblGrid>
            <w:gridCol w:w="810"/>
            <w:gridCol w:w="2790"/>
            <w:gridCol w:w="3330"/>
            <w:gridCol w:w="1170"/>
          </w:tblGrid>
        </w:tblGridChange>
      </w:tblGrid>
      <w:tr w:rsidR="00EA4DA3" w:rsidRPr="00AE6DB9" w14:paraId="36A6D9C2" w14:textId="77777777" w:rsidTr="00AE6DB9">
        <w:trPr>
          <w:cantSplit/>
          <w:tblHeader/>
          <w:trPrChange w:id="343" w:author="Batra Yogesh (EXT)" w:date="2018-04-13T12:56:00Z">
            <w:trPr>
              <w:cantSplit/>
              <w:tblHeader/>
            </w:trPr>
          </w:trPrChange>
        </w:trPr>
        <w:tc>
          <w:tcPr>
            <w:tcW w:w="500" w:type="pct"/>
            <w:shd w:val="pct15" w:color="auto" w:fill="auto"/>
            <w:tcPrChange w:id="344" w:author="Batra Yogesh (EXT)" w:date="2018-04-13T12:56:00Z">
              <w:tcPr>
                <w:tcW w:w="810" w:type="dxa"/>
                <w:shd w:val="pct15" w:color="auto" w:fill="auto"/>
              </w:tcPr>
            </w:tcPrChange>
          </w:tcPr>
          <w:p w14:paraId="6C43E968" w14:textId="77777777" w:rsidR="00EA4DA3" w:rsidRPr="00AE6DB9" w:rsidRDefault="00EA4DA3" w:rsidP="00FA577C">
            <w:pPr>
              <w:pStyle w:val="ColumnHead"/>
              <w:keepNext/>
              <w:keepLines/>
              <w:rPr>
                <w:rFonts w:cs="Arial"/>
                <w:sz w:val="20"/>
                <w:rPrChange w:id="345" w:author="Batra Yogesh (EXT)" w:date="2018-04-13T12:56:00Z">
                  <w:rPr>
                    <w:rFonts w:asciiTheme="minorHAnsi" w:hAnsiTheme="minorHAnsi"/>
                    <w:sz w:val="20"/>
                  </w:rPr>
                </w:rPrChange>
              </w:rPr>
            </w:pPr>
            <w:r w:rsidRPr="00AE6DB9">
              <w:rPr>
                <w:rFonts w:cs="Arial"/>
                <w:sz w:val="20"/>
                <w:rPrChange w:id="346" w:author="Batra Yogesh (EXT)" w:date="2018-04-13T12:56:00Z">
                  <w:rPr>
                    <w:rFonts w:asciiTheme="minorHAnsi" w:hAnsiTheme="minorHAnsi"/>
                    <w:sz w:val="20"/>
                  </w:rPr>
                </w:rPrChange>
              </w:rPr>
              <w:t>Step</w:t>
            </w:r>
          </w:p>
        </w:tc>
        <w:tc>
          <w:tcPr>
            <w:tcW w:w="1722" w:type="pct"/>
            <w:shd w:val="pct15" w:color="auto" w:fill="auto"/>
            <w:tcPrChange w:id="347" w:author="Batra Yogesh (EXT)" w:date="2018-04-13T12:56:00Z">
              <w:tcPr>
                <w:tcW w:w="2790" w:type="dxa"/>
                <w:shd w:val="pct15" w:color="auto" w:fill="auto"/>
              </w:tcPr>
            </w:tcPrChange>
          </w:tcPr>
          <w:p w14:paraId="045E3418" w14:textId="77777777" w:rsidR="00EA4DA3" w:rsidRPr="00AE6DB9" w:rsidRDefault="00EA4DA3" w:rsidP="00FA577C">
            <w:pPr>
              <w:pStyle w:val="ColumnHead"/>
              <w:keepNext/>
              <w:keepLines/>
              <w:rPr>
                <w:rFonts w:cs="Arial"/>
                <w:sz w:val="20"/>
                <w:rPrChange w:id="348" w:author="Batra Yogesh (EXT)" w:date="2018-04-13T12:56:00Z">
                  <w:rPr>
                    <w:rFonts w:asciiTheme="minorHAnsi" w:hAnsiTheme="minorHAnsi"/>
                    <w:sz w:val="20"/>
                  </w:rPr>
                </w:rPrChange>
              </w:rPr>
            </w:pPr>
            <w:r w:rsidRPr="00AE6DB9">
              <w:rPr>
                <w:rFonts w:cs="Arial"/>
                <w:sz w:val="20"/>
                <w:rPrChange w:id="349" w:author="Batra Yogesh (EXT)" w:date="2018-04-13T12:56:00Z">
                  <w:rPr>
                    <w:rFonts w:asciiTheme="minorHAnsi" w:hAnsiTheme="minorHAnsi"/>
                    <w:sz w:val="20"/>
                  </w:rPr>
                </w:rPrChange>
              </w:rPr>
              <w:t>Actor Action</w:t>
            </w:r>
          </w:p>
        </w:tc>
        <w:tc>
          <w:tcPr>
            <w:tcW w:w="2056" w:type="pct"/>
            <w:shd w:val="pct15" w:color="auto" w:fill="auto"/>
            <w:tcPrChange w:id="350" w:author="Batra Yogesh (EXT)" w:date="2018-04-13T12:56:00Z">
              <w:tcPr>
                <w:tcW w:w="3330" w:type="dxa"/>
                <w:shd w:val="pct15" w:color="auto" w:fill="auto"/>
              </w:tcPr>
            </w:tcPrChange>
          </w:tcPr>
          <w:p w14:paraId="2D013331" w14:textId="77777777" w:rsidR="00EA4DA3" w:rsidRPr="00AE6DB9" w:rsidRDefault="00EA4DA3" w:rsidP="00FA577C">
            <w:pPr>
              <w:pStyle w:val="ColumnHead"/>
              <w:keepNext/>
              <w:keepLines/>
              <w:rPr>
                <w:rFonts w:cs="Arial"/>
                <w:sz w:val="20"/>
                <w:rPrChange w:id="351" w:author="Batra Yogesh (EXT)" w:date="2018-04-13T12:56:00Z">
                  <w:rPr>
                    <w:rFonts w:asciiTheme="minorHAnsi" w:hAnsiTheme="minorHAnsi"/>
                    <w:sz w:val="20"/>
                  </w:rPr>
                </w:rPrChange>
              </w:rPr>
            </w:pPr>
            <w:r w:rsidRPr="00AE6DB9">
              <w:rPr>
                <w:rFonts w:cs="Arial"/>
                <w:sz w:val="20"/>
                <w:rPrChange w:id="352" w:author="Batra Yogesh (EXT)" w:date="2018-04-13T12:56:00Z">
                  <w:rPr>
                    <w:rFonts w:asciiTheme="minorHAnsi" w:hAnsiTheme="minorHAnsi"/>
                    <w:sz w:val="20"/>
                  </w:rPr>
                </w:rPrChange>
              </w:rPr>
              <w:t>System Response</w:t>
            </w:r>
          </w:p>
        </w:tc>
        <w:tc>
          <w:tcPr>
            <w:tcW w:w="722" w:type="pct"/>
            <w:shd w:val="pct15" w:color="auto" w:fill="auto"/>
            <w:tcPrChange w:id="353" w:author="Batra Yogesh (EXT)" w:date="2018-04-13T12:56:00Z">
              <w:tcPr>
                <w:tcW w:w="1170" w:type="dxa"/>
                <w:shd w:val="pct15" w:color="auto" w:fill="auto"/>
              </w:tcPr>
            </w:tcPrChange>
          </w:tcPr>
          <w:p w14:paraId="2215BAAA" w14:textId="77777777" w:rsidR="00EA4DA3" w:rsidRPr="00AE6DB9" w:rsidRDefault="00EA4DA3" w:rsidP="00FA577C">
            <w:pPr>
              <w:pStyle w:val="ColumnHead"/>
              <w:keepNext/>
              <w:keepLines/>
              <w:rPr>
                <w:rFonts w:cs="Arial"/>
                <w:sz w:val="20"/>
                <w:rPrChange w:id="354" w:author="Batra Yogesh (EXT)" w:date="2018-04-13T12:56:00Z">
                  <w:rPr>
                    <w:rFonts w:asciiTheme="minorHAnsi" w:hAnsiTheme="minorHAnsi"/>
                    <w:sz w:val="20"/>
                  </w:rPr>
                </w:rPrChange>
              </w:rPr>
            </w:pPr>
            <w:r w:rsidRPr="00AE6DB9">
              <w:rPr>
                <w:rFonts w:cs="Arial"/>
                <w:sz w:val="20"/>
                <w:rPrChange w:id="355" w:author="Batra Yogesh (EXT)" w:date="2018-04-13T12:56:00Z">
                  <w:rPr>
                    <w:rFonts w:asciiTheme="minorHAnsi" w:hAnsiTheme="minorHAnsi"/>
                    <w:sz w:val="20"/>
                  </w:rPr>
                </w:rPrChange>
              </w:rPr>
              <w:t>Ref</w:t>
            </w:r>
          </w:p>
        </w:tc>
      </w:tr>
      <w:tr w:rsidR="00EA4DA3" w:rsidRPr="00AE6DB9" w14:paraId="5A5A2BC8" w14:textId="77777777" w:rsidTr="00AE6DB9">
        <w:trPr>
          <w:cantSplit/>
          <w:trPrChange w:id="356" w:author="Batra Yogesh (EXT)" w:date="2018-04-13T12:56:00Z">
            <w:trPr>
              <w:cantSplit/>
            </w:trPr>
          </w:trPrChange>
        </w:trPr>
        <w:tc>
          <w:tcPr>
            <w:tcW w:w="500" w:type="pct"/>
            <w:tcPrChange w:id="357" w:author="Batra Yogesh (EXT)" w:date="2018-04-13T12:56:00Z">
              <w:tcPr>
                <w:tcW w:w="810" w:type="dxa"/>
              </w:tcPr>
            </w:tcPrChange>
          </w:tcPr>
          <w:p w14:paraId="39FCC4B0" w14:textId="77777777" w:rsidR="00EA4DA3" w:rsidRPr="00AE6DB9" w:rsidRDefault="00EA4DA3" w:rsidP="00FA577C">
            <w:pPr>
              <w:pStyle w:val="TableText"/>
              <w:keepNext/>
              <w:keepLines/>
              <w:rPr>
                <w:rFonts w:cs="Arial"/>
                <w:color w:val="000000"/>
                <w:sz w:val="20"/>
                <w:rPrChange w:id="358" w:author="Batra Yogesh (EXT)" w:date="2018-04-13T12:56:00Z">
                  <w:rPr>
                    <w:rFonts w:asciiTheme="minorHAnsi" w:hAnsiTheme="minorHAnsi"/>
                    <w:color w:val="000000"/>
                    <w:sz w:val="20"/>
                  </w:rPr>
                </w:rPrChange>
              </w:rPr>
            </w:pPr>
            <w:r w:rsidRPr="00AE6DB9">
              <w:rPr>
                <w:rFonts w:cs="Arial"/>
                <w:color w:val="000000"/>
                <w:sz w:val="20"/>
                <w:rPrChange w:id="359" w:author="Batra Yogesh (EXT)" w:date="2018-04-13T12:56:00Z">
                  <w:rPr>
                    <w:rFonts w:asciiTheme="minorHAnsi" w:hAnsiTheme="minorHAnsi"/>
                    <w:color w:val="000000"/>
                    <w:sz w:val="20"/>
                  </w:rPr>
                </w:rPrChange>
              </w:rPr>
              <w:t>E7.1</w:t>
            </w:r>
          </w:p>
        </w:tc>
        <w:tc>
          <w:tcPr>
            <w:tcW w:w="1722" w:type="pct"/>
            <w:tcPrChange w:id="360" w:author="Batra Yogesh (EXT)" w:date="2018-04-13T12:56:00Z">
              <w:tcPr>
                <w:tcW w:w="2790" w:type="dxa"/>
              </w:tcPr>
            </w:tcPrChange>
          </w:tcPr>
          <w:p w14:paraId="31126C47" w14:textId="77777777" w:rsidR="00EA4DA3" w:rsidRPr="00AE6DB9" w:rsidRDefault="00EA4DA3" w:rsidP="00FA577C">
            <w:pPr>
              <w:pStyle w:val="TableText"/>
              <w:keepNext/>
              <w:keepLines/>
              <w:rPr>
                <w:rFonts w:cs="Arial"/>
                <w:color w:val="000000"/>
                <w:sz w:val="20"/>
                <w:rPrChange w:id="361" w:author="Batra Yogesh (EXT)" w:date="2018-04-13T12:56:00Z">
                  <w:rPr>
                    <w:rFonts w:asciiTheme="minorHAnsi" w:hAnsiTheme="minorHAnsi"/>
                    <w:color w:val="000000"/>
                    <w:sz w:val="20"/>
                  </w:rPr>
                </w:rPrChange>
              </w:rPr>
            </w:pPr>
            <w:r w:rsidRPr="00AE6DB9">
              <w:rPr>
                <w:rFonts w:cs="Arial"/>
                <w:color w:val="000000"/>
                <w:sz w:val="20"/>
                <w:rPrChange w:id="362" w:author="Batra Yogesh (EXT)" w:date="2018-04-13T12:56:00Z">
                  <w:rPr>
                    <w:rFonts w:asciiTheme="minorHAnsi" w:hAnsiTheme="minorHAnsi"/>
                    <w:color w:val="000000"/>
                    <w:sz w:val="20"/>
                  </w:rPr>
                </w:rPrChange>
              </w:rPr>
              <w:t>User does not enter an EC required field</w:t>
            </w:r>
          </w:p>
        </w:tc>
        <w:tc>
          <w:tcPr>
            <w:tcW w:w="2056" w:type="pct"/>
            <w:tcPrChange w:id="363" w:author="Batra Yogesh (EXT)" w:date="2018-04-13T12:56:00Z">
              <w:tcPr>
                <w:tcW w:w="3330" w:type="dxa"/>
              </w:tcPr>
            </w:tcPrChange>
          </w:tcPr>
          <w:p w14:paraId="2AD0BF8E" w14:textId="77777777" w:rsidR="00EA4DA3" w:rsidRPr="00AE6DB9" w:rsidRDefault="00EA4DA3" w:rsidP="00FA577C">
            <w:pPr>
              <w:keepNext/>
              <w:keepLines/>
              <w:rPr>
                <w:rFonts w:cs="Arial"/>
                <w:color w:val="000000"/>
                <w:sz w:val="20"/>
                <w:rPrChange w:id="364" w:author="Batra Yogesh (EXT)" w:date="2018-04-13T12:56:00Z">
                  <w:rPr>
                    <w:rFonts w:asciiTheme="minorHAnsi" w:hAnsiTheme="minorHAnsi"/>
                    <w:color w:val="000000"/>
                    <w:sz w:val="20"/>
                  </w:rPr>
                </w:rPrChange>
              </w:rPr>
            </w:pPr>
            <w:r w:rsidRPr="00AE6DB9">
              <w:rPr>
                <w:rFonts w:cs="Arial"/>
                <w:color w:val="000000"/>
                <w:sz w:val="20"/>
                <w:rPrChange w:id="365" w:author="Batra Yogesh (EXT)" w:date="2018-04-13T12:56:00Z">
                  <w:rPr>
                    <w:rFonts w:asciiTheme="minorHAnsi" w:hAnsiTheme="minorHAnsi"/>
                    <w:color w:val="000000"/>
                    <w:sz w:val="20"/>
                  </w:rPr>
                </w:rPrChange>
              </w:rPr>
              <w:t>Pop-up window: “Required fields are empty.  Please enter data for these fields:</w:t>
            </w:r>
          </w:p>
          <w:p w14:paraId="2551634F" w14:textId="77777777" w:rsidR="00EA4DA3" w:rsidRPr="00AE6DB9" w:rsidRDefault="00EA4DA3" w:rsidP="00FA577C">
            <w:pPr>
              <w:keepNext/>
              <w:keepLines/>
              <w:rPr>
                <w:rFonts w:cs="Arial"/>
                <w:color w:val="000000"/>
                <w:sz w:val="20"/>
                <w:rPrChange w:id="366" w:author="Batra Yogesh (EXT)" w:date="2018-04-13T12:56:00Z">
                  <w:rPr>
                    <w:rFonts w:asciiTheme="minorHAnsi" w:hAnsiTheme="minorHAnsi"/>
                    <w:color w:val="000000"/>
                    <w:sz w:val="20"/>
                  </w:rPr>
                </w:rPrChange>
              </w:rPr>
            </w:pPr>
            <w:r w:rsidRPr="00AE6DB9">
              <w:rPr>
                <w:rFonts w:cs="Arial"/>
                <w:color w:val="000000"/>
                <w:sz w:val="20"/>
                <w:rPrChange w:id="367" w:author="Batra Yogesh (EXT)" w:date="2018-04-13T12:56:00Z">
                  <w:rPr>
                    <w:rFonts w:asciiTheme="minorHAnsi" w:hAnsiTheme="minorHAnsi"/>
                    <w:color w:val="000000"/>
                    <w:sz w:val="20"/>
                  </w:rPr>
                </w:rPrChange>
              </w:rPr>
              <w:t xml:space="preserve">“Field Name on Row #.” </w:t>
            </w:r>
          </w:p>
        </w:tc>
        <w:tc>
          <w:tcPr>
            <w:tcW w:w="722" w:type="pct"/>
            <w:tcPrChange w:id="368" w:author="Batra Yogesh (EXT)" w:date="2018-04-13T12:56:00Z">
              <w:tcPr>
                <w:tcW w:w="1170" w:type="dxa"/>
              </w:tcPr>
            </w:tcPrChange>
          </w:tcPr>
          <w:p w14:paraId="3E5B946F" w14:textId="77777777" w:rsidR="00EA4DA3" w:rsidRPr="00AE6DB9" w:rsidRDefault="00EA4DA3" w:rsidP="00FA577C">
            <w:pPr>
              <w:keepNext/>
              <w:keepLines/>
              <w:rPr>
                <w:rFonts w:cs="Arial"/>
                <w:color w:val="000000"/>
                <w:sz w:val="20"/>
                <w:rPrChange w:id="369" w:author="Batra Yogesh (EXT)" w:date="2018-04-13T12:56:00Z">
                  <w:rPr>
                    <w:rFonts w:asciiTheme="minorHAnsi" w:hAnsiTheme="minorHAnsi"/>
                    <w:color w:val="000000"/>
                    <w:sz w:val="20"/>
                  </w:rPr>
                </w:rPrChange>
              </w:rPr>
            </w:pPr>
          </w:p>
        </w:tc>
      </w:tr>
    </w:tbl>
    <w:p w14:paraId="504E801B" w14:textId="77777777" w:rsidR="00EA4DA3" w:rsidRPr="00AE6DB9" w:rsidRDefault="00EA4DA3" w:rsidP="00EA4DA3">
      <w:pPr>
        <w:rPr>
          <w:rFonts w:cs="Arial"/>
          <w:rPrChange w:id="370" w:author="Batra Yogesh (EXT)" w:date="2018-04-13T12:56:00Z">
            <w:rPr>
              <w:rFonts w:asciiTheme="minorHAnsi" w:hAnsiTheme="minorHAnsi"/>
            </w:rPr>
          </w:rPrChange>
        </w:rPr>
      </w:pPr>
    </w:p>
    <w:p w14:paraId="6E956D96" w14:textId="77777777" w:rsidR="00EA4DA3" w:rsidRPr="00AE6DB9" w:rsidRDefault="00EA4DA3" w:rsidP="00EA4DA3">
      <w:pPr>
        <w:ind w:left="576"/>
        <w:rPr>
          <w:rFonts w:cs="Arial"/>
          <w:rPrChange w:id="371" w:author="Batra Yogesh (EXT)" w:date="2018-04-13T12:56:00Z">
            <w:rPr>
              <w:rFonts w:asciiTheme="minorHAnsi" w:hAnsiTheme="minorHAnsi"/>
            </w:rPr>
          </w:rPrChange>
        </w:rPr>
      </w:pPr>
    </w:p>
    <w:p w14:paraId="759A1544" w14:textId="77777777" w:rsidR="00EA4DA3" w:rsidRPr="00AE6DB9" w:rsidRDefault="00EA4DA3" w:rsidP="00EA4DA3">
      <w:pPr>
        <w:pStyle w:val="Heading1"/>
      </w:pPr>
      <w:bookmarkStart w:id="372" w:name="_Toc247342107"/>
      <w:bookmarkStart w:id="373" w:name="_Toc502219578"/>
      <w:r w:rsidRPr="00AE6DB9">
        <w:t>Additional Clarifying Information</w:t>
      </w:r>
      <w:bookmarkEnd w:id="372"/>
      <w:bookmarkEnd w:id="373"/>
      <w:r w:rsidRPr="00AE6DB9">
        <w:t xml:space="preserve"> </w:t>
      </w:r>
    </w:p>
    <w:p w14:paraId="332EC29F" w14:textId="77777777" w:rsidR="00EA4DA3" w:rsidRPr="00AE6DB9" w:rsidRDefault="00EA4DA3" w:rsidP="00EA4DA3">
      <w:pPr>
        <w:pStyle w:val="Heading2"/>
        <w:tabs>
          <w:tab w:val="clear" w:pos="846"/>
          <w:tab w:val="num" w:pos="576"/>
        </w:tabs>
        <w:ind w:left="1296"/>
      </w:pPr>
      <w:bookmarkStart w:id="374" w:name="_Toc247342108"/>
      <w:bookmarkStart w:id="375" w:name="_Toc502219579"/>
      <w:r w:rsidRPr="00AE6DB9">
        <w:t>Additional Variations</w:t>
      </w:r>
      <w:bookmarkEnd w:id="374"/>
      <w:bookmarkEnd w:id="375"/>
      <w:r w:rsidRPr="00AE6DB9">
        <w:t xml:space="preserve"> </w:t>
      </w:r>
    </w:p>
    <w:p w14:paraId="23ED1D6A" w14:textId="77777777" w:rsidR="00EA4DA3" w:rsidRPr="00AE6DB9" w:rsidRDefault="00EA4DA3" w:rsidP="00EA4DA3">
      <w:pPr>
        <w:ind w:left="1296"/>
        <w:rPr>
          <w:rFonts w:cs="Arial"/>
          <w:szCs w:val="22"/>
          <w:rPrChange w:id="376" w:author="Batra Yogesh (EXT)" w:date="2018-04-13T12:56:00Z">
            <w:rPr>
              <w:rFonts w:asciiTheme="minorHAnsi" w:hAnsiTheme="minorHAnsi"/>
              <w:sz w:val="20"/>
              <w:szCs w:val="20"/>
            </w:rPr>
          </w:rPrChange>
        </w:rPr>
      </w:pPr>
      <w:r w:rsidRPr="00AE6DB9">
        <w:rPr>
          <w:rFonts w:cs="Arial"/>
          <w:szCs w:val="22"/>
          <w:rPrChange w:id="377" w:author="Batra Yogesh (EXT)" w:date="2018-04-13T12:56:00Z">
            <w:rPr>
              <w:rFonts w:asciiTheme="minorHAnsi" w:hAnsiTheme="minorHAnsi"/>
              <w:sz w:val="20"/>
              <w:szCs w:val="20"/>
            </w:rPr>
          </w:rPrChange>
        </w:rPr>
        <w:t xml:space="preserve">Not all wells will have well reference values.  </w:t>
      </w:r>
    </w:p>
    <w:p w14:paraId="5A8E2234" w14:textId="77777777" w:rsidR="00EA4DA3" w:rsidRPr="00AE6DB9" w:rsidRDefault="00EA4DA3" w:rsidP="00EA4DA3">
      <w:pPr>
        <w:pStyle w:val="Heading2"/>
        <w:tabs>
          <w:tab w:val="clear" w:pos="846"/>
          <w:tab w:val="num" w:pos="576"/>
        </w:tabs>
        <w:ind w:left="1296"/>
      </w:pPr>
      <w:bookmarkStart w:id="378" w:name="_Toc247342109"/>
      <w:bookmarkStart w:id="379" w:name="_Toc502219580"/>
      <w:r w:rsidRPr="00AE6DB9">
        <w:t>Business Rules:</w:t>
      </w:r>
      <w:bookmarkEnd w:id="378"/>
      <w:bookmarkEnd w:id="379"/>
      <w:r w:rsidRPr="00AE6DB9">
        <w:t xml:space="preserve">  </w:t>
      </w:r>
    </w:p>
    <w:tbl>
      <w:tblPr>
        <w:tblStyle w:val="TableGrid"/>
        <w:tblW w:w="5000" w:type="pct"/>
        <w:tblLook w:val="01E0" w:firstRow="1" w:lastRow="1" w:firstColumn="1" w:lastColumn="1" w:noHBand="0" w:noVBand="0"/>
        <w:tblPrChange w:id="380" w:author="Batra Yogesh (EXT)" w:date="2018-04-13T12:57:00Z">
          <w:tblPr>
            <w:tblStyle w:val="TableGrid"/>
            <w:tblW w:w="0" w:type="auto"/>
            <w:tblInd w:w="1368" w:type="dxa"/>
            <w:tblLook w:val="01E0" w:firstRow="1" w:lastRow="1" w:firstColumn="1" w:lastColumn="1" w:noHBand="0" w:noVBand="0"/>
          </w:tblPr>
        </w:tblPrChange>
      </w:tblPr>
      <w:tblGrid>
        <w:gridCol w:w="1264"/>
        <w:gridCol w:w="4350"/>
        <w:gridCol w:w="3736"/>
        <w:tblGridChange w:id="381">
          <w:tblGrid>
            <w:gridCol w:w="1079"/>
            <w:gridCol w:w="3713"/>
            <w:gridCol w:w="3190"/>
          </w:tblGrid>
        </w:tblGridChange>
      </w:tblGrid>
      <w:tr w:rsidR="00EA4DA3" w:rsidRPr="00AE6DB9" w14:paraId="57572B5F" w14:textId="77777777" w:rsidTr="00AE6DB9">
        <w:trPr>
          <w:cantSplit/>
          <w:tblHeader/>
          <w:trPrChange w:id="382" w:author="Batra Yogesh (EXT)" w:date="2018-04-13T12:57:00Z">
            <w:trPr>
              <w:cantSplit/>
              <w:tblHeader/>
            </w:trPr>
          </w:trPrChange>
        </w:trPr>
        <w:tc>
          <w:tcPr>
            <w:tcW w:w="676" w:type="pct"/>
            <w:tcPrChange w:id="383" w:author="Batra Yogesh (EXT)" w:date="2018-04-13T12:57:00Z">
              <w:tcPr>
                <w:tcW w:w="1080" w:type="dxa"/>
              </w:tcPr>
            </w:tcPrChange>
          </w:tcPr>
          <w:p w14:paraId="19C315A9" w14:textId="77777777" w:rsidR="00EA4DA3" w:rsidRPr="00AE6DB9" w:rsidRDefault="00EA4DA3" w:rsidP="00FA577C">
            <w:pPr>
              <w:jc w:val="center"/>
              <w:rPr>
                <w:rFonts w:cs="Arial"/>
                <w:sz w:val="20"/>
                <w:szCs w:val="20"/>
                <w:rPrChange w:id="384" w:author="Batra Yogesh (EXT)" w:date="2018-04-13T12:56:00Z">
                  <w:rPr>
                    <w:rFonts w:asciiTheme="minorHAnsi" w:hAnsiTheme="minorHAnsi"/>
                    <w:sz w:val="20"/>
                    <w:szCs w:val="20"/>
                  </w:rPr>
                </w:rPrChange>
              </w:rPr>
            </w:pPr>
            <w:r w:rsidRPr="00AE6DB9">
              <w:rPr>
                <w:rFonts w:cs="Arial"/>
                <w:sz w:val="20"/>
                <w:szCs w:val="20"/>
                <w:rPrChange w:id="385" w:author="Batra Yogesh (EXT)" w:date="2018-04-13T12:56:00Z">
                  <w:rPr>
                    <w:rFonts w:asciiTheme="minorHAnsi" w:hAnsiTheme="minorHAnsi"/>
                    <w:sz w:val="20"/>
                    <w:szCs w:val="20"/>
                  </w:rPr>
                </w:rPrChange>
              </w:rPr>
              <w:t>Business Rule</w:t>
            </w:r>
          </w:p>
        </w:tc>
        <w:tc>
          <w:tcPr>
            <w:tcW w:w="2326" w:type="pct"/>
            <w:tcPrChange w:id="386" w:author="Batra Yogesh (EXT)" w:date="2018-04-13T12:57:00Z">
              <w:tcPr>
                <w:tcW w:w="3780" w:type="dxa"/>
              </w:tcPr>
            </w:tcPrChange>
          </w:tcPr>
          <w:p w14:paraId="6C22B608" w14:textId="77777777" w:rsidR="00EA4DA3" w:rsidRPr="00AE6DB9" w:rsidRDefault="00EA4DA3" w:rsidP="00FA577C">
            <w:pPr>
              <w:jc w:val="center"/>
              <w:rPr>
                <w:rFonts w:cs="Arial"/>
                <w:sz w:val="20"/>
                <w:szCs w:val="20"/>
                <w:rPrChange w:id="387" w:author="Batra Yogesh (EXT)" w:date="2018-04-13T12:56:00Z">
                  <w:rPr>
                    <w:rFonts w:asciiTheme="minorHAnsi" w:hAnsiTheme="minorHAnsi"/>
                    <w:sz w:val="20"/>
                    <w:szCs w:val="20"/>
                  </w:rPr>
                </w:rPrChange>
              </w:rPr>
            </w:pPr>
            <w:r w:rsidRPr="00AE6DB9">
              <w:rPr>
                <w:rFonts w:cs="Arial"/>
                <w:sz w:val="20"/>
                <w:szCs w:val="20"/>
                <w:rPrChange w:id="388" w:author="Batra Yogesh (EXT)" w:date="2018-04-13T12:56:00Z">
                  <w:rPr>
                    <w:rFonts w:asciiTheme="minorHAnsi" w:hAnsiTheme="minorHAnsi"/>
                    <w:sz w:val="20"/>
                    <w:szCs w:val="20"/>
                  </w:rPr>
                </w:rPrChange>
              </w:rPr>
              <w:t>Data Elements</w:t>
            </w:r>
          </w:p>
        </w:tc>
        <w:tc>
          <w:tcPr>
            <w:tcW w:w="1998" w:type="pct"/>
            <w:tcPrChange w:id="389" w:author="Batra Yogesh (EXT)" w:date="2018-04-13T12:57:00Z">
              <w:tcPr>
                <w:tcW w:w="3240" w:type="dxa"/>
              </w:tcPr>
            </w:tcPrChange>
          </w:tcPr>
          <w:p w14:paraId="0AAE2F3F" w14:textId="77777777" w:rsidR="00EA4DA3" w:rsidRPr="00AE6DB9" w:rsidRDefault="00EA4DA3" w:rsidP="00FA577C">
            <w:pPr>
              <w:jc w:val="center"/>
              <w:rPr>
                <w:rFonts w:cs="Arial"/>
                <w:sz w:val="20"/>
                <w:szCs w:val="20"/>
                <w:rPrChange w:id="390" w:author="Batra Yogesh (EXT)" w:date="2018-04-13T12:56:00Z">
                  <w:rPr>
                    <w:rFonts w:asciiTheme="minorHAnsi" w:hAnsiTheme="minorHAnsi"/>
                    <w:sz w:val="20"/>
                    <w:szCs w:val="20"/>
                  </w:rPr>
                </w:rPrChange>
              </w:rPr>
            </w:pPr>
            <w:r w:rsidRPr="00AE6DB9">
              <w:rPr>
                <w:rFonts w:cs="Arial"/>
                <w:sz w:val="20"/>
                <w:szCs w:val="20"/>
                <w:rPrChange w:id="391" w:author="Batra Yogesh (EXT)" w:date="2018-04-13T12:56:00Z">
                  <w:rPr>
                    <w:rFonts w:asciiTheme="minorHAnsi" w:hAnsiTheme="minorHAnsi"/>
                    <w:sz w:val="20"/>
                    <w:szCs w:val="20"/>
                  </w:rPr>
                </w:rPrChange>
              </w:rPr>
              <w:t>Description</w:t>
            </w:r>
          </w:p>
        </w:tc>
      </w:tr>
      <w:tr w:rsidR="00EA4DA3" w:rsidRPr="00AE6DB9" w14:paraId="440EBC93" w14:textId="77777777" w:rsidTr="00AE6DB9">
        <w:trPr>
          <w:cantSplit/>
          <w:trHeight w:val="1277"/>
          <w:tblHeader/>
          <w:trPrChange w:id="392" w:author="Batra Yogesh (EXT)" w:date="2018-04-13T12:57:00Z">
            <w:trPr>
              <w:cantSplit/>
              <w:trHeight w:val="1277"/>
              <w:tblHeader/>
            </w:trPr>
          </w:trPrChange>
        </w:trPr>
        <w:tc>
          <w:tcPr>
            <w:tcW w:w="676" w:type="pct"/>
            <w:tcPrChange w:id="393" w:author="Batra Yogesh (EXT)" w:date="2018-04-13T12:57:00Z">
              <w:tcPr>
                <w:tcW w:w="1080" w:type="dxa"/>
              </w:tcPr>
            </w:tcPrChange>
          </w:tcPr>
          <w:p w14:paraId="4627D126" w14:textId="77777777" w:rsidR="00EA4DA3" w:rsidRPr="00AE6DB9" w:rsidRDefault="00EA4DA3" w:rsidP="00FA577C">
            <w:pPr>
              <w:rPr>
                <w:rFonts w:cs="Arial"/>
                <w:sz w:val="20"/>
                <w:szCs w:val="20"/>
                <w:rPrChange w:id="394" w:author="Batra Yogesh (EXT)" w:date="2018-04-13T12:56:00Z">
                  <w:rPr>
                    <w:rFonts w:asciiTheme="minorHAnsi" w:hAnsiTheme="minorHAnsi"/>
                    <w:sz w:val="20"/>
                    <w:szCs w:val="20"/>
                  </w:rPr>
                </w:rPrChange>
              </w:rPr>
            </w:pPr>
            <w:r w:rsidRPr="00AE6DB9">
              <w:rPr>
                <w:rFonts w:cs="Arial"/>
                <w:sz w:val="20"/>
                <w:szCs w:val="20"/>
                <w:rPrChange w:id="395" w:author="Batra Yogesh (EXT)" w:date="2018-04-13T12:56:00Z">
                  <w:rPr>
                    <w:rFonts w:asciiTheme="minorHAnsi" w:hAnsiTheme="minorHAnsi"/>
                    <w:sz w:val="20"/>
                    <w:szCs w:val="20"/>
                  </w:rPr>
                </w:rPrChange>
              </w:rPr>
              <w:t>BR.1</w:t>
            </w:r>
          </w:p>
        </w:tc>
        <w:tc>
          <w:tcPr>
            <w:tcW w:w="2326" w:type="pct"/>
            <w:tcPrChange w:id="396" w:author="Batra Yogesh (EXT)" w:date="2018-04-13T12:57:00Z">
              <w:tcPr>
                <w:tcW w:w="3780" w:type="dxa"/>
              </w:tcPr>
            </w:tcPrChange>
          </w:tcPr>
          <w:p w14:paraId="008F7F64" w14:textId="77777777" w:rsidR="00EA4DA3" w:rsidRPr="00AE6DB9" w:rsidRDefault="00EA4DA3" w:rsidP="00FA577C">
            <w:pPr>
              <w:rPr>
                <w:rFonts w:cs="Arial"/>
                <w:sz w:val="20"/>
                <w:szCs w:val="20"/>
                <w:rPrChange w:id="397" w:author="Batra Yogesh (EXT)" w:date="2018-04-13T12:56:00Z">
                  <w:rPr>
                    <w:rFonts w:asciiTheme="minorHAnsi" w:hAnsiTheme="minorHAnsi"/>
                    <w:sz w:val="20"/>
                    <w:szCs w:val="20"/>
                  </w:rPr>
                </w:rPrChange>
              </w:rPr>
            </w:pPr>
            <w:r w:rsidRPr="00AE6DB9">
              <w:rPr>
                <w:rFonts w:cs="Arial"/>
                <w:sz w:val="20"/>
                <w:szCs w:val="20"/>
                <w:rPrChange w:id="398" w:author="Batra Yogesh (EXT)" w:date="2018-04-13T12:56:00Z">
                  <w:rPr>
                    <w:rFonts w:asciiTheme="minorHAnsi" w:hAnsiTheme="minorHAnsi"/>
                    <w:sz w:val="20"/>
                    <w:szCs w:val="20"/>
                  </w:rPr>
                </w:rPrChange>
              </w:rPr>
              <w:t>Daytime</w:t>
            </w:r>
          </w:p>
        </w:tc>
        <w:tc>
          <w:tcPr>
            <w:tcW w:w="1998" w:type="pct"/>
            <w:tcPrChange w:id="399" w:author="Batra Yogesh (EXT)" w:date="2018-04-13T12:57:00Z">
              <w:tcPr>
                <w:tcW w:w="3240" w:type="dxa"/>
              </w:tcPr>
            </w:tcPrChange>
          </w:tcPr>
          <w:p w14:paraId="1C16D7FA" w14:textId="77777777" w:rsidR="00EA4DA3" w:rsidRPr="00AE6DB9" w:rsidRDefault="00EA4DA3" w:rsidP="00FA577C">
            <w:pPr>
              <w:keepNext/>
              <w:keepLines/>
              <w:rPr>
                <w:rFonts w:cs="Arial"/>
                <w:sz w:val="20"/>
                <w:szCs w:val="20"/>
                <w:rPrChange w:id="400" w:author="Batra Yogesh (EXT)" w:date="2018-04-13T12:56:00Z">
                  <w:rPr>
                    <w:rFonts w:asciiTheme="minorHAnsi" w:hAnsiTheme="minorHAnsi"/>
                    <w:sz w:val="20"/>
                    <w:szCs w:val="20"/>
                  </w:rPr>
                </w:rPrChange>
              </w:rPr>
            </w:pPr>
            <w:r w:rsidRPr="00AE6DB9">
              <w:rPr>
                <w:rFonts w:cs="Arial"/>
                <w:sz w:val="20"/>
                <w:szCs w:val="20"/>
                <w:rPrChange w:id="401" w:author="Batra Yogesh (EXT)" w:date="2018-04-13T12:56:00Z">
                  <w:rPr>
                    <w:rFonts w:asciiTheme="minorHAnsi" w:hAnsiTheme="minorHAnsi"/>
                    <w:sz w:val="20"/>
                    <w:szCs w:val="20"/>
                  </w:rPr>
                </w:rPrChange>
              </w:rPr>
              <w:t>The start date can be in the past or future.  (except for in a locked month)</w:t>
            </w:r>
          </w:p>
          <w:p w14:paraId="33685196" w14:textId="77777777" w:rsidR="00EA4DA3" w:rsidRPr="00AE6DB9" w:rsidRDefault="00EA4DA3" w:rsidP="00FA577C">
            <w:pPr>
              <w:keepNext/>
              <w:keepLines/>
              <w:rPr>
                <w:rFonts w:cs="Arial"/>
                <w:sz w:val="20"/>
                <w:szCs w:val="20"/>
                <w:rPrChange w:id="402" w:author="Batra Yogesh (EXT)" w:date="2018-04-13T12:56:00Z">
                  <w:rPr>
                    <w:rFonts w:asciiTheme="minorHAnsi" w:hAnsiTheme="minorHAnsi"/>
                    <w:sz w:val="20"/>
                    <w:szCs w:val="20"/>
                  </w:rPr>
                </w:rPrChange>
              </w:rPr>
            </w:pPr>
            <w:r w:rsidRPr="00AE6DB9">
              <w:rPr>
                <w:rFonts w:cs="Arial"/>
                <w:sz w:val="20"/>
                <w:szCs w:val="20"/>
                <w:rPrChange w:id="403" w:author="Batra Yogesh (EXT)" w:date="2018-04-13T12:56:00Z">
                  <w:rPr>
                    <w:rFonts w:asciiTheme="minorHAnsi" w:hAnsiTheme="minorHAnsi"/>
                    <w:sz w:val="20"/>
                    <w:szCs w:val="20"/>
                  </w:rPr>
                </w:rPrChange>
              </w:rPr>
              <w:t>Formatted as yyyy-mm-dd.</w:t>
            </w:r>
          </w:p>
        </w:tc>
      </w:tr>
    </w:tbl>
    <w:p w14:paraId="0BAA3844" w14:textId="3FDA13A3" w:rsidR="00E77205" w:rsidRPr="00AE6DB9" w:rsidRDefault="00E77205" w:rsidP="00EA4DA3">
      <w:pPr>
        <w:pStyle w:val="Heading1"/>
        <w:numPr>
          <w:ilvl w:val="0"/>
          <w:numId w:val="0"/>
        </w:numPr>
        <w:rPr>
          <w:i/>
        </w:rPr>
      </w:pPr>
    </w:p>
    <w:sectPr w:rsidR="00E77205" w:rsidRPr="00AE6DB9"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306BD" w14:textId="77777777" w:rsidR="000E5DE6" w:rsidRDefault="000E5DE6">
      <w:r>
        <w:separator/>
      </w:r>
    </w:p>
  </w:endnote>
  <w:endnote w:type="continuationSeparator" w:id="0">
    <w:p w14:paraId="23947C34" w14:textId="77777777" w:rsidR="000E5DE6" w:rsidRDefault="000E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A9011" w14:textId="77777777" w:rsidR="002163F8" w:rsidRDefault="00216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4C43AB12"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E63B11">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4A379" w14:textId="77777777" w:rsidR="002163F8" w:rsidRDefault="002163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D4902" w14:textId="77777777" w:rsidR="000E5DE6" w:rsidRDefault="000E5DE6">
      <w:r>
        <w:separator/>
      </w:r>
    </w:p>
  </w:footnote>
  <w:footnote w:type="continuationSeparator" w:id="0">
    <w:p w14:paraId="7C218312" w14:textId="77777777" w:rsidR="000E5DE6" w:rsidRDefault="000E5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F3B19" w14:textId="77777777" w:rsidR="002163F8" w:rsidRDefault="002163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79B40B3C" w:rsidR="00014D25" w:rsidRPr="00160A5E" w:rsidRDefault="00497D74" w:rsidP="00D730E7">
    <w:pPr>
      <w:pStyle w:val="Header"/>
      <w:pBdr>
        <w:bottom w:val="single" w:sz="4" w:space="1" w:color="auto"/>
      </w:pBdr>
      <w:tabs>
        <w:tab w:val="right" w:pos="8460"/>
      </w:tabs>
      <w:jc w:val="center"/>
      <w:rPr>
        <w:color w:val="3399FF"/>
      </w:rPr>
    </w:pPr>
    <w:r w:rsidRPr="00497D74">
      <w:rPr>
        <w:b/>
        <w:color w:val="3399FF"/>
      </w:rPr>
      <w:t>BKK_UC36</w:t>
    </w:r>
    <w:r w:rsidR="00883468">
      <w:rPr>
        <w:b/>
        <w:color w:val="3399FF"/>
      </w:rPr>
      <w:t>-Maintain</w:t>
    </w:r>
    <w:r w:rsidRPr="00497D74">
      <w:rPr>
        <w:b/>
        <w:color w:val="3399FF"/>
      </w:rPr>
      <w:t xml:space="preserve"> Well Reference Values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5EF9C" w14:textId="77777777" w:rsidR="002163F8" w:rsidRDefault="002163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71024"/>
    <w:multiLevelType w:val="hybridMultilevel"/>
    <w:tmpl w:val="2424F99C"/>
    <w:lvl w:ilvl="0" w:tplc="04090001">
      <w:start w:val="1"/>
      <w:numFmt w:val="bullet"/>
      <w:lvlText w:val=""/>
      <w:lvlJc w:val="left"/>
      <w:pPr>
        <w:ind w:left="720" w:hanging="360"/>
      </w:pPr>
      <w:rPr>
        <w:rFonts w:ascii="Symbol" w:hAnsi="Symbol" w:hint="default"/>
      </w:rPr>
    </w:lvl>
    <w:lvl w:ilvl="1" w:tplc="740A103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31178B5"/>
    <w:multiLevelType w:val="hybridMultilevel"/>
    <w:tmpl w:val="088C4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846"/>
        </w:tabs>
        <w:ind w:left="84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9"/>
  </w:num>
  <w:num w:numId="2">
    <w:abstractNumId w:val="8"/>
  </w:num>
  <w:num w:numId="3">
    <w:abstractNumId w:val="10"/>
  </w:num>
  <w:num w:numId="4">
    <w:abstractNumId w:val="11"/>
  </w:num>
  <w:num w:numId="5">
    <w:abstractNumId w:val="15"/>
  </w:num>
  <w:num w:numId="6">
    <w:abstractNumId w:val="0"/>
  </w:num>
  <w:num w:numId="7">
    <w:abstractNumId w:val="16"/>
  </w:num>
  <w:num w:numId="8">
    <w:abstractNumId w:val="17"/>
  </w:num>
  <w:num w:numId="9">
    <w:abstractNumId w:val="9"/>
  </w:num>
  <w:num w:numId="10">
    <w:abstractNumId w:val="3"/>
  </w:num>
  <w:num w:numId="11">
    <w:abstractNumId w:val="13"/>
  </w:num>
  <w:num w:numId="12">
    <w:abstractNumId w:val="5"/>
  </w:num>
  <w:num w:numId="13">
    <w:abstractNumId w:val="1"/>
  </w:num>
  <w:num w:numId="14">
    <w:abstractNumId w:val="12"/>
  </w:num>
  <w:num w:numId="15">
    <w:abstractNumId w:val="18"/>
  </w:num>
  <w:num w:numId="16">
    <w:abstractNumId w:val="2"/>
  </w:num>
  <w:num w:numId="17">
    <w:abstractNumId w:val="4"/>
  </w:num>
  <w:num w:numId="18">
    <w:abstractNumId w:val="6"/>
  </w:num>
  <w:num w:numId="19">
    <w:abstractNumId w:val="7"/>
  </w:num>
  <w:num w:numId="20">
    <w:abstractNumId w:val="1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2C2D"/>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44CE"/>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2F4"/>
    <w:rsid w:val="000D0315"/>
    <w:rsid w:val="000D0593"/>
    <w:rsid w:val="000D219F"/>
    <w:rsid w:val="000D33FC"/>
    <w:rsid w:val="000D3574"/>
    <w:rsid w:val="000D695A"/>
    <w:rsid w:val="000D73A9"/>
    <w:rsid w:val="000E15CC"/>
    <w:rsid w:val="000E2318"/>
    <w:rsid w:val="000E32A2"/>
    <w:rsid w:val="000E3D8E"/>
    <w:rsid w:val="000E413F"/>
    <w:rsid w:val="000E5DE6"/>
    <w:rsid w:val="000E69E6"/>
    <w:rsid w:val="000F3E52"/>
    <w:rsid w:val="000F6560"/>
    <w:rsid w:val="00100CEB"/>
    <w:rsid w:val="00101DA8"/>
    <w:rsid w:val="001055C7"/>
    <w:rsid w:val="001132C1"/>
    <w:rsid w:val="001138E7"/>
    <w:rsid w:val="0011426C"/>
    <w:rsid w:val="00117CB3"/>
    <w:rsid w:val="00120981"/>
    <w:rsid w:val="001216F3"/>
    <w:rsid w:val="00122D71"/>
    <w:rsid w:val="0012414D"/>
    <w:rsid w:val="001249B6"/>
    <w:rsid w:val="00124DE3"/>
    <w:rsid w:val="0012515F"/>
    <w:rsid w:val="00133721"/>
    <w:rsid w:val="00133BC8"/>
    <w:rsid w:val="00133ECF"/>
    <w:rsid w:val="0013418F"/>
    <w:rsid w:val="00134581"/>
    <w:rsid w:val="00134986"/>
    <w:rsid w:val="00140BC5"/>
    <w:rsid w:val="00141736"/>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576E4"/>
    <w:rsid w:val="00160A5E"/>
    <w:rsid w:val="00161D8A"/>
    <w:rsid w:val="001626DE"/>
    <w:rsid w:val="00162B5C"/>
    <w:rsid w:val="001655FA"/>
    <w:rsid w:val="00167857"/>
    <w:rsid w:val="0017076D"/>
    <w:rsid w:val="001750D9"/>
    <w:rsid w:val="00175246"/>
    <w:rsid w:val="00185E6A"/>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D4407"/>
    <w:rsid w:val="001D705B"/>
    <w:rsid w:val="001E2C66"/>
    <w:rsid w:val="001E3D6C"/>
    <w:rsid w:val="001E52CE"/>
    <w:rsid w:val="001F39DB"/>
    <w:rsid w:val="001F4076"/>
    <w:rsid w:val="0020298E"/>
    <w:rsid w:val="00205F8C"/>
    <w:rsid w:val="00207B56"/>
    <w:rsid w:val="002127A4"/>
    <w:rsid w:val="002153C4"/>
    <w:rsid w:val="00215B02"/>
    <w:rsid w:val="002163F8"/>
    <w:rsid w:val="0021753E"/>
    <w:rsid w:val="00217848"/>
    <w:rsid w:val="0022028E"/>
    <w:rsid w:val="00226A6D"/>
    <w:rsid w:val="002277E3"/>
    <w:rsid w:val="00232E39"/>
    <w:rsid w:val="002377AB"/>
    <w:rsid w:val="0024192C"/>
    <w:rsid w:val="00241A7C"/>
    <w:rsid w:val="002424B4"/>
    <w:rsid w:val="00243945"/>
    <w:rsid w:val="002457CB"/>
    <w:rsid w:val="0025276B"/>
    <w:rsid w:val="00253EC1"/>
    <w:rsid w:val="002541D2"/>
    <w:rsid w:val="00260010"/>
    <w:rsid w:val="00261D47"/>
    <w:rsid w:val="0026388A"/>
    <w:rsid w:val="0026754A"/>
    <w:rsid w:val="00267E2C"/>
    <w:rsid w:val="00270F0B"/>
    <w:rsid w:val="0027180E"/>
    <w:rsid w:val="00271C23"/>
    <w:rsid w:val="0027207C"/>
    <w:rsid w:val="00272623"/>
    <w:rsid w:val="00276855"/>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14C"/>
    <w:rsid w:val="00346E29"/>
    <w:rsid w:val="00347FAA"/>
    <w:rsid w:val="0035641B"/>
    <w:rsid w:val="00357BFB"/>
    <w:rsid w:val="0036072C"/>
    <w:rsid w:val="00361941"/>
    <w:rsid w:val="0036271F"/>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5ECB"/>
    <w:rsid w:val="0038641F"/>
    <w:rsid w:val="00390637"/>
    <w:rsid w:val="0039280F"/>
    <w:rsid w:val="00393BC9"/>
    <w:rsid w:val="003977AD"/>
    <w:rsid w:val="003A51A0"/>
    <w:rsid w:val="003A5410"/>
    <w:rsid w:val="003A79F2"/>
    <w:rsid w:val="003B211E"/>
    <w:rsid w:val="003B3F09"/>
    <w:rsid w:val="003C087F"/>
    <w:rsid w:val="003C2946"/>
    <w:rsid w:val="003C2D16"/>
    <w:rsid w:val="003C4506"/>
    <w:rsid w:val="003D1052"/>
    <w:rsid w:val="003D10CA"/>
    <w:rsid w:val="003D397C"/>
    <w:rsid w:val="003D41D8"/>
    <w:rsid w:val="003D44B5"/>
    <w:rsid w:val="003D53AB"/>
    <w:rsid w:val="003D67DB"/>
    <w:rsid w:val="003D7BD5"/>
    <w:rsid w:val="003E062A"/>
    <w:rsid w:val="003E23CF"/>
    <w:rsid w:val="003E542E"/>
    <w:rsid w:val="003E6AB3"/>
    <w:rsid w:val="003F01E3"/>
    <w:rsid w:val="003F4F7B"/>
    <w:rsid w:val="00405C0C"/>
    <w:rsid w:val="00407A55"/>
    <w:rsid w:val="00412031"/>
    <w:rsid w:val="00412C60"/>
    <w:rsid w:val="004150E1"/>
    <w:rsid w:val="0041547A"/>
    <w:rsid w:val="00415AD7"/>
    <w:rsid w:val="00415F12"/>
    <w:rsid w:val="00420502"/>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0F39"/>
    <w:rsid w:val="00461ABC"/>
    <w:rsid w:val="00464E48"/>
    <w:rsid w:val="00465392"/>
    <w:rsid w:val="00466C92"/>
    <w:rsid w:val="00467D9C"/>
    <w:rsid w:val="004712AA"/>
    <w:rsid w:val="00473EF3"/>
    <w:rsid w:val="00474389"/>
    <w:rsid w:val="00474476"/>
    <w:rsid w:val="00474606"/>
    <w:rsid w:val="00476DA4"/>
    <w:rsid w:val="00477499"/>
    <w:rsid w:val="0047772D"/>
    <w:rsid w:val="004828E2"/>
    <w:rsid w:val="00482A32"/>
    <w:rsid w:val="00483DFC"/>
    <w:rsid w:val="004842BE"/>
    <w:rsid w:val="0048437B"/>
    <w:rsid w:val="00484AE9"/>
    <w:rsid w:val="00484D5F"/>
    <w:rsid w:val="00490E48"/>
    <w:rsid w:val="004930B1"/>
    <w:rsid w:val="004963F3"/>
    <w:rsid w:val="0049647C"/>
    <w:rsid w:val="00497D74"/>
    <w:rsid w:val="004A1B2A"/>
    <w:rsid w:val="004A5FBD"/>
    <w:rsid w:val="004A6570"/>
    <w:rsid w:val="004B16C6"/>
    <w:rsid w:val="004B2009"/>
    <w:rsid w:val="004B2324"/>
    <w:rsid w:val="004B6593"/>
    <w:rsid w:val="004C0E10"/>
    <w:rsid w:val="004C36C6"/>
    <w:rsid w:val="004C665F"/>
    <w:rsid w:val="004C6BA9"/>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9EF"/>
    <w:rsid w:val="00553C7A"/>
    <w:rsid w:val="00553F3C"/>
    <w:rsid w:val="0055734A"/>
    <w:rsid w:val="005602BF"/>
    <w:rsid w:val="00560974"/>
    <w:rsid w:val="00563401"/>
    <w:rsid w:val="00570D43"/>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B9D"/>
    <w:rsid w:val="005A5F1D"/>
    <w:rsid w:val="005A7E32"/>
    <w:rsid w:val="005B04D3"/>
    <w:rsid w:val="005B2627"/>
    <w:rsid w:val="005B54C0"/>
    <w:rsid w:val="005B5A0D"/>
    <w:rsid w:val="005C2746"/>
    <w:rsid w:val="005C3416"/>
    <w:rsid w:val="005C3E20"/>
    <w:rsid w:val="005C4449"/>
    <w:rsid w:val="005C7D08"/>
    <w:rsid w:val="005D1274"/>
    <w:rsid w:val="005D1403"/>
    <w:rsid w:val="005D57B3"/>
    <w:rsid w:val="005D6B1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27D0"/>
    <w:rsid w:val="00614FC6"/>
    <w:rsid w:val="00620B4D"/>
    <w:rsid w:val="006211C4"/>
    <w:rsid w:val="006249BA"/>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5974"/>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C6C93"/>
    <w:rsid w:val="006D0858"/>
    <w:rsid w:val="006D15A5"/>
    <w:rsid w:val="006D3C31"/>
    <w:rsid w:val="006D3F63"/>
    <w:rsid w:val="006D62C5"/>
    <w:rsid w:val="006D6B36"/>
    <w:rsid w:val="006E2D9C"/>
    <w:rsid w:val="006E7313"/>
    <w:rsid w:val="006E74EE"/>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E565A"/>
    <w:rsid w:val="007E6830"/>
    <w:rsid w:val="007F6141"/>
    <w:rsid w:val="007F76A3"/>
    <w:rsid w:val="008015B3"/>
    <w:rsid w:val="008018AC"/>
    <w:rsid w:val="00802F3B"/>
    <w:rsid w:val="00806B74"/>
    <w:rsid w:val="008073C4"/>
    <w:rsid w:val="0081344C"/>
    <w:rsid w:val="00813E85"/>
    <w:rsid w:val="0082085E"/>
    <w:rsid w:val="00821C02"/>
    <w:rsid w:val="008220C4"/>
    <w:rsid w:val="00822718"/>
    <w:rsid w:val="00824BD2"/>
    <w:rsid w:val="0083094B"/>
    <w:rsid w:val="00831EBD"/>
    <w:rsid w:val="00832358"/>
    <w:rsid w:val="00832688"/>
    <w:rsid w:val="0083343F"/>
    <w:rsid w:val="0083596B"/>
    <w:rsid w:val="008410C1"/>
    <w:rsid w:val="0084568B"/>
    <w:rsid w:val="00845B55"/>
    <w:rsid w:val="0084602F"/>
    <w:rsid w:val="00846885"/>
    <w:rsid w:val="00851BA3"/>
    <w:rsid w:val="00851D05"/>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468"/>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26AF"/>
    <w:rsid w:val="00913C04"/>
    <w:rsid w:val="00915A6A"/>
    <w:rsid w:val="00922CA6"/>
    <w:rsid w:val="00923D63"/>
    <w:rsid w:val="00924487"/>
    <w:rsid w:val="009268B4"/>
    <w:rsid w:val="009323AD"/>
    <w:rsid w:val="0093258C"/>
    <w:rsid w:val="0093260D"/>
    <w:rsid w:val="00934A42"/>
    <w:rsid w:val="0093731D"/>
    <w:rsid w:val="00937D81"/>
    <w:rsid w:val="009420E0"/>
    <w:rsid w:val="00943AE5"/>
    <w:rsid w:val="00944993"/>
    <w:rsid w:val="00945D93"/>
    <w:rsid w:val="00946448"/>
    <w:rsid w:val="0095039A"/>
    <w:rsid w:val="00950923"/>
    <w:rsid w:val="00952CA5"/>
    <w:rsid w:val="00953165"/>
    <w:rsid w:val="009534B0"/>
    <w:rsid w:val="00955216"/>
    <w:rsid w:val="009555EF"/>
    <w:rsid w:val="00956FE5"/>
    <w:rsid w:val="00957553"/>
    <w:rsid w:val="009601B2"/>
    <w:rsid w:val="009628C7"/>
    <w:rsid w:val="00962991"/>
    <w:rsid w:val="00963D78"/>
    <w:rsid w:val="00972CC3"/>
    <w:rsid w:val="009746E4"/>
    <w:rsid w:val="00974D4F"/>
    <w:rsid w:val="00975F5A"/>
    <w:rsid w:val="0097797D"/>
    <w:rsid w:val="00982D61"/>
    <w:rsid w:val="00986279"/>
    <w:rsid w:val="00987FBB"/>
    <w:rsid w:val="00990EB0"/>
    <w:rsid w:val="00992AE2"/>
    <w:rsid w:val="0099324B"/>
    <w:rsid w:val="00996334"/>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643A"/>
    <w:rsid w:val="009D657D"/>
    <w:rsid w:val="009D6FDD"/>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505"/>
    <w:rsid w:val="00A877EA"/>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B6889"/>
    <w:rsid w:val="00AC02B5"/>
    <w:rsid w:val="00AC034C"/>
    <w:rsid w:val="00AC03E8"/>
    <w:rsid w:val="00AC16E0"/>
    <w:rsid w:val="00AC30FD"/>
    <w:rsid w:val="00AC5686"/>
    <w:rsid w:val="00AD190F"/>
    <w:rsid w:val="00AD20E6"/>
    <w:rsid w:val="00AD22E9"/>
    <w:rsid w:val="00AD5566"/>
    <w:rsid w:val="00AD6F1C"/>
    <w:rsid w:val="00AD74A5"/>
    <w:rsid w:val="00AD7C99"/>
    <w:rsid w:val="00AE04CC"/>
    <w:rsid w:val="00AE145C"/>
    <w:rsid w:val="00AE6DB9"/>
    <w:rsid w:val="00AF0361"/>
    <w:rsid w:val="00AF18F6"/>
    <w:rsid w:val="00AF45BD"/>
    <w:rsid w:val="00B01900"/>
    <w:rsid w:val="00B03696"/>
    <w:rsid w:val="00B0474B"/>
    <w:rsid w:val="00B07A31"/>
    <w:rsid w:val="00B107D1"/>
    <w:rsid w:val="00B10D68"/>
    <w:rsid w:val="00B120E0"/>
    <w:rsid w:val="00B17CD1"/>
    <w:rsid w:val="00B210A0"/>
    <w:rsid w:val="00B210AD"/>
    <w:rsid w:val="00B217C5"/>
    <w:rsid w:val="00B2237A"/>
    <w:rsid w:val="00B233A3"/>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199A"/>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F273B"/>
    <w:rsid w:val="00BF29CF"/>
    <w:rsid w:val="00BF2F96"/>
    <w:rsid w:val="00C002FE"/>
    <w:rsid w:val="00C00446"/>
    <w:rsid w:val="00C0245E"/>
    <w:rsid w:val="00C0332E"/>
    <w:rsid w:val="00C03E77"/>
    <w:rsid w:val="00C053FB"/>
    <w:rsid w:val="00C106B0"/>
    <w:rsid w:val="00C1318A"/>
    <w:rsid w:val="00C13B91"/>
    <w:rsid w:val="00C16108"/>
    <w:rsid w:val="00C17943"/>
    <w:rsid w:val="00C20B8B"/>
    <w:rsid w:val="00C21389"/>
    <w:rsid w:val="00C219B1"/>
    <w:rsid w:val="00C23626"/>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5177E"/>
    <w:rsid w:val="00C540E2"/>
    <w:rsid w:val="00C54432"/>
    <w:rsid w:val="00C55FA5"/>
    <w:rsid w:val="00C6253C"/>
    <w:rsid w:val="00C65A24"/>
    <w:rsid w:val="00C67034"/>
    <w:rsid w:val="00C67D1E"/>
    <w:rsid w:val="00C71E1F"/>
    <w:rsid w:val="00C74154"/>
    <w:rsid w:val="00C8028D"/>
    <w:rsid w:val="00C82A98"/>
    <w:rsid w:val="00C8324A"/>
    <w:rsid w:val="00C84A1C"/>
    <w:rsid w:val="00C865FE"/>
    <w:rsid w:val="00C96A28"/>
    <w:rsid w:val="00CA2088"/>
    <w:rsid w:val="00CA2B98"/>
    <w:rsid w:val="00CA3BD4"/>
    <w:rsid w:val="00CB045B"/>
    <w:rsid w:val="00CB1209"/>
    <w:rsid w:val="00CB1BFA"/>
    <w:rsid w:val="00CB40AE"/>
    <w:rsid w:val="00CB4BE8"/>
    <w:rsid w:val="00CB4C9A"/>
    <w:rsid w:val="00CB50F7"/>
    <w:rsid w:val="00CB5914"/>
    <w:rsid w:val="00CB6F9F"/>
    <w:rsid w:val="00CC4087"/>
    <w:rsid w:val="00CC49A2"/>
    <w:rsid w:val="00CC7020"/>
    <w:rsid w:val="00CC7038"/>
    <w:rsid w:val="00CD25C5"/>
    <w:rsid w:val="00CD6D2D"/>
    <w:rsid w:val="00CE0106"/>
    <w:rsid w:val="00CE07B5"/>
    <w:rsid w:val="00CE2DDA"/>
    <w:rsid w:val="00CE5400"/>
    <w:rsid w:val="00CE64C6"/>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4F0F"/>
    <w:rsid w:val="00E16003"/>
    <w:rsid w:val="00E21D91"/>
    <w:rsid w:val="00E25E3A"/>
    <w:rsid w:val="00E30B54"/>
    <w:rsid w:val="00E3158B"/>
    <w:rsid w:val="00E31F59"/>
    <w:rsid w:val="00E33BBB"/>
    <w:rsid w:val="00E33F40"/>
    <w:rsid w:val="00E359E4"/>
    <w:rsid w:val="00E41DB9"/>
    <w:rsid w:val="00E42F54"/>
    <w:rsid w:val="00E46F9D"/>
    <w:rsid w:val="00E507ED"/>
    <w:rsid w:val="00E5429B"/>
    <w:rsid w:val="00E57878"/>
    <w:rsid w:val="00E57BC7"/>
    <w:rsid w:val="00E621CB"/>
    <w:rsid w:val="00E62DF2"/>
    <w:rsid w:val="00E63B11"/>
    <w:rsid w:val="00E647CC"/>
    <w:rsid w:val="00E64945"/>
    <w:rsid w:val="00E66188"/>
    <w:rsid w:val="00E71172"/>
    <w:rsid w:val="00E71304"/>
    <w:rsid w:val="00E71BA7"/>
    <w:rsid w:val="00E77205"/>
    <w:rsid w:val="00E82144"/>
    <w:rsid w:val="00E82B4B"/>
    <w:rsid w:val="00E84673"/>
    <w:rsid w:val="00E87851"/>
    <w:rsid w:val="00E92708"/>
    <w:rsid w:val="00E95DEB"/>
    <w:rsid w:val="00E962B2"/>
    <w:rsid w:val="00EA0B96"/>
    <w:rsid w:val="00EA4DA3"/>
    <w:rsid w:val="00EA53BB"/>
    <w:rsid w:val="00EB17E2"/>
    <w:rsid w:val="00EB3A11"/>
    <w:rsid w:val="00EB49E1"/>
    <w:rsid w:val="00EB4F9D"/>
    <w:rsid w:val="00EC3D7D"/>
    <w:rsid w:val="00ED22C4"/>
    <w:rsid w:val="00ED2C0A"/>
    <w:rsid w:val="00ED2DE9"/>
    <w:rsid w:val="00ED4E88"/>
    <w:rsid w:val="00ED6CD3"/>
    <w:rsid w:val="00ED6D99"/>
    <w:rsid w:val="00ED7981"/>
    <w:rsid w:val="00EE1F15"/>
    <w:rsid w:val="00EE2A9E"/>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C0245E"/>
    <w:pPr>
      <w:tabs>
        <w:tab w:val="left" w:pos="720"/>
        <w:tab w:val="right" w:leader="dot" w:pos="9350"/>
      </w:tabs>
      <w:ind w:left="270"/>
      <w:pPrChange w:id="0" w:author="Batra Yogesh (EXT)" w:date="2018-04-06T12:43:00Z">
        <w:pPr>
          <w:tabs>
            <w:tab w:val="left" w:pos="720"/>
            <w:tab w:val="right" w:leader="dot" w:pos="9350"/>
          </w:tabs>
          <w:ind w:left="270"/>
        </w:pPr>
      </w:pPrChange>
    </w:pPr>
    <w:rPr>
      <w:rFonts w:asciiTheme="minorHAnsi" w:hAnsiTheme="minorHAnsi" w:cstheme="minorHAnsi"/>
      <w:noProof/>
      <w:rPrChange w:id="0" w:author="Batra Yogesh (EXT)" w:date="2018-04-06T12:43: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74796400">
      <w:bodyDiv w:val="1"/>
      <w:marLeft w:val="0"/>
      <w:marRight w:val="0"/>
      <w:marTop w:val="0"/>
      <w:marBottom w:val="0"/>
      <w:divBdr>
        <w:top w:val="none" w:sz="0" w:space="0" w:color="auto"/>
        <w:left w:val="none" w:sz="0" w:space="0" w:color="auto"/>
        <w:bottom w:val="none" w:sz="0" w:space="0" w:color="auto"/>
        <w:right w:val="none" w:sz="0" w:space="0" w:color="auto"/>
      </w:divBdr>
    </w:div>
    <w:div w:id="1711301929">
      <w:bodyDiv w:val="1"/>
      <w:marLeft w:val="0"/>
      <w:marRight w:val="0"/>
      <w:marTop w:val="0"/>
      <w:marBottom w:val="0"/>
      <w:divBdr>
        <w:top w:val="none" w:sz="0" w:space="0" w:color="auto"/>
        <w:left w:val="none" w:sz="0" w:space="0" w:color="auto"/>
        <w:bottom w:val="none" w:sz="0" w:space="0" w:color="auto"/>
        <w:right w:val="none" w:sz="0" w:space="0" w:color="auto"/>
      </w:divBdr>
      <w:divsChild>
        <w:div w:id="1648046004">
          <w:marLeft w:val="0"/>
          <w:marRight w:val="0"/>
          <w:marTop w:val="0"/>
          <w:marBottom w:val="15"/>
          <w:divBdr>
            <w:top w:val="none" w:sz="0" w:space="0" w:color="auto"/>
            <w:left w:val="none" w:sz="0" w:space="0" w:color="auto"/>
            <w:bottom w:val="none" w:sz="0" w:space="0" w:color="auto"/>
            <w:right w:val="none" w:sz="0" w:space="0" w:color="auto"/>
          </w:divBdr>
          <w:divsChild>
            <w:div w:id="1004090541">
              <w:marLeft w:val="60"/>
              <w:marRight w:val="60"/>
              <w:marTop w:val="0"/>
              <w:marBottom w:val="0"/>
              <w:divBdr>
                <w:top w:val="none" w:sz="0" w:space="0" w:color="auto"/>
                <w:left w:val="none" w:sz="0" w:space="0" w:color="auto"/>
                <w:bottom w:val="none" w:sz="0" w:space="0" w:color="auto"/>
                <w:right w:val="none" w:sz="0" w:space="0" w:color="auto"/>
              </w:divBdr>
              <w:divsChild>
                <w:div w:id="644432392">
                  <w:marLeft w:val="0"/>
                  <w:marRight w:val="0"/>
                  <w:marTop w:val="0"/>
                  <w:marBottom w:val="0"/>
                  <w:divBdr>
                    <w:top w:val="single" w:sz="6" w:space="0" w:color="9DB1C9"/>
                    <w:left w:val="single" w:sz="6" w:space="0" w:color="9DB1C9"/>
                    <w:bottom w:val="single" w:sz="6" w:space="0" w:color="9DB1C9"/>
                    <w:right w:val="single" w:sz="6" w:space="0" w:color="9DB1C9"/>
                  </w:divBdr>
                  <w:divsChild>
                    <w:div w:id="19663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717C9-9546-463C-B60D-AC5F74010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BD5B9-3817-460D-A4B5-A285136F7791}"/>
</file>

<file path=customXml/itemProps3.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4.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5.xml><?xml version="1.0" encoding="utf-8"?>
<ds:datastoreItem xmlns:ds="http://schemas.openxmlformats.org/officeDocument/2006/customXml" ds:itemID="{C4A352F2-9255-478E-B3C8-C0ABE20A1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0</TotalTime>
  <Pages>6</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Setup Stream Reference Values</vt:lpstr>
    </vt:vector>
  </TitlesOfParts>
  <Company>Chevron</Company>
  <LinksUpToDate>false</LinksUpToDate>
  <CharactersWithSpaces>4588</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Stream Reference Values</dc:title>
  <dc:creator>Wirasak Chomphu</dc:creator>
  <cp:lastModifiedBy>Wirasak Chomphu</cp:lastModifiedBy>
  <cp:revision>11</cp:revision>
  <cp:lastPrinted>2005-03-03T19:34:00Z</cp:lastPrinted>
  <dcterms:created xsi:type="dcterms:W3CDTF">2018-03-27T10:23:00Z</dcterms:created>
  <dcterms:modified xsi:type="dcterms:W3CDTF">2020-07-02T09:18:00Z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