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9E6790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32:00Z">
            <w:rPr>
              <w:rFonts w:asciiTheme="minorHAnsi" w:hAnsiTheme="minorHAnsi"/>
            </w:rPr>
          </w:rPrChange>
        </w:rPr>
      </w:pPr>
      <w:r w:rsidRPr="009E6790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32:00Z">
            <w:rPr>
              <w:rFonts w:asciiTheme="minorHAnsi" w:hAnsiTheme="minorHAnsi"/>
            </w:rPr>
          </w:rPrChange>
        </w:rPr>
      </w:pPr>
    </w:p>
    <w:p w14:paraId="0BAA3730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32:00Z">
            <w:rPr>
              <w:rFonts w:asciiTheme="minorHAnsi" w:hAnsiTheme="minorHAnsi"/>
            </w:rPr>
          </w:rPrChange>
        </w:rPr>
      </w:pPr>
    </w:p>
    <w:p w14:paraId="0BAA3731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32:00Z">
            <w:rPr>
              <w:rFonts w:asciiTheme="minorHAnsi" w:hAnsiTheme="minorHAnsi"/>
            </w:rPr>
          </w:rPrChange>
        </w:rPr>
      </w:pPr>
    </w:p>
    <w:p w14:paraId="0BAA3732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32:00Z">
            <w:rPr>
              <w:rFonts w:asciiTheme="minorHAnsi" w:hAnsiTheme="minorHAnsi"/>
            </w:rPr>
          </w:rPrChange>
        </w:rPr>
      </w:pPr>
    </w:p>
    <w:p w14:paraId="0BAA3733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32:00Z">
            <w:rPr>
              <w:rFonts w:asciiTheme="minorHAnsi" w:hAnsiTheme="minorHAnsi"/>
            </w:rPr>
          </w:rPrChange>
        </w:rPr>
      </w:pPr>
    </w:p>
    <w:p w14:paraId="0BAA3734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32:00Z">
            <w:rPr>
              <w:rFonts w:asciiTheme="minorHAnsi" w:hAnsiTheme="minorHAnsi"/>
            </w:rPr>
          </w:rPrChange>
        </w:rPr>
      </w:pPr>
    </w:p>
    <w:p w14:paraId="0BAA3735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32:00Z">
            <w:rPr>
              <w:rFonts w:asciiTheme="minorHAnsi" w:hAnsiTheme="minorHAnsi"/>
            </w:rPr>
          </w:rPrChange>
        </w:rPr>
      </w:pPr>
    </w:p>
    <w:p w14:paraId="0BAA3736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32:00Z">
            <w:rPr>
              <w:rFonts w:asciiTheme="minorHAnsi" w:hAnsiTheme="minorHAnsi"/>
            </w:rPr>
          </w:rPrChange>
        </w:rPr>
      </w:pPr>
    </w:p>
    <w:p w14:paraId="0BAA3737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32:00Z">
            <w:rPr>
              <w:rFonts w:asciiTheme="minorHAnsi" w:hAnsiTheme="minorHAnsi"/>
            </w:rPr>
          </w:rPrChange>
        </w:rPr>
      </w:pPr>
    </w:p>
    <w:p w14:paraId="0BAA3738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32:00Z">
            <w:rPr>
              <w:rFonts w:asciiTheme="minorHAnsi" w:hAnsiTheme="minorHAnsi"/>
            </w:rPr>
          </w:rPrChange>
        </w:rPr>
      </w:pPr>
    </w:p>
    <w:p w14:paraId="0BAA3739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10071507" w:rsidR="004D61A0" w:rsidRPr="009E6790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9E6790">
        <w:rPr>
          <w:rFonts w:cs="Arial"/>
          <w:color w:val="3399FF"/>
          <w:sz w:val="52"/>
          <w:szCs w:val="52"/>
        </w:rPr>
        <w:t xml:space="preserve">EC Upgrade </w:t>
      </w:r>
      <w:r w:rsidR="00C041EB" w:rsidRPr="009E6790">
        <w:rPr>
          <w:rFonts w:cs="Arial"/>
          <w:color w:val="3399FF"/>
          <w:sz w:val="52"/>
          <w:szCs w:val="52"/>
        </w:rPr>
        <w:t>BKK</w:t>
      </w:r>
      <w:r w:rsidRPr="009E6790">
        <w:rPr>
          <w:rFonts w:cs="Arial"/>
          <w:color w:val="3399FF"/>
          <w:sz w:val="52"/>
          <w:szCs w:val="52"/>
        </w:rPr>
        <w:t xml:space="preserve"> </w:t>
      </w:r>
      <w:r w:rsidR="004D61A0" w:rsidRPr="009E6790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9E6790" w:rsidRDefault="004D61A0">
      <w:pPr>
        <w:jc w:val="center"/>
        <w:rPr>
          <w:rFonts w:cs="Arial"/>
        </w:rPr>
      </w:pPr>
    </w:p>
    <w:p w14:paraId="0BAA373C" w14:textId="77777777" w:rsidR="007C0F5B" w:rsidRPr="009E6790" w:rsidRDefault="007C0F5B">
      <w:pPr>
        <w:jc w:val="center"/>
        <w:rPr>
          <w:rFonts w:cs="Arial"/>
        </w:rPr>
      </w:pPr>
    </w:p>
    <w:p w14:paraId="0BAA373D" w14:textId="77777777" w:rsidR="007C0F5B" w:rsidRPr="009E6790" w:rsidRDefault="007C0F5B">
      <w:pPr>
        <w:jc w:val="center"/>
        <w:rPr>
          <w:rFonts w:cs="Arial"/>
        </w:rPr>
      </w:pPr>
    </w:p>
    <w:p w14:paraId="0BAA373E" w14:textId="77777777" w:rsidR="007C0F5B" w:rsidRPr="009E6790" w:rsidRDefault="004D61A0">
      <w:pPr>
        <w:pStyle w:val="BodyText"/>
        <w:rPr>
          <w:rFonts w:cs="Arial"/>
          <w:color w:val="3399FF"/>
        </w:rPr>
      </w:pPr>
      <w:r w:rsidRPr="009E6790">
        <w:rPr>
          <w:rFonts w:cs="Arial"/>
          <w:b/>
          <w:color w:val="3399FF"/>
        </w:rPr>
        <w:t>Project Name</w:t>
      </w:r>
    </w:p>
    <w:p w14:paraId="0BAA373F" w14:textId="19617FEA" w:rsidR="00EF4239" w:rsidRPr="009E6790" w:rsidRDefault="00462C24">
      <w:pPr>
        <w:pStyle w:val="BodyText"/>
        <w:rPr>
          <w:rFonts w:cs="Arial"/>
          <w:color w:val="3399FF"/>
        </w:rPr>
      </w:pPr>
      <w:r w:rsidRPr="009E6790">
        <w:rPr>
          <w:rFonts w:cs="Arial"/>
          <w:color w:val="3399FF"/>
        </w:rPr>
        <w:t>BKK 11</w:t>
      </w:r>
      <w:r w:rsidR="00C041EB" w:rsidRPr="009E6790">
        <w:rPr>
          <w:rFonts w:cs="Arial"/>
          <w:color w:val="3399FF"/>
        </w:rPr>
        <w:t>.2</w:t>
      </w:r>
      <w:r w:rsidR="00FA58CA" w:rsidRPr="009E6790">
        <w:rPr>
          <w:rFonts w:cs="Arial"/>
          <w:color w:val="3399FF"/>
        </w:rPr>
        <w:t xml:space="preserve"> Project</w:t>
      </w:r>
      <w:r w:rsidR="000A438C" w:rsidRPr="009E6790">
        <w:rPr>
          <w:rFonts w:cs="Arial"/>
          <w:color w:val="3399FF"/>
        </w:rPr>
        <w:t xml:space="preserve"> </w:t>
      </w:r>
      <w:r w:rsidR="002A6A74" w:rsidRPr="009E6790">
        <w:rPr>
          <w:rFonts w:cs="Arial"/>
          <w:color w:val="3399FF"/>
        </w:rPr>
        <w:t>Energy Components</w:t>
      </w:r>
    </w:p>
    <w:p w14:paraId="0BAA3740" w14:textId="77777777" w:rsidR="004D61A0" w:rsidRPr="009E6790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9E6790" w:rsidRDefault="004D61A0">
      <w:pPr>
        <w:jc w:val="center"/>
        <w:rPr>
          <w:rFonts w:cs="Arial"/>
          <w:color w:val="3399FF"/>
        </w:rPr>
      </w:pPr>
      <w:r w:rsidRPr="009E6790">
        <w:rPr>
          <w:rFonts w:cs="Arial"/>
          <w:b/>
          <w:color w:val="3399FF"/>
        </w:rPr>
        <w:t>Use-Case Name</w:t>
      </w:r>
    </w:p>
    <w:p w14:paraId="0BAA3742" w14:textId="7BFA5D65" w:rsidR="004D61A0" w:rsidRPr="009E6790" w:rsidRDefault="00462C24">
      <w:pPr>
        <w:jc w:val="center"/>
        <w:rPr>
          <w:rFonts w:cs="Arial"/>
          <w:color w:val="3399FF"/>
        </w:rPr>
      </w:pPr>
      <w:r w:rsidRPr="009E6790">
        <w:rPr>
          <w:rFonts w:cs="Arial"/>
          <w:color w:val="3399FF"/>
        </w:rPr>
        <w:t>BKK</w:t>
      </w:r>
      <w:r w:rsidR="007203C4" w:rsidRPr="009E6790">
        <w:rPr>
          <w:rFonts w:cs="Arial"/>
          <w:color w:val="3399FF"/>
        </w:rPr>
        <w:t>_UC</w:t>
      </w:r>
      <w:r w:rsidR="00C041EB" w:rsidRPr="009E6790">
        <w:rPr>
          <w:rFonts w:cs="Arial"/>
          <w:color w:val="3399FF"/>
        </w:rPr>
        <w:t>14</w:t>
      </w:r>
      <w:r w:rsidR="007203C4" w:rsidRPr="009E6790">
        <w:rPr>
          <w:rFonts w:cs="Arial"/>
          <w:color w:val="3399FF"/>
        </w:rPr>
        <w:t xml:space="preserve"> – Enter Gas Stream Component Analysis</w:t>
      </w:r>
      <w:r w:rsidR="004D61A0" w:rsidRPr="009E6790">
        <w:rPr>
          <w:rFonts w:cs="Arial"/>
          <w:color w:val="3399FF"/>
        </w:rPr>
        <w:br/>
      </w:r>
    </w:p>
    <w:p w14:paraId="0BAA3743" w14:textId="77777777" w:rsidR="007C0F5B" w:rsidRPr="009E6790" w:rsidRDefault="004D61A0" w:rsidP="00B107D1">
      <w:pPr>
        <w:jc w:val="center"/>
        <w:rPr>
          <w:rFonts w:cs="Arial"/>
          <w:color w:val="3399FF"/>
        </w:rPr>
      </w:pPr>
      <w:r w:rsidRPr="009E6790">
        <w:rPr>
          <w:rFonts w:cs="Arial"/>
          <w:b/>
          <w:color w:val="3399FF"/>
        </w:rPr>
        <w:t>Origination Date</w:t>
      </w:r>
    </w:p>
    <w:p w14:paraId="0BAA3744" w14:textId="0B6A74CE" w:rsidR="004D61A0" w:rsidRPr="009E6790" w:rsidRDefault="00462C24" w:rsidP="00462C24">
      <w:pPr>
        <w:jc w:val="center"/>
        <w:rPr>
          <w:rFonts w:cs="Arial"/>
          <w:color w:val="3399FF"/>
        </w:rPr>
      </w:pPr>
      <w:r w:rsidRPr="009E6790">
        <w:rPr>
          <w:rFonts w:cs="Arial"/>
          <w:color w:val="3399FF"/>
        </w:rPr>
        <w:t>28-Nov-2017</w:t>
      </w:r>
    </w:p>
    <w:p w14:paraId="0BAA3745" w14:textId="77777777" w:rsidR="004D61A0" w:rsidRPr="009E6790" w:rsidRDefault="004D61A0">
      <w:pPr>
        <w:rPr>
          <w:rFonts w:cs="Arial"/>
        </w:rPr>
      </w:pPr>
    </w:p>
    <w:p w14:paraId="0BAA3746" w14:textId="77777777" w:rsidR="004D61A0" w:rsidRPr="009E6790" w:rsidRDefault="004D61A0">
      <w:pPr>
        <w:rPr>
          <w:rFonts w:cs="Arial"/>
        </w:rPr>
      </w:pPr>
    </w:p>
    <w:p w14:paraId="0BAA3747" w14:textId="77777777" w:rsidR="004D61A0" w:rsidRPr="009E6790" w:rsidRDefault="004D61A0">
      <w:pPr>
        <w:rPr>
          <w:rFonts w:cs="Arial"/>
        </w:rPr>
      </w:pPr>
    </w:p>
    <w:p w14:paraId="0BAA3748" w14:textId="77777777" w:rsidR="004D61A0" w:rsidRPr="009E6790" w:rsidDel="00A541BE" w:rsidRDefault="004D61A0">
      <w:pPr>
        <w:rPr>
          <w:del w:id="12" w:author="Wirasak Chomphu" w:date="2020-07-02T16:07:00Z"/>
          <w:rFonts w:cs="Arial"/>
        </w:rPr>
      </w:pPr>
      <w:bookmarkStart w:id="13" w:name="_GoBack"/>
      <w:bookmarkEnd w:id="13"/>
    </w:p>
    <w:p w14:paraId="0BAA3749" w14:textId="77777777" w:rsidR="004D61A0" w:rsidRPr="009E6790" w:rsidDel="00A541BE" w:rsidRDefault="004D61A0">
      <w:pPr>
        <w:rPr>
          <w:del w:id="14" w:author="Wirasak Chomphu" w:date="2020-07-02T16:07:00Z"/>
          <w:rFonts w:cs="Arial"/>
        </w:rPr>
      </w:pPr>
    </w:p>
    <w:p w14:paraId="0BAA374A" w14:textId="77777777" w:rsidR="004D61A0" w:rsidRPr="009E6790" w:rsidDel="00A541BE" w:rsidRDefault="004D61A0">
      <w:pPr>
        <w:rPr>
          <w:del w:id="15" w:author="Wirasak Chomphu" w:date="2020-07-02T16:07:00Z"/>
          <w:rFonts w:cs="Arial"/>
        </w:rPr>
      </w:pPr>
    </w:p>
    <w:p w14:paraId="0BAA374B" w14:textId="77777777" w:rsidR="004D61A0" w:rsidRPr="009E6790" w:rsidDel="00A541BE" w:rsidRDefault="004D61A0">
      <w:pPr>
        <w:rPr>
          <w:del w:id="16" w:author="Wirasak Chomphu" w:date="2020-07-02T16:07:00Z"/>
          <w:rFonts w:cs="Arial"/>
        </w:rPr>
      </w:pPr>
    </w:p>
    <w:p w14:paraId="0BAA374C" w14:textId="77777777" w:rsidR="004D61A0" w:rsidRPr="009E6790" w:rsidDel="00A541BE" w:rsidRDefault="004D61A0">
      <w:pPr>
        <w:rPr>
          <w:del w:id="17" w:author="Wirasak Chomphu" w:date="2020-07-02T16:07:00Z"/>
          <w:rFonts w:cs="Arial"/>
        </w:rPr>
      </w:pPr>
    </w:p>
    <w:p w14:paraId="0BAA374D" w14:textId="77777777" w:rsidR="004D61A0" w:rsidRPr="009E6790" w:rsidDel="00A541BE" w:rsidRDefault="004D61A0">
      <w:pPr>
        <w:rPr>
          <w:del w:id="18" w:author="Wirasak Chomphu" w:date="2020-07-02T16:07:00Z"/>
          <w:rFonts w:cs="Arial"/>
        </w:rPr>
      </w:pPr>
    </w:p>
    <w:p w14:paraId="0BAA374E" w14:textId="77777777" w:rsidR="004D61A0" w:rsidRPr="009E6790" w:rsidRDefault="004D61A0">
      <w:pPr>
        <w:rPr>
          <w:rFonts w:cs="Arial"/>
        </w:rPr>
      </w:pPr>
    </w:p>
    <w:p w14:paraId="0BAA374F" w14:textId="77777777" w:rsidR="007C0F5B" w:rsidRPr="009E6790" w:rsidRDefault="007C0F5B">
      <w:pPr>
        <w:rPr>
          <w:rFonts w:cs="Arial"/>
        </w:rPr>
      </w:pPr>
    </w:p>
    <w:p w14:paraId="0BAA3750" w14:textId="77777777" w:rsidR="004D61A0" w:rsidRPr="009E6790" w:rsidRDefault="004D61A0" w:rsidP="00447470">
      <w:pPr>
        <w:rPr>
          <w:rFonts w:cs="Arial"/>
        </w:rPr>
      </w:pPr>
      <w:r w:rsidRPr="009E6790">
        <w:rPr>
          <w:rFonts w:cs="Arial"/>
        </w:rPr>
        <w:t>Revision History</w:t>
      </w:r>
    </w:p>
    <w:p w14:paraId="0BAA3751" w14:textId="77777777" w:rsidR="004D61A0" w:rsidRPr="009E6790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9" w:author="Shah Ashay" w:date="2018-04-16T16:02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0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9E6790" w14:paraId="0BAA3756" w14:textId="5ED8BD66" w:rsidTr="00B412A2">
        <w:trPr>
          <w:cantSplit/>
          <w:tblHeader/>
          <w:trPrChange w:id="21" w:author="Shah Ashay" w:date="2018-04-16T16:02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2" w:author="Shah Ashay" w:date="2018-04-16T16:02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3" w:author="Shah Ashay" w:date="2018-04-16T16:02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4" w:author="Shah Ashay" w:date="2018-04-16T16:02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5" w:author="Shah Ashay" w:date="2018-04-16T16:0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6:0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7" w:author="Shah Ashay" w:date="2018-04-16T16:02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9E679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9E6790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462C24" w:rsidRPr="009E6790" w14:paraId="0BAA375B" w14:textId="2375FBD8" w:rsidTr="00B412A2">
        <w:trPr>
          <w:cantSplit/>
          <w:trPrChange w:id="28" w:author="Shah Ashay" w:date="2018-04-16T16:02:00Z">
            <w:trPr>
              <w:cantSplit/>
            </w:trPr>
          </w:trPrChange>
        </w:trPr>
        <w:tc>
          <w:tcPr>
            <w:tcW w:w="611" w:type="pct"/>
            <w:tcPrChange w:id="29" w:author="Shah Ashay" w:date="2018-04-16T16:02:00Z">
              <w:tcPr>
                <w:tcW w:w="1165" w:type="dxa"/>
                <w:gridSpan w:val="2"/>
              </w:tcPr>
            </w:tcPrChange>
          </w:tcPr>
          <w:p w14:paraId="0BAA3757" w14:textId="698D8487" w:rsidR="00462C24" w:rsidRPr="00B412A2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  <w:r w:rsidRPr="00B412A2">
              <w:rPr>
                <w:rFonts w:cs="Arial"/>
                <w:sz w:val="20"/>
                <w:szCs w:val="20"/>
              </w:rPr>
              <w:t>0.1</w:t>
            </w:r>
          </w:p>
        </w:tc>
        <w:tc>
          <w:tcPr>
            <w:tcW w:w="897" w:type="pct"/>
            <w:tcPrChange w:id="30" w:author="Shah Ashay" w:date="2018-04-16T16:02:00Z">
              <w:tcPr>
                <w:tcW w:w="1710" w:type="dxa"/>
                <w:gridSpan w:val="2"/>
              </w:tcPr>
            </w:tcPrChange>
          </w:tcPr>
          <w:p w14:paraId="7522159E" w14:textId="77777777" w:rsidR="00462C24" w:rsidRPr="00B412A2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  <w:r w:rsidRPr="00B412A2">
              <w:rPr>
                <w:rFonts w:cs="Arial"/>
                <w:sz w:val="20"/>
                <w:szCs w:val="20"/>
              </w:rPr>
              <w:t>27-Nov-2017</w:t>
            </w:r>
          </w:p>
          <w:p w14:paraId="0BAA3758" w14:textId="29DF5BD9" w:rsidR="00462C24" w:rsidRPr="00B412A2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31" w:author="Shah Ashay" w:date="2018-04-16T16:02:00Z">
              <w:tcPr>
                <w:tcW w:w="2970" w:type="dxa"/>
                <w:gridSpan w:val="2"/>
              </w:tcPr>
            </w:tcPrChange>
          </w:tcPr>
          <w:p w14:paraId="0BAA3759" w14:textId="337CB1BC" w:rsidR="00462C24" w:rsidRPr="003E6867" w:rsidRDefault="00462C24" w:rsidP="00462C24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  <w:szCs w:val="20"/>
              </w:rPr>
            </w:pPr>
            <w:r w:rsidRPr="003E6867">
              <w:rPr>
                <w:rFonts w:cs="Arial"/>
                <w:sz w:val="20"/>
                <w:szCs w:val="20"/>
              </w:rPr>
              <w:t xml:space="preserve">Draft </w:t>
            </w:r>
          </w:p>
        </w:tc>
        <w:tc>
          <w:tcPr>
            <w:tcW w:w="614" w:type="pct"/>
            <w:tcPrChange w:id="32" w:author="Shah Ashay" w:date="2018-04-16T16:02:00Z">
              <w:tcPr>
                <w:tcW w:w="1170" w:type="dxa"/>
                <w:gridSpan w:val="2"/>
              </w:tcPr>
            </w:tcPrChange>
          </w:tcPr>
          <w:p w14:paraId="0BAA375A" w14:textId="16BF81F0" w:rsidR="00462C24" w:rsidRPr="00D6399F" w:rsidRDefault="00462C24" w:rsidP="00462C24">
            <w:pPr>
              <w:jc w:val="center"/>
              <w:rPr>
                <w:rFonts w:cs="Arial"/>
                <w:sz w:val="20"/>
                <w:szCs w:val="20"/>
                <w:rPrChange w:id="33" w:author="Batra Yogesh (EXT)" w:date="2018-04-13T12:34:00Z">
                  <w:rPr>
                    <w:rFonts w:cs="Arial"/>
                    <w:sz w:val="18"/>
                    <w:szCs w:val="18"/>
                  </w:rPr>
                </w:rPrChange>
              </w:rPr>
            </w:pPr>
            <w:r w:rsidRPr="00D6399F">
              <w:rPr>
                <w:rFonts w:cs="Arial"/>
                <w:sz w:val="20"/>
                <w:szCs w:val="20"/>
                <w:rPrChange w:id="34" w:author="Batra Yogesh (EXT)" w:date="2018-04-13T12:34:00Z">
                  <w:rPr>
                    <w:rFonts w:cs="Arial"/>
                    <w:sz w:val="18"/>
                    <w:szCs w:val="18"/>
                  </w:rPr>
                </w:rPrChange>
              </w:rPr>
              <w:t>Wirasak C.</w:t>
            </w:r>
          </w:p>
        </w:tc>
        <w:tc>
          <w:tcPr>
            <w:tcW w:w="614" w:type="pct"/>
            <w:tcPrChange w:id="35" w:author="Shah Ashay" w:date="2018-04-16T16:02:00Z">
              <w:tcPr>
                <w:tcW w:w="1170" w:type="dxa"/>
                <w:gridSpan w:val="2"/>
              </w:tcPr>
            </w:tcPrChange>
          </w:tcPr>
          <w:p w14:paraId="29DF2C40" w14:textId="77777777" w:rsidR="00462C24" w:rsidRPr="00B412A2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07" w:type="pct"/>
            <w:tcPrChange w:id="36" w:author="Shah Ashay" w:date="2018-04-16T16:02:00Z">
              <w:tcPr>
                <w:tcW w:w="1350" w:type="dxa"/>
                <w:gridSpan w:val="2"/>
              </w:tcPr>
            </w:tcPrChange>
          </w:tcPr>
          <w:p w14:paraId="6A1BC662" w14:textId="1DDFB2E8" w:rsidR="00462C24" w:rsidRPr="00B412A2" w:rsidRDefault="00462C24" w:rsidP="00462C24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74A6" w:rsidRPr="009E6790" w14:paraId="0BAA3760" w14:textId="645D3AAF" w:rsidTr="00B412A2">
        <w:trPr>
          <w:cantSplit/>
          <w:trPrChange w:id="37" w:author="Shah Ashay" w:date="2018-04-16T16:02:00Z">
            <w:trPr>
              <w:cantSplit/>
            </w:trPr>
          </w:trPrChange>
        </w:trPr>
        <w:tc>
          <w:tcPr>
            <w:tcW w:w="611" w:type="pct"/>
            <w:tcPrChange w:id="38" w:author="Shah Ashay" w:date="2018-04-16T16:02:00Z">
              <w:tcPr>
                <w:tcW w:w="1165" w:type="dxa"/>
                <w:gridSpan w:val="2"/>
              </w:tcPr>
            </w:tcPrChange>
          </w:tcPr>
          <w:p w14:paraId="0BAA375C" w14:textId="0FC23CAC" w:rsidR="005F74A6" w:rsidRPr="00B412A2" w:rsidRDefault="001640DB">
            <w:pPr>
              <w:jc w:val="center"/>
              <w:rPr>
                <w:rFonts w:cs="Arial"/>
                <w:sz w:val="20"/>
                <w:szCs w:val="20"/>
              </w:rPr>
            </w:pPr>
            <w:ins w:id="39" w:author="Prakash Atul (Ext)" w:date="2018-03-27T19:56:00Z">
              <w:r w:rsidRPr="00B412A2">
                <w:rPr>
                  <w:rFonts w:cs="Arial"/>
                  <w:sz w:val="20"/>
                  <w:szCs w:val="20"/>
                </w:rPr>
                <w:t>1.0</w:t>
              </w:r>
            </w:ins>
          </w:p>
        </w:tc>
        <w:tc>
          <w:tcPr>
            <w:tcW w:w="897" w:type="pct"/>
            <w:tcPrChange w:id="40" w:author="Shah Ashay" w:date="2018-04-16T16:02:00Z">
              <w:tcPr>
                <w:tcW w:w="1710" w:type="dxa"/>
                <w:gridSpan w:val="2"/>
              </w:tcPr>
            </w:tcPrChange>
          </w:tcPr>
          <w:p w14:paraId="0BAA375D" w14:textId="7782289E" w:rsidR="005F74A6" w:rsidRPr="00B412A2" w:rsidRDefault="001640DB">
            <w:pPr>
              <w:jc w:val="center"/>
              <w:rPr>
                <w:rFonts w:cs="Arial"/>
                <w:sz w:val="20"/>
                <w:szCs w:val="20"/>
              </w:rPr>
            </w:pPr>
            <w:ins w:id="41" w:author="Prakash Atul (Ext)" w:date="2018-03-27T19:56:00Z">
              <w:r w:rsidRPr="00B412A2">
                <w:rPr>
                  <w:rFonts w:cs="Arial"/>
                  <w:sz w:val="20"/>
                  <w:szCs w:val="20"/>
                </w:rPr>
                <w:t>27-Mar-2018</w:t>
              </w:r>
            </w:ins>
          </w:p>
        </w:tc>
        <w:tc>
          <w:tcPr>
            <w:tcW w:w="1557" w:type="pct"/>
            <w:tcPrChange w:id="42" w:author="Shah Ashay" w:date="2018-04-16T16:02:00Z">
              <w:tcPr>
                <w:tcW w:w="2970" w:type="dxa"/>
                <w:gridSpan w:val="2"/>
              </w:tcPr>
            </w:tcPrChange>
          </w:tcPr>
          <w:p w14:paraId="0BAA375E" w14:textId="1023DDA6" w:rsidR="005F74A6" w:rsidRPr="00B412A2" w:rsidRDefault="001640DB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  <w:szCs w:val="20"/>
              </w:rPr>
            </w:pPr>
            <w:ins w:id="43" w:author="Prakash Atul (Ext)" w:date="2018-03-27T19:56:00Z">
              <w:r w:rsidRPr="00B412A2">
                <w:rPr>
                  <w:rFonts w:cs="Arial"/>
                  <w:sz w:val="20"/>
                  <w:szCs w:val="20"/>
                </w:rPr>
                <w:t>Updated as per EC 11.2</w:t>
              </w:r>
            </w:ins>
          </w:p>
        </w:tc>
        <w:tc>
          <w:tcPr>
            <w:tcW w:w="614" w:type="pct"/>
            <w:tcPrChange w:id="44" w:author="Shah Ashay" w:date="2018-04-16T16:02:00Z">
              <w:tcPr>
                <w:tcW w:w="1170" w:type="dxa"/>
                <w:gridSpan w:val="2"/>
              </w:tcPr>
            </w:tcPrChange>
          </w:tcPr>
          <w:p w14:paraId="0BAA375F" w14:textId="6981799F" w:rsidR="005F74A6" w:rsidRPr="003E6867" w:rsidRDefault="001640DB">
            <w:pPr>
              <w:jc w:val="center"/>
              <w:rPr>
                <w:rFonts w:cs="Arial"/>
                <w:sz w:val="20"/>
                <w:szCs w:val="20"/>
              </w:rPr>
            </w:pPr>
            <w:ins w:id="45" w:author="Prakash Atul (Ext)" w:date="2018-03-27T19:57:00Z">
              <w:r w:rsidRPr="003E6867">
                <w:rPr>
                  <w:rFonts w:cs="Arial"/>
                  <w:sz w:val="20"/>
                  <w:szCs w:val="20"/>
                </w:rPr>
                <w:t>Tieto</w:t>
              </w:r>
            </w:ins>
          </w:p>
        </w:tc>
        <w:tc>
          <w:tcPr>
            <w:tcW w:w="614" w:type="pct"/>
            <w:tcPrChange w:id="46" w:author="Shah Ashay" w:date="2018-04-16T16:02:00Z">
              <w:tcPr>
                <w:tcW w:w="1170" w:type="dxa"/>
                <w:gridSpan w:val="2"/>
              </w:tcPr>
            </w:tcPrChange>
          </w:tcPr>
          <w:p w14:paraId="3A3230E3" w14:textId="03E347C5" w:rsidR="005F74A6" w:rsidRPr="003E6867" w:rsidRDefault="005F74A6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07" w:type="pct"/>
            <w:tcPrChange w:id="47" w:author="Shah Ashay" w:date="2018-04-16T16:02:00Z">
              <w:tcPr>
                <w:tcW w:w="1350" w:type="dxa"/>
                <w:gridSpan w:val="2"/>
              </w:tcPr>
            </w:tcPrChange>
          </w:tcPr>
          <w:p w14:paraId="16DB2B6E" w14:textId="4750DAB6" w:rsidR="005F74A6" w:rsidRPr="00D6399F" w:rsidRDefault="005F74A6">
            <w:pPr>
              <w:jc w:val="center"/>
              <w:rPr>
                <w:rFonts w:cs="Arial"/>
                <w:sz w:val="20"/>
                <w:szCs w:val="20"/>
                <w:rPrChange w:id="48" w:author="Batra Yogesh (EXT)" w:date="2018-04-13T12:34:00Z">
                  <w:rPr>
                    <w:rFonts w:cs="Arial"/>
                    <w:sz w:val="20"/>
                  </w:rPr>
                </w:rPrChange>
              </w:rPr>
            </w:pPr>
          </w:p>
        </w:tc>
      </w:tr>
      <w:tr w:rsidR="00A541BE" w:rsidRPr="009E6790" w14:paraId="390666E0" w14:textId="77777777" w:rsidTr="00B412A2">
        <w:trPr>
          <w:cantSplit/>
          <w:ins w:id="49" w:author="Wirasak Chomphu" w:date="2020-07-02T16:07:00Z"/>
        </w:trPr>
        <w:tc>
          <w:tcPr>
            <w:tcW w:w="611" w:type="pct"/>
          </w:tcPr>
          <w:p w14:paraId="7FFF3191" w14:textId="319DF6BB" w:rsidR="00A541BE" w:rsidRPr="00B412A2" w:rsidRDefault="00A541BE" w:rsidP="00A541BE">
            <w:pPr>
              <w:jc w:val="center"/>
              <w:rPr>
                <w:ins w:id="50" w:author="Wirasak Chomphu" w:date="2020-07-02T16:07:00Z"/>
                <w:rFonts w:cs="Arial"/>
                <w:sz w:val="20"/>
                <w:szCs w:val="20"/>
              </w:rPr>
            </w:pPr>
            <w:ins w:id="51" w:author="Wirasak Chomphu" w:date="2020-07-02T16:07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7C1D7B5D" w14:textId="140F415F" w:rsidR="00A541BE" w:rsidRPr="00B412A2" w:rsidRDefault="00A541BE" w:rsidP="00A541BE">
            <w:pPr>
              <w:jc w:val="center"/>
              <w:rPr>
                <w:ins w:id="52" w:author="Wirasak Chomphu" w:date="2020-07-02T16:07:00Z"/>
                <w:rFonts w:cs="Arial"/>
                <w:sz w:val="20"/>
                <w:szCs w:val="20"/>
              </w:rPr>
            </w:pPr>
            <w:ins w:id="53" w:author="Wirasak Chomphu" w:date="2020-07-02T16:07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12128A03" w14:textId="284BA065" w:rsidR="00A541BE" w:rsidRPr="00B412A2" w:rsidRDefault="00A541BE" w:rsidP="00A541BE">
            <w:pPr>
              <w:pStyle w:val="Header"/>
              <w:tabs>
                <w:tab w:val="clear" w:pos="4320"/>
                <w:tab w:val="clear" w:pos="8640"/>
              </w:tabs>
              <w:rPr>
                <w:ins w:id="54" w:author="Wirasak Chomphu" w:date="2020-07-02T16:07:00Z"/>
                <w:rFonts w:cs="Arial"/>
                <w:sz w:val="20"/>
                <w:szCs w:val="20"/>
              </w:rPr>
            </w:pPr>
            <w:ins w:id="55" w:author="Wirasak Chomphu" w:date="2020-07-02T16:07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6C4545DE" w14:textId="78551615" w:rsidR="00A541BE" w:rsidRPr="003E6867" w:rsidRDefault="00A541BE" w:rsidP="00A541BE">
            <w:pPr>
              <w:jc w:val="center"/>
              <w:rPr>
                <w:ins w:id="56" w:author="Wirasak Chomphu" w:date="2020-07-02T16:07:00Z"/>
                <w:rFonts w:cs="Arial"/>
                <w:sz w:val="20"/>
                <w:szCs w:val="20"/>
              </w:rPr>
            </w:pPr>
            <w:ins w:id="57" w:author="Wirasak Chomphu" w:date="2020-07-02T16:07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38963901" w14:textId="77777777" w:rsidR="00A541BE" w:rsidRPr="003E6867" w:rsidRDefault="00A541BE" w:rsidP="00A541BE">
            <w:pPr>
              <w:jc w:val="center"/>
              <w:rPr>
                <w:ins w:id="58" w:author="Wirasak Chomphu" w:date="2020-07-02T16:07:00Z"/>
                <w:rFonts w:cs="Arial"/>
                <w:sz w:val="20"/>
                <w:szCs w:val="20"/>
              </w:rPr>
            </w:pPr>
          </w:p>
        </w:tc>
        <w:tc>
          <w:tcPr>
            <w:tcW w:w="707" w:type="pct"/>
          </w:tcPr>
          <w:p w14:paraId="7615AFCE" w14:textId="77777777" w:rsidR="00A541BE" w:rsidRPr="00D6399F" w:rsidRDefault="00A541BE" w:rsidP="00A541BE">
            <w:pPr>
              <w:jc w:val="center"/>
              <w:rPr>
                <w:ins w:id="59" w:author="Wirasak Chomphu" w:date="2020-07-02T16:07:00Z"/>
                <w:rFonts w:cs="Arial"/>
                <w:sz w:val="20"/>
                <w:szCs w:val="20"/>
                <w:rPrChange w:id="60" w:author="Batra Yogesh (EXT)" w:date="2018-04-13T12:34:00Z">
                  <w:rPr>
                    <w:ins w:id="61" w:author="Wirasak Chomphu" w:date="2020-07-02T16:07:00Z"/>
                    <w:rFonts w:cs="Arial"/>
                    <w:sz w:val="20"/>
                    <w:szCs w:val="20"/>
                  </w:rPr>
                </w:rPrChange>
              </w:rPr>
            </w:pPr>
          </w:p>
        </w:tc>
      </w:tr>
      <w:tr w:rsidR="005F74A6" w:rsidRPr="009E6790" w:rsidDel="00B412A2" w14:paraId="0BAA3765" w14:textId="200751A9" w:rsidTr="00B412A2">
        <w:trPr>
          <w:cantSplit/>
          <w:del w:id="62" w:author="Shah Ashay" w:date="2018-04-16T16:02:00Z"/>
          <w:trPrChange w:id="63" w:author="Shah Ashay" w:date="2018-04-16T16:02:00Z">
            <w:trPr>
              <w:cantSplit/>
            </w:trPr>
          </w:trPrChange>
        </w:trPr>
        <w:tc>
          <w:tcPr>
            <w:tcW w:w="611" w:type="pct"/>
            <w:tcPrChange w:id="64" w:author="Shah Ashay" w:date="2018-04-16T16:02:00Z">
              <w:tcPr>
                <w:tcW w:w="1165" w:type="dxa"/>
                <w:gridSpan w:val="2"/>
              </w:tcPr>
            </w:tcPrChange>
          </w:tcPr>
          <w:p w14:paraId="0BAA3761" w14:textId="7509315E" w:rsidR="005F74A6" w:rsidRPr="009E6790" w:rsidDel="00B412A2" w:rsidRDefault="005F74A6">
            <w:pPr>
              <w:jc w:val="center"/>
              <w:rPr>
                <w:del w:id="65" w:author="Shah Ashay" w:date="2018-04-16T16:02:00Z"/>
                <w:rFonts w:cs="Arial"/>
                <w:sz w:val="20"/>
              </w:rPr>
            </w:pPr>
          </w:p>
        </w:tc>
        <w:tc>
          <w:tcPr>
            <w:tcW w:w="897" w:type="pct"/>
            <w:tcPrChange w:id="66" w:author="Shah Ashay" w:date="2018-04-16T16:02:00Z">
              <w:tcPr>
                <w:tcW w:w="1710" w:type="dxa"/>
                <w:gridSpan w:val="2"/>
              </w:tcPr>
            </w:tcPrChange>
          </w:tcPr>
          <w:p w14:paraId="0BAA3762" w14:textId="7CB7E78B" w:rsidR="005F74A6" w:rsidRPr="009E6790" w:rsidDel="00B412A2" w:rsidRDefault="005F74A6">
            <w:pPr>
              <w:jc w:val="center"/>
              <w:rPr>
                <w:del w:id="67" w:author="Shah Ashay" w:date="2018-04-16T16:02:00Z"/>
                <w:rFonts w:cs="Arial"/>
                <w:sz w:val="20"/>
              </w:rPr>
            </w:pPr>
          </w:p>
        </w:tc>
        <w:tc>
          <w:tcPr>
            <w:tcW w:w="1557" w:type="pct"/>
            <w:tcPrChange w:id="68" w:author="Shah Ashay" w:date="2018-04-16T16:02:00Z">
              <w:tcPr>
                <w:tcW w:w="2970" w:type="dxa"/>
                <w:gridSpan w:val="2"/>
              </w:tcPr>
            </w:tcPrChange>
          </w:tcPr>
          <w:p w14:paraId="0BAA3763" w14:textId="363ABE33" w:rsidR="005F74A6" w:rsidRPr="009E6790" w:rsidDel="00B412A2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9" w:author="Shah Ashay" w:date="2018-04-16T16:02:00Z"/>
                <w:rFonts w:cs="Arial"/>
                <w:sz w:val="20"/>
              </w:rPr>
            </w:pPr>
          </w:p>
        </w:tc>
        <w:tc>
          <w:tcPr>
            <w:tcW w:w="614" w:type="pct"/>
            <w:tcPrChange w:id="70" w:author="Shah Ashay" w:date="2018-04-16T16:02:00Z">
              <w:tcPr>
                <w:tcW w:w="1170" w:type="dxa"/>
                <w:gridSpan w:val="2"/>
              </w:tcPr>
            </w:tcPrChange>
          </w:tcPr>
          <w:p w14:paraId="0BAA3764" w14:textId="069F8A5D" w:rsidR="005F74A6" w:rsidRPr="009E6790" w:rsidDel="00B412A2" w:rsidRDefault="005F74A6">
            <w:pPr>
              <w:jc w:val="center"/>
              <w:rPr>
                <w:del w:id="71" w:author="Shah Ashay" w:date="2018-04-16T16:02:00Z"/>
                <w:rFonts w:cs="Arial"/>
                <w:sz w:val="20"/>
              </w:rPr>
            </w:pPr>
          </w:p>
        </w:tc>
        <w:tc>
          <w:tcPr>
            <w:tcW w:w="614" w:type="pct"/>
            <w:tcPrChange w:id="72" w:author="Shah Ashay" w:date="2018-04-16T16:02:00Z">
              <w:tcPr>
                <w:tcW w:w="1170" w:type="dxa"/>
                <w:gridSpan w:val="2"/>
              </w:tcPr>
            </w:tcPrChange>
          </w:tcPr>
          <w:p w14:paraId="7F4C939B" w14:textId="318BD17A" w:rsidR="005F74A6" w:rsidRPr="009E6790" w:rsidDel="00B412A2" w:rsidRDefault="005F74A6">
            <w:pPr>
              <w:jc w:val="center"/>
              <w:rPr>
                <w:del w:id="73" w:author="Shah Ashay" w:date="2018-04-16T16:02:00Z"/>
                <w:rFonts w:cs="Arial"/>
                <w:sz w:val="20"/>
              </w:rPr>
            </w:pPr>
          </w:p>
        </w:tc>
        <w:tc>
          <w:tcPr>
            <w:tcW w:w="707" w:type="pct"/>
            <w:tcPrChange w:id="74" w:author="Shah Ashay" w:date="2018-04-16T16:02:00Z">
              <w:tcPr>
                <w:tcW w:w="1350" w:type="dxa"/>
                <w:gridSpan w:val="2"/>
              </w:tcPr>
            </w:tcPrChange>
          </w:tcPr>
          <w:p w14:paraId="2220525C" w14:textId="5BEFF7EE" w:rsidR="005F74A6" w:rsidRPr="009E6790" w:rsidDel="00B412A2" w:rsidRDefault="005F74A6">
            <w:pPr>
              <w:jc w:val="center"/>
              <w:rPr>
                <w:del w:id="75" w:author="Shah Ashay" w:date="2018-04-16T16:02:00Z"/>
                <w:rFonts w:cs="Arial"/>
                <w:sz w:val="20"/>
              </w:rPr>
            </w:pPr>
          </w:p>
        </w:tc>
      </w:tr>
      <w:tr w:rsidR="005F74A6" w:rsidRPr="009E6790" w:rsidDel="00B412A2" w14:paraId="0BAA376A" w14:textId="08919FE3" w:rsidTr="00B412A2">
        <w:trPr>
          <w:cantSplit/>
          <w:del w:id="76" w:author="Shah Ashay" w:date="2018-04-16T16:02:00Z"/>
          <w:trPrChange w:id="77" w:author="Shah Ashay" w:date="2018-04-16T16:02:00Z">
            <w:trPr>
              <w:cantSplit/>
            </w:trPr>
          </w:trPrChange>
        </w:trPr>
        <w:tc>
          <w:tcPr>
            <w:tcW w:w="611" w:type="pct"/>
            <w:tcPrChange w:id="78" w:author="Shah Ashay" w:date="2018-04-16T16:02:00Z">
              <w:tcPr>
                <w:tcW w:w="1165" w:type="dxa"/>
                <w:gridSpan w:val="2"/>
              </w:tcPr>
            </w:tcPrChange>
          </w:tcPr>
          <w:p w14:paraId="0BAA3766" w14:textId="53D47EF5" w:rsidR="005F74A6" w:rsidRPr="009E6790" w:rsidDel="00B412A2" w:rsidRDefault="005F74A6">
            <w:pPr>
              <w:jc w:val="center"/>
              <w:rPr>
                <w:del w:id="79" w:author="Shah Ashay" w:date="2018-04-16T16:02:00Z"/>
                <w:rFonts w:cs="Arial"/>
                <w:sz w:val="20"/>
              </w:rPr>
            </w:pPr>
          </w:p>
        </w:tc>
        <w:tc>
          <w:tcPr>
            <w:tcW w:w="897" w:type="pct"/>
            <w:tcPrChange w:id="80" w:author="Shah Ashay" w:date="2018-04-16T16:02:00Z">
              <w:tcPr>
                <w:tcW w:w="1710" w:type="dxa"/>
                <w:gridSpan w:val="2"/>
              </w:tcPr>
            </w:tcPrChange>
          </w:tcPr>
          <w:p w14:paraId="0BAA3767" w14:textId="1A17708C" w:rsidR="005F74A6" w:rsidRPr="009E6790" w:rsidDel="00B412A2" w:rsidRDefault="005F74A6">
            <w:pPr>
              <w:jc w:val="center"/>
              <w:rPr>
                <w:del w:id="81" w:author="Shah Ashay" w:date="2018-04-16T16:02:00Z"/>
                <w:rFonts w:cs="Arial"/>
                <w:sz w:val="20"/>
              </w:rPr>
            </w:pPr>
          </w:p>
        </w:tc>
        <w:tc>
          <w:tcPr>
            <w:tcW w:w="1557" w:type="pct"/>
            <w:tcPrChange w:id="82" w:author="Shah Ashay" w:date="2018-04-16T16:02:00Z">
              <w:tcPr>
                <w:tcW w:w="2970" w:type="dxa"/>
                <w:gridSpan w:val="2"/>
              </w:tcPr>
            </w:tcPrChange>
          </w:tcPr>
          <w:p w14:paraId="0BAA3768" w14:textId="104561C9" w:rsidR="005F74A6" w:rsidRPr="009E6790" w:rsidDel="00B412A2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3" w:author="Shah Ashay" w:date="2018-04-16T16:02:00Z"/>
                <w:rFonts w:cs="Arial"/>
                <w:sz w:val="20"/>
              </w:rPr>
            </w:pPr>
          </w:p>
        </w:tc>
        <w:tc>
          <w:tcPr>
            <w:tcW w:w="614" w:type="pct"/>
            <w:tcPrChange w:id="84" w:author="Shah Ashay" w:date="2018-04-16T16:02:00Z">
              <w:tcPr>
                <w:tcW w:w="1170" w:type="dxa"/>
                <w:gridSpan w:val="2"/>
              </w:tcPr>
            </w:tcPrChange>
          </w:tcPr>
          <w:p w14:paraId="0BAA3769" w14:textId="50C514F7" w:rsidR="005F74A6" w:rsidRPr="009E6790" w:rsidDel="00B412A2" w:rsidRDefault="005F74A6">
            <w:pPr>
              <w:jc w:val="center"/>
              <w:rPr>
                <w:del w:id="85" w:author="Shah Ashay" w:date="2018-04-16T16:02:00Z"/>
                <w:rFonts w:cs="Arial"/>
                <w:sz w:val="20"/>
              </w:rPr>
            </w:pPr>
          </w:p>
        </w:tc>
        <w:tc>
          <w:tcPr>
            <w:tcW w:w="614" w:type="pct"/>
            <w:tcPrChange w:id="86" w:author="Shah Ashay" w:date="2018-04-16T16:02:00Z">
              <w:tcPr>
                <w:tcW w:w="1170" w:type="dxa"/>
                <w:gridSpan w:val="2"/>
              </w:tcPr>
            </w:tcPrChange>
          </w:tcPr>
          <w:p w14:paraId="027A5A19" w14:textId="33C2235E" w:rsidR="005F74A6" w:rsidRPr="009E6790" w:rsidDel="00B412A2" w:rsidRDefault="005F74A6">
            <w:pPr>
              <w:jc w:val="center"/>
              <w:rPr>
                <w:del w:id="87" w:author="Shah Ashay" w:date="2018-04-16T16:02:00Z"/>
                <w:rFonts w:cs="Arial"/>
                <w:sz w:val="20"/>
              </w:rPr>
            </w:pPr>
          </w:p>
        </w:tc>
        <w:tc>
          <w:tcPr>
            <w:tcW w:w="707" w:type="pct"/>
            <w:tcPrChange w:id="88" w:author="Shah Ashay" w:date="2018-04-16T16:02:00Z">
              <w:tcPr>
                <w:tcW w:w="1350" w:type="dxa"/>
                <w:gridSpan w:val="2"/>
              </w:tcPr>
            </w:tcPrChange>
          </w:tcPr>
          <w:p w14:paraId="38883292" w14:textId="39D3AC9C" w:rsidR="005F74A6" w:rsidRPr="009E6790" w:rsidDel="00B412A2" w:rsidRDefault="005F74A6">
            <w:pPr>
              <w:jc w:val="center"/>
              <w:rPr>
                <w:del w:id="89" w:author="Shah Ashay" w:date="2018-04-16T16:02:00Z"/>
                <w:rFonts w:cs="Arial"/>
                <w:sz w:val="20"/>
              </w:rPr>
            </w:pPr>
          </w:p>
        </w:tc>
      </w:tr>
      <w:tr w:rsidR="005F74A6" w:rsidRPr="009E6790" w:rsidDel="00B412A2" w14:paraId="0BAA376F" w14:textId="35389460" w:rsidTr="00B412A2">
        <w:trPr>
          <w:cantSplit/>
          <w:del w:id="90" w:author="Shah Ashay" w:date="2018-04-16T16:02:00Z"/>
          <w:trPrChange w:id="91" w:author="Shah Ashay" w:date="2018-04-16T16:02:00Z">
            <w:trPr>
              <w:cantSplit/>
            </w:trPr>
          </w:trPrChange>
        </w:trPr>
        <w:tc>
          <w:tcPr>
            <w:tcW w:w="611" w:type="pct"/>
            <w:tcPrChange w:id="92" w:author="Shah Ashay" w:date="2018-04-16T16:02:00Z">
              <w:tcPr>
                <w:tcW w:w="1165" w:type="dxa"/>
                <w:gridSpan w:val="2"/>
              </w:tcPr>
            </w:tcPrChange>
          </w:tcPr>
          <w:p w14:paraId="0BAA376B" w14:textId="55AF7851" w:rsidR="005F74A6" w:rsidRPr="009E6790" w:rsidDel="00B412A2" w:rsidRDefault="005F74A6">
            <w:pPr>
              <w:jc w:val="center"/>
              <w:rPr>
                <w:del w:id="93" w:author="Shah Ashay" w:date="2018-04-16T16:02:00Z"/>
                <w:rFonts w:cs="Arial"/>
                <w:sz w:val="20"/>
              </w:rPr>
            </w:pPr>
          </w:p>
        </w:tc>
        <w:tc>
          <w:tcPr>
            <w:tcW w:w="897" w:type="pct"/>
            <w:tcPrChange w:id="94" w:author="Shah Ashay" w:date="2018-04-16T16:02:00Z">
              <w:tcPr>
                <w:tcW w:w="1710" w:type="dxa"/>
                <w:gridSpan w:val="2"/>
              </w:tcPr>
            </w:tcPrChange>
          </w:tcPr>
          <w:p w14:paraId="0BAA376C" w14:textId="47A7A5C0" w:rsidR="005F74A6" w:rsidRPr="009E6790" w:rsidDel="00B412A2" w:rsidRDefault="005F74A6">
            <w:pPr>
              <w:jc w:val="center"/>
              <w:rPr>
                <w:del w:id="95" w:author="Shah Ashay" w:date="2018-04-16T16:02:00Z"/>
                <w:rFonts w:cs="Arial"/>
                <w:sz w:val="20"/>
              </w:rPr>
            </w:pPr>
          </w:p>
        </w:tc>
        <w:tc>
          <w:tcPr>
            <w:tcW w:w="1557" w:type="pct"/>
            <w:tcPrChange w:id="96" w:author="Shah Ashay" w:date="2018-04-16T16:02:00Z">
              <w:tcPr>
                <w:tcW w:w="2970" w:type="dxa"/>
                <w:gridSpan w:val="2"/>
              </w:tcPr>
            </w:tcPrChange>
          </w:tcPr>
          <w:p w14:paraId="0BAA376D" w14:textId="058E86ED" w:rsidR="005F74A6" w:rsidRPr="009E6790" w:rsidDel="00B412A2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7" w:author="Shah Ashay" w:date="2018-04-16T16:02:00Z"/>
                <w:rFonts w:cs="Arial"/>
                <w:sz w:val="20"/>
              </w:rPr>
            </w:pPr>
          </w:p>
        </w:tc>
        <w:tc>
          <w:tcPr>
            <w:tcW w:w="614" w:type="pct"/>
            <w:tcPrChange w:id="98" w:author="Shah Ashay" w:date="2018-04-16T16:02:00Z">
              <w:tcPr>
                <w:tcW w:w="1170" w:type="dxa"/>
                <w:gridSpan w:val="2"/>
              </w:tcPr>
            </w:tcPrChange>
          </w:tcPr>
          <w:p w14:paraId="0BAA376E" w14:textId="47DAF336" w:rsidR="005F74A6" w:rsidRPr="009E6790" w:rsidDel="00B412A2" w:rsidRDefault="005F74A6">
            <w:pPr>
              <w:jc w:val="center"/>
              <w:rPr>
                <w:del w:id="99" w:author="Shah Ashay" w:date="2018-04-16T16:02:00Z"/>
                <w:rFonts w:cs="Arial"/>
                <w:sz w:val="20"/>
              </w:rPr>
            </w:pPr>
          </w:p>
        </w:tc>
        <w:tc>
          <w:tcPr>
            <w:tcW w:w="614" w:type="pct"/>
            <w:tcPrChange w:id="100" w:author="Shah Ashay" w:date="2018-04-16T16:02:00Z">
              <w:tcPr>
                <w:tcW w:w="1170" w:type="dxa"/>
                <w:gridSpan w:val="2"/>
              </w:tcPr>
            </w:tcPrChange>
          </w:tcPr>
          <w:p w14:paraId="4BC707ED" w14:textId="35B1328A" w:rsidR="005F74A6" w:rsidRPr="009E6790" w:rsidDel="00B412A2" w:rsidRDefault="005F74A6">
            <w:pPr>
              <w:jc w:val="center"/>
              <w:rPr>
                <w:del w:id="101" w:author="Shah Ashay" w:date="2018-04-16T16:02:00Z"/>
                <w:rFonts w:cs="Arial"/>
                <w:sz w:val="20"/>
              </w:rPr>
            </w:pPr>
          </w:p>
        </w:tc>
        <w:tc>
          <w:tcPr>
            <w:tcW w:w="707" w:type="pct"/>
            <w:tcPrChange w:id="102" w:author="Shah Ashay" w:date="2018-04-16T16:02:00Z">
              <w:tcPr>
                <w:tcW w:w="1350" w:type="dxa"/>
                <w:gridSpan w:val="2"/>
              </w:tcPr>
            </w:tcPrChange>
          </w:tcPr>
          <w:p w14:paraId="5CF39564" w14:textId="69EC9C64" w:rsidR="005F74A6" w:rsidRPr="009E6790" w:rsidDel="00B412A2" w:rsidRDefault="005F74A6">
            <w:pPr>
              <w:jc w:val="center"/>
              <w:rPr>
                <w:del w:id="103" w:author="Shah Ashay" w:date="2018-04-16T16:02:00Z"/>
                <w:rFonts w:cs="Arial"/>
                <w:sz w:val="20"/>
              </w:rPr>
            </w:pPr>
          </w:p>
        </w:tc>
      </w:tr>
    </w:tbl>
    <w:p w14:paraId="0BAA3770" w14:textId="77777777" w:rsidR="00AD190F" w:rsidRPr="009E6790" w:rsidRDefault="00AD190F">
      <w:pPr>
        <w:rPr>
          <w:rFonts w:cs="Arial"/>
        </w:rPr>
        <w:sectPr w:rsidR="00AD190F" w:rsidRPr="009E679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9E6790" w:rsidRDefault="004D61A0">
      <w:pPr>
        <w:jc w:val="center"/>
        <w:rPr>
          <w:rFonts w:cs="Arial"/>
          <w:b/>
          <w:color w:val="3399FF"/>
          <w:sz w:val="28"/>
        </w:rPr>
      </w:pPr>
      <w:r w:rsidRPr="009E6790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9E6790" w:rsidRDefault="004D61A0">
      <w:pPr>
        <w:rPr>
          <w:rFonts w:cs="Arial"/>
        </w:rPr>
      </w:pPr>
    </w:p>
    <w:p w14:paraId="46878FCC" w14:textId="2784354F" w:rsidR="00C041EB" w:rsidRPr="00B412A2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B412A2">
        <w:rPr>
          <w:rFonts w:ascii="Arial" w:hAnsi="Arial" w:cs="Arial"/>
        </w:rPr>
        <w:fldChar w:fldCharType="begin"/>
      </w:r>
      <w:r w:rsidR="004D61A0" w:rsidRPr="009E6790">
        <w:rPr>
          <w:rFonts w:ascii="Arial" w:hAnsi="Arial" w:cs="Arial"/>
        </w:rPr>
        <w:instrText xml:space="preserve"> TOC \o "1-2" \h \z </w:instrText>
      </w:r>
      <w:r w:rsidRPr="00B412A2">
        <w:rPr>
          <w:rFonts w:ascii="Arial" w:hAnsi="Arial" w:cs="Arial"/>
          <w:rPrChange w:id="104" w:author="Batra Yogesh (EXT)" w:date="2018-04-13T12:32:00Z">
            <w:rPr>
              <w:rFonts w:ascii="Arial" w:hAnsi="Arial" w:cs="Arial"/>
            </w:rPr>
          </w:rPrChange>
        </w:rPr>
        <w:fldChar w:fldCharType="separate"/>
      </w:r>
      <w:r w:rsidR="00AF3B9D" w:rsidRPr="00B412A2">
        <w:fldChar w:fldCharType="begin"/>
      </w:r>
      <w:r w:rsidR="00AF3B9D" w:rsidRPr="009E6790">
        <w:rPr>
          <w:rFonts w:ascii="Arial" w:hAnsi="Arial" w:cs="Arial"/>
          <w:rPrChange w:id="105" w:author="Batra Yogesh (EXT)" w:date="2018-04-13T12:32:00Z">
            <w:rPr/>
          </w:rPrChange>
        </w:rPr>
        <w:instrText xml:space="preserve"> HYPERLINK \l "_Toc502154741" </w:instrText>
      </w:r>
      <w:r w:rsidR="00AF3B9D" w:rsidRPr="00B412A2">
        <w:rPr>
          <w:noProof/>
        </w:rPr>
        <w:fldChar w:fldCharType="separate"/>
      </w:r>
      <w:r w:rsidR="00C041EB" w:rsidRPr="009E6790">
        <w:rPr>
          <w:rStyle w:val="Hyperlink"/>
          <w:rFonts w:ascii="Arial" w:hAnsi="Arial" w:cs="Arial"/>
          <w:noProof/>
          <w:rPrChange w:id="106" w:author="Batra Yogesh (EXT)" w:date="2018-04-13T12:32:00Z">
            <w:rPr>
              <w:rStyle w:val="Hyperlink"/>
              <w:noProof/>
            </w:rPr>
          </w:rPrChange>
        </w:rPr>
        <w:t>1.</w:t>
      </w:r>
      <w:r w:rsidR="00C041EB" w:rsidRPr="009E6790">
        <w:rPr>
          <w:rFonts w:ascii="Arial" w:hAnsi="Arial" w:cs="Arial"/>
          <w:noProof/>
          <w:szCs w:val="28"/>
          <w:lang w:bidi="th-TH"/>
          <w:rPrChange w:id="107" w:author="Batra Yogesh (EXT)" w:date="2018-04-13T12:3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C041EB" w:rsidRPr="009E6790">
        <w:rPr>
          <w:rStyle w:val="Hyperlink"/>
          <w:rFonts w:ascii="Arial" w:hAnsi="Arial" w:cs="Arial"/>
          <w:noProof/>
          <w:rPrChange w:id="108" w:author="Batra Yogesh (EXT)" w:date="2018-04-13T12:32:00Z">
            <w:rPr>
              <w:rStyle w:val="Hyperlink"/>
              <w:noProof/>
            </w:rPr>
          </w:rPrChange>
        </w:rPr>
        <w:t>Use Case Information</w:t>
      </w:r>
      <w:r w:rsidR="00C041EB" w:rsidRPr="009E6790">
        <w:rPr>
          <w:rFonts w:ascii="Arial" w:hAnsi="Arial" w:cs="Arial"/>
          <w:noProof/>
          <w:webHidden/>
          <w:rPrChange w:id="109" w:author="Batra Yogesh (EXT)" w:date="2018-04-13T12:32:00Z">
            <w:rPr>
              <w:noProof/>
              <w:webHidden/>
            </w:rPr>
          </w:rPrChange>
        </w:rPr>
        <w:tab/>
      </w:r>
      <w:r w:rsidR="00C041EB" w:rsidRPr="00B412A2">
        <w:rPr>
          <w:noProof/>
          <w:webHidden/>
        </w:rPr>
        <w:fldChar w:fldCharType="begin"/>
      </w:r>
      <w:r w:rsidR="00C041EB" w:rsidRPr="00B412A2">
        <w:rPr>
          <w:noProof/>
          <w:webHidden/>
        </w:rPr>
        <w:instrText xml:space="preserve"> PAGEREF _Toc502154741 \h </w:instrText>
      </w:r>
      <w:r w:rsidR="00C041EB" w:rsidRPr="00B412A2">
        <w:rPr>
          <w:noProof/>
          <w:webHidden/>
        </w:rPr>
      </w:r>
      <w:r w:rsidR="00C041EB" w:rsidRPr="00B412A2">
        <w:rPr>
          <w:noProof/>
          <w:webHidden/>
        </w:rPr>
        <w:fldChar w:fldCharType="separate"/>
      </w:r>
      <w:r w:rsidR="00C041EB" w:rsidRPr="00B412A2">
        <w:rPr>
          <w:noProof/>
          <w:webHidden/>
        </w:rPr>
        <w:t>3</w:t>
      </w:r>
      <w:r w:rsidR="00C041EB" w:rsidRPr="00B412A2">
        <w:rPr>
          <w:noProof/>
          <w:webHidden/>
        </w:rPr>
        <w:fldChar w:fldCharType="end"/>
      </w:r>
      <w:r w:rsidR="00AF3B9D" w:rsidRPr="00B412A2">
        <w:rPr>
          <w:noProof/>
        </w:rPr>
        <w:fldChar w:fldCharType="end"/>
      </w:r>
    </w:p>
    <w:p w14:paraId="59A471C1" w14:textId="38FBE0EB" w:rsidR="00C041EB" w:rsidRPr="00B412A2" w:rsidRDefault="00AF3B9D">
      <w:pPr>
        <w:pStyle w:val="TOC1"/>
        <w:rPr>
          <w:rFonts w:cstheme="minorBidi"/>
          <w:noProof/>
          <w:szCs w:val="28"/>
          <w:lang w:bidi="th-TH"/>
        </w:rPr>
      </w:pPr>
      <w:r w:rsidRPr="00B412A2">
        <w:fldChar w:fldCharType="begin"/>
      </w:r>
      <w:r w:rsidRPr="00B412A2">
        <w:instrText xml:space="preserve"> HYPERLINK \l "_Toc502154742" </w:instrText>
      </w:r>
      <w:r w:rsidRPr="00B412A2">
        <w:rPr>
          <w:noProof/>
        </w:rPr>
        <w:fldChar w:fldCharType="separate"/>
      </w:r>
      <w:r w:rsidR="00C041EB" w:rsidRPr="00B412A2">
        <w:rPr>
          <w:rStyle w:val="Hyperlink"/>
          <w:noProof/>
        </w:rPr>
        <w:t>2.</w:t>
      </w:r>
      <w:r w:rsidR="00C041EB" w:rsidRPr="00B412A2">
        <w:rPr>
          <w:rFonts w:cstheme="minorBidi"/>
          <w:noProof/>
          <w:szCs w:val="28"/>
          <w:lang w:bidi="th-TH"/>
        </w:rPr>
        <w:tab/>
      </w:r>
      <w:r w:rsidR="00C041EB" w:rsidRPr="00B412A2">
        <w:rPr>
          <w:rStyle w:val="Hyperlink"/>
          <w:rFonts w:ascii="Arial" w:hAnsi="Arial" w:cs="Arial"/>
          <w:noProof/>
          <w:rPrChange w:id="110" w:author="Shah Ashay" w:date="2018-04-16T16:03:00Z">
            <w:rPr>
              <w:rStyle w:val="Hyperlink"/>
              <w:noProof/>
            </w:rPr>
          </w:rPrChange>
        </w:rPr>
        <w:t>Primary Flow: BKK_UC14 – Enter Gas Stream Component Analysis</w:t>
      </w:r>
      <w:r w:rsidR="00C041EB" w:rsidRPr="00B412A2">
        <w:rPr>
          <w:noProof/>
          <w:webHidden/>
        </w:rPr>
        <w:tab/>
      </w:r>
      <w:r w:rsidR="00C041EB" w:rsidRPr="00B412A2">
        <w:rPr>
          <w:noProof/>
          <w:webHidden/>
        </w:rPr>
        <w:fldChar w:fldCharType="begin"/>
      </w:r>
      <w:r w:rsidR="00C041EB" w:rsidRPr="00B412A2">
        <w:rPr>
          <w:noProof/>
          <w:webHidden/>
        </w:rPr>
        <w:instrText xml:space="preserve"> PAGEREF _Toc502154742 \h </w:instrText>
      </w:r>
      <w:r w:rsidR="00C041EB" w:rsidRPr="00B412A2">
        <w:rPr>
          <w:noProof/>
          <w:webHidden/>
        </w:rPr>
      </w:r>
      <w:r w:rsidR="00C041EB" w:rsidRPr="00B412A2">
        <w:rPr>
          <w:noProof/>
          <w:webHidden/>
        </w:rPr>
        <w:fldChar w:fldCharType="separate"/>
      </w:r>
      <w:r w:rsidR="00C041EB" w:rsidRPr="00B412A2">
        <w:rPr>
          <w:noProof/>
          <w:webHidden/>
        </w:rPr>
        <w:t>3</w:t>
      </w:r>
      <w:r w:rsidR="00C041EB" w:rsidRPr="00B412A2">
        <w:rPr>
          <w:noProof/>
          <w:webHidden/>
        </w:rPr>
        <w:fldChar w:fldCharType="end"/>
      </w:r>
      <w:r w:rsidRPr="00B412A2">
        <w:rPr>
          <w:noProof/>
        </w:rPr>
        <w:fldChar w:fldCharType="end"/>
      </w:r>
    </w:p>
    <w:p w14:paraId="14ACE17E" w14:textId="13DDB19F" w:rsidR="00C041EB" w:rsidRPr="00B412A2" w:rsidRDefault="00AF3B9D">
      <w:pPr>
        <w:pStyle w:val="TOC1"/>
        <w:rPr>
          <w:rFonts w:cstheme="minorBidi"/>
          <w:noProof/>
          <w:szCs w:val="28"/>
          <w:lang w:bidi="th-TH"/>
        </w:rPr>
      </w:pPr>
      <w:r w:rsidRPr="00B412A2">
        <w:fldChar w:fldCharType="begin"/>
      </w:r>
      <w:r w:rsidRPr="00B412A2">
        <w:instrText xml:space="preserve"> HYPERLINK \l "_Toc502154743" </w:instrText>
      </w:r>
      <w:r w:rsidRPr="00B412A2">
        <w:rPr>
          <w:noProof/>
        </w:rPr>
        <w:fldChar w:fldCharType="separate"/>
      </w:r>
      <w:r w:rsidR="00C041EB" w:rsidRPr="00B412A2">
        <w:rPr>
          <w:rStyle w:val="Hyperlink"/>
          <w:noProof/>
        </w:rPr>
        <w:t>3.</w:t>
      </w:r>
      <w:r w:rsidR="00C041EB" w:rsidRPr="00B412A2">
        <w:rPr>
          <w:rFonts w:cstheme="minorBidi"/>
          <w:noProof/>
          <w:szCs w:val="28"/>
          <w:lang w:bidi="th-TH"/>
        </w:rPr>
        <w:tab/>
      </w:r>
      <w:r w:rsidR="00C041EB" w:rsidRPr="00B412A2">
        <w:rPr>
          <w:rStyle w:val="Hyperlink"/>
          <w:rFonts w:ascii="Arial" w:hAnsi="Arial" w:cs="Arial"/>
          <w:noProof/>
          <w:rPrChange w:id="111" w:author="Shah Ashay" w:date="2018-04-16T16:03:00Z">
            <w:rPr>
              <w:rStyle w:val="Hyperlink"/>
              <w:noProof/>
            </w:rPr>
          </w:rPrChange>
        </w:rPr>
        <w:t>Alternatives</w:t>
      </w:r>
      <w:r w:rsidR="00C041EB" w:rsidRPr="00B412A2">
        <w:rPr>
          <w:noProof/>
          <w:webHidden/>
        </w:rPr>
        <w:tab/>
      </w:r>
      <w:r w:rsidR="00C041EB" w:rsidRPr="00B412A2">
        <w:rPr>
          <w:noProof/>
          <w:webHidden/>
        </w:rPr>
        <w:fldChar w:fldCharType="begin"/>
      </w:r>
      <w:r w:rsidR="00C041EB" w:rsidRPr="00B412A2">
        <w:rPr>
          <w:noProof/>
          <w:webHidden/>
        </w:rPr>
        <w:instrText xml:space="preserve"> PAGEREF _Toc502154743 \h </w:instrText>
      </w:r>
      <w:r w:rsidR="00C041EB" w:rsidRPr="00B412A2">
        <w:rPr>
          <w:noProof/>
          <w:webHidden/>
        </w:rPr>
      </w:r>
      <w:r w:rsidR="00C041EB" w:rsidRPr="00B412A2">
        <w:rPr>
          <w:noProof/>
          <w:webHidden/>
        </w:rPr>
        <w:fldChar w:fldCharType="separate"/>
      </w:r>
      <w:r w:rsidR="00C041EB" w:rsidRPr="00B412A2">
        <w:rPr>
          <w:noProof/>
          <w:webHidden/>
        </w:rPr>
        <w:t>8</w:t>
      </w:r>
      <w:r w:rsidR="00C041EB" w:rsidRPr="00B412A2">
        <w:rPr>
          <w:noProof/>
          <w:webHidden/>
        </w:rPr>
        <w:fldChar w:fldCharType="end"/>
      </w:r>
      <w:r w:rsidRPr="00B412A2">
        <w:rPr>
          <w:noProof/>
        </w:rPr>
        <w:fldChar w:fldCharType="end"/>
      </w:r>
    </w:p>
    <w:p w14:paraId="47535339" w14:textId="33DD088D" w:rsidR="00C041EB" w:rsidRPr="00B412A2" w:rsidRDefault="00A85E04" w:rsidP="00B567C2">
      <w:pPr>
        <w:pStyle w:val="TOC2"/>
        <w:rPr>
          <w:rFonts w:eastAsiaTheme="minorEastAsia" w:cstheme="minorBidi"/>
          <w:szCs w:val="28"/>
          <w:lang w:bidi="th-TH"/>
        </w:rPr>
      </w:pPr>
      <w:r w:rsidRPr="00B412A2">
        <w:fldChar w:fldCharType="begin"/>
      </w:r>
      <w:r w:rsidRPr="00B412A2">
        <w:instrText xml:space="preserve"> HYPERLINK \l "_Toc502154744" </w:instrText>
      </w:r>
      <w:r w:rsidRPr="00B412A2">
        <w:fldChar w:fldCharType="separate"/>
      </w:r>
      <w:r w:rsidR="00C041EB" w:rsidRPr="00B412A2">
        <w:rPr>
          <w:rStyle w:val="Hyperlink"/>
        </w:rPr>
        <w:t>3.1</w:t>
      </w:r>
      <w:r w:rsidR="00C041EB" w:rsidRPr="00B412A2">
        <w:rPr>
          <w:rFonts w:eastAsiaTheme="minorEastAsia"/>
          <w:szCs w:val="28"/>
          <w:lang w:bidi="th-TH"/>
        </w:rPr>
        <w:tab/>
      </w:r>
      <w:r w:rsidR="00C041EB" w:rsidRPr="00B412A2">
        <w:rPr>
          <w:rStyle w:val="Hyperlink"/>
          <w:rFonts w:ascii="Arial" w:hAnsi="Arial" w:cs="Arial"/>
          <w:rPrChange w:id="112" w:author="Shah Ashay" w:date="2018-04-16T16:03:00Z">
            <w:rPr>
              <w:rStyle w:val="Hyperlink"/>
            </w:rPr>
          </w:rPrChange>
        </w:rPr>
        <w:t>Alternate Flow A1: To correct or update the attributes of an existing analysis</w:t>
      </w:r>
      <w:r w:rsidR="00C041EB" w:rsidRPr="00B412A2">
        <w:rPr>
          <w:webHidden/>
        </w:rPr>
        <w:tab/>
      </w:r>
      <w:r w:rsidR="00C041EB" w:rsidRPr="00B412A2">
        <w:rPr>
          <w:webHidden/>
        </w:rPr>
        <w:fldChar w:fldCharType="begin"/>
      </w:r>
      <w:r w:rsidR="00C041EB" w:rsidRPr="00B412A2">
        <w:rPr>
          <w:webHidden/>
        </w:rPr>
        <w:instrText xml:space="preserve"> PAGEREF _Toc502154744 \h </w:instrText>
      </w:r>
      <w:r w:rsidR="00C041EB" w:rsidRPr="00B412A2">
        <w:rPr>
          <w:webHidden/>
        </w:rPr>
      </w:r>
      <w:r w:rsidR="00C041EB" w:rsidRPr="00B412A2">
        <w:rPr>
          <w:webHidden/>
        </w:rPr>
        <w:fldChar w:fldCharType="separate"/>
      </w:r>
      <w:r w:rsidR="00C041EB" w:rsidRPr="00B412A2">
        <w:rPr>
          <w:webHidden/>
        </w:rPr>
        <w:t>8</w:t>
      </w:r>
      <w:r w:rsidR="00C041EB" w:rsidRPr="00B412A2">
        <w:rPr>
          <w:webHidden/>
        </w:rPr>
        <w:fldChar w:fldCharType="end"/>
      </w:r>
      <w:r w:rsidRPr="00B412A2">
        <w:fldChar w:fldCharType="end"/>
      </w:r>
    </w:p>
    <w:p w14:paraId="62AC913D" w14:textId="112480E5" w:rsidR="00C041EB" w:rsidRPr="00B412A2" w:rsidRDefault="00B412A2">
      <w:pPr>
        <w:pStyle w:val="TOC1"/>
        <w:rPr>
          <w:rFonts w:cstheme="minorBidi"/>
          <w:noProof/>
          <w:szCs w:val="28"/>
          <w:lang w:bidi="th-TH"/>
        </w:rPr>
      </w:pPr>
      <w:ins w:id="113" w:author="Shah Ashay" w:date="2018-04-16T16:03:00Z">
        <w:r>
          <w:tab/>
        </w:r>
      </w:ins>
      <w:del w:id="114" w:author="Shah Ashay" w:date="2018-04-16T16:05:00Z">
        <w:r w:rsidR="00AF3B9D" w:rsidRPr="00B412A2" w:rsidDel="00B412A2">
          <w:fldChar w:fldCharType="begin"/>
        </w:r>
        <w:r w:rsidR="00AF3B9D" w:rsidRPr="00B412A2" w:rsidDel="00B412A2">
          <w:delInstrText xml:space="preserve"> HYPERLINK \l "_Toc502154745" </w:delInstrText>
        </w:r>
        <w:r w:rsidR="00AF3B9D" w:rsidRPr="00B412A2" w:rsidDel="00B412A2">
          <w:rPr>
            <w:noProof/>
          </w:rPr>
          <w:fldChar w:fldCharType="separate"/>
        </w:r>
        <w:r w:rsidR="00C041EB" w:rsidRPr="00B412A2" w:rsidDel="00B412A2">
          <w:rPr>
            <w:rStyle w:val="Hyperlink"/>
            <w:rFonts w:ascii="Arial" w:hAnsi="Arial" w:cs="Arial"/>
            <w:noProof/>
            <w:rPrChange w:id="115" w:author="Shah Ashay" w:date="2018-04-16T16:03:00Z">
              <w:rPr>
                <w:rStyle w:val="Hyperlink"/>
                <w:noProof/>
              </w:rPr>
            </w:rPrChange>
          </w:rPr>
          <w:delText>Details:  Once stream component analysis is entered in EC, it may be necessary to update existing records</w:delText>
        </w:r>
        <w:r w:rsidR="00C041EB" w:rsidRPr="00B412A2" w:rsidDel="00B412A2">
          <w:rPr>
            <w:rStyle w:val="Hyperlink"/>
            <w:noProof/>
          </w:rPr>
          <w:delText>.</w:delText>
        </w:r>
        <w:r w:rsidR="00C041EB" w:rsidRPr="00B412A2" w:rsidDel="00B412A2">
          <w:rPr>
            <w:noProof/>
            <w:webHidden/>
          </w:rPr>
          <w:tab/>
        </w:r>
        <w:r w:rsidR="00C041EB" w:rsidRPr="00B412A2" w:rsidDel="00B412A2">
          <w:rPr>
            <w:noProof/>
            <w:webHidden/>
          </w:rPr>
          <w:fldChar w:fldCharType="begin"/>
        </w:r>
        <w:r w:rsidR="00C041EB" w:rsidRPr="00B412A2" w:rsidDel="00B412A2">
          <w:rPr>
            <w:noProof/>
            <w:webHidden/>
          </w:rPr>
          <w:delInstrText xml:space="preserve"> PAGEREF _Toc502154745 \h </w:delInstrText>
        </w:r>
        <w:r w:rsidR="00C041EB" w:rsidRPr="00B412A2" w:rsidDel="00B412A2">
          <w:rPr>
            <w:noProof/>
            <w:webHidden/>
          </w:rPr>
        </w:r>
        <w:r w:rsidR="00C041EB" w:rsidRPr="00B412A2" w:rsidDel="00B412A2">
          <w:rPr>
            <w:noProof/>
            <w:webHidden/>
          </w:rPr>
          <w:fldChar w:fldCharType="separate"/>
        </w:r>
        <w:r w:rsidR="00C041EB" w:rsidRPr="00B412A2" w:rsidDel="00B412A2">
          <w:rPr>
            <w:noProof/>
            <w:webHidden/>
          </w:rPr>
          <w:delText>8</w:delText>
        </w:r>
        <w:r w:rsidR="00C041EB" w:rsidRPr="00B412A2" w:rsidDel="00B412A2">
          <w:rPr>
            <w:noProof/>
            <w:webHidden/>
          </w:rPr>
          <w:fldChar w:fldCharType="end"/>
        </w:r>
        <w:r w:rsidR="00AF3B9D" w:rsidRPr="00B412A2" w:rsidDel="00B412A2">
          <w:rPr>
            <w:noProof/>
          </w:rPr>
          <w:fldChar w:fldCharType="end"/>
        </w:r>
      </w:del>
    </w:p>
    <w:p w14:paraId="114CC1B5" w14:textId="36C01F1B" w:rsidR="00C041EB" w:rsidRPr="00B412A2" w:rsidRDefault="00AF3B9D">
      <w:pPr>
        <w:pStyle w:val="TOC1"/>
        <w:rPr>
          <w:rFonts w:cstheme="minorBidi"/>
          <w:noProof/>
          <w:szCs w:val="28"/>
          <w:lang w:bidi="th-TH"/>
        </w:rPr>
      </w:pPr>
      <w:r w:rsidRPr="00B412A2">
        <w:fldChar w:fldCharType="begin"/>
      </w:r>
      <w:r w:rsidRPr="00B412A2">
        <w:instrText xml:space="preserve"> HYPERLINK \l "_Toc502154746" </w:instrText>
      </w:r>
      <w:r w:rsidRPr="00B412A2">
        <w:rPr>
          <w:noProof/>
        </w:rPr>
        <w:fldChar w:fldCharType="separate"/>
      </w:r>
      <w:r w:rsidR="00C041EB" w:rsidRPr="00B412A2">
        <w:rPr>
          <w:rStyle w:val="Hyperlink"/>
          <w:noProof/>
        </w:rPr>
        <w:t>4.</w:t>
      </w:r>
      <w:r w:rsidR="00C041EB" w:rsidRPr="00B412A2">
        <w:rPr>
          <w:rFonts w:cstheme="minorBidi"/>
          <w:noProof/>
          <w:szCs w:val="28"/>
          <w:lang w:bidi="th-TH"/>
        </w:rPr>
        <w:tab/>
      </w:r>
      <w:r w:rsidR="00C041EB" w:rsidRPr="00B412A2">
        <w:rPr>
          <w:rStyle w:val="Hyperlink"/>
          <w:rFonts w:ascii="Arial" w:hAnsi="Arial" w:cs="Arial"/>
          <w:noProof/>
          <w:rPrChange w:id="116" w:author="Shah Ashay" w:date="2018-04-16T16:04:00Z">
            <w:rPr>
              <w:rStyle w:val="Hyperlink"/>
              <w:noProof/>
            </w:rPr>
          </w:rPrChange>
        </w:rPr>
        <w:t>Exceptions</w:t>
      </w:r>
      <w:r w:rsidR="00C041EB" w:rsidRPr="00B412A2">
        <w:rPr>
          <w:noProof/>
          <w:webHidden/>
        </w:rPr>
        <w:tab/>
      </w:r>
      <w:r w:rsidR="00C041EB" w:rsidRPr="00B412A2">
        <w:rPr>
          <w:noProof/>
          <w:webHidden/>
        </w:rPr>
        <w:fldChar w:fldCharType="begin"/>
      </w:r>
      <w:r w:rsidR="00C041EB" w:rsidRPr="00B412A2">
        <w:rPr>
          <w:noProof/>
          <w:webHidden/>
        </w:rPr>
        <w:instrText xml:space="preserve"> PAGEREF _Toc502154746 \h </w:instrText>
      </w:r>
      <w:r w:rsidR="00C041EB" w:rsidRPr="00B412A2">
        <w:rPr>
          <w:noProof/>
          <w:webHidden/>
        </w:rPr>
      </w:r>
      <w:r w:rsidR="00C041EB" w:rsidRPr="00B412A2">
        <w:rPr>
          <w:noProof/>
          <w:webHidden/>
        </w:rPr>
        <w:fldChar w:fldCharType="separate"/>
      </w:r>
      <w:r w:rsidR="00C041EB" w:rsidRPr="00B412A2">
        <w:rPr>
          <w:noProof/>
          <w:webHidden/>
        </w:rPr>
        <w:t>8</w:t>
      </w:r>
      <w:r w:rsidR="00C041EB" w:rsidRPr="00B412A2">
        <w:rPr>
          <w:noProof/>
          <w:webHidden/>
        </w:rPr>
        <w:fldChar w:fldCharType="end"/>
      </w:r>
      <w:r w:rsidRPr="00B412A2">
        <w:rPr>
          <w:noProof/>
        </w:rPr>
        <w:fldChar w:fldCharType="end"/>
      </w:r>
    </w:p>
    <w:p w14:paraId="48AFE97C" w14:textId="6413C61A" w:rsidR="00C041EB" w:rsidRPr="00B412A2" w:rsidRDefault="00AF3B9D" w:rsidP="00B567C2">
      <w:pPr>
        <w:pStyle w:val="TOC2"/>
        <w:rPr>
          <w:rFonts w:eastAsiaTheme="minorEastAsia" w:cstheme="minorBidi"/>
          <w:szCs w:val="28"/>
          <w:lang w:bidi="th-TH"/>
        </w:rPr>
      </w:pPr>
      <w:r w:rsidRPr="00B412A2">
        <w:fldChar w:fldCharType="begin"/>
      </w:r>
      <w:r w:rsidRPr="00B412A2">
        <w:instrText xml:space="preserve"> HYPERLINK \l "_Toc502154747" </w:instrText>
      </w:r>
      <w:r w:rsidRPr="00B412A2">
        <w:fldChar w:fldCharType="separate"/>
      </w:r>
      <w:r w:rsidR="00C041EB" w:rsidRPr="00B412A2">
        <w:rPr>
          <w:rStyle w:val="Hyperlink"/>
        </w:rPr>
        <w:t>4.1</w:t>
      </w:r>
      <w:r w:rsidR="00C041EB" w:rsidRPr="00B412A2">
        <w:rPr>
          <w:rFonts w:eastAsiaTheme="minorEastAsia" w:cstheme="minorBidi"/>
          <w:szCs w:val="28"/>
          <w:lang w:bidi="th-TH"/>
        </w:rPr>
        <w:tab/>
      </w:r>
      <w:r w:rsidR="00C041EB" w:rsidRPr="00B412A2">
        <w:rPr>
          <w:rStyle w:val="Hyperlink"/>
          <w:rFonts w:ascii="Arial" w:hAnsi="Arial" w:cs="Arial"/>
          <w:rPrChange w:id="117" w:author="Shah Ashay" w:date="2018-04-16T16:04:00Z">
            <w:rPr>
              <w:rStyle w:val="Hyperlink"/>
            </w:rPr>
          </w:rPrChange>
        </w:rPr>
        <w:t>List of Common Issues/Errors</w:t>
      </w:r>
      <w:r w:rsidR="00C041EB" w:rsidRPr="00B412A2">
        <w:rPr>
          <w:webHidden/>
        </w:rPr>
        <w:tab/>
      </w:r>
      <w:r w:rsidR="00C041EB" w:rsidRPr="00B412A2">
        <w:rPr>
          <w:webHidden/>
        </w:rPr>
        <w:fldChar w:fldCharType="begin"/>
      </w:r>
      <w:r w:rsidR="00C041EB" w:rsidRPr="00B412A2">
        <w:rPr>
          <w:webHidden/>
        </w:rPr>
        <w:instrText xml:space="preserve"> PAGEREF _Toc502154747 \h </w:instrText>
      </w:r>
      <w:r w:rsidR="00C041EB" w:rsidRPr="00B412A2">
        <w:rPr>
          <w:webHidden/>
        </w:rPr>
      </w:r>
      <w:r w:rsidR="00C041EB" w:rsidRPr="00B412A2">
        <w:rPr>
          <w:webHidden/>
        </w:rPr>
        <w:fldChar w:fldCharType="separate"/>
      </w:r>
      <w:r w:rsidR="00C041EB" w:rsidRPr="00B412A2">
        <w:rPr>
          <w:webHidden/>
        </w:rPr>
        <w:t>8</w:t>
      </w:r>
      <w:r w:rsidR="00C041EB" w:rsidRPr="00B412A2">
        <w:rPr>
          <w:webHidden/>
        </w:rPr>
        <w:fldChar w:fldCharType="end"/>
      </w:r>
      <w:r w:rsidRPr="00B412A2">
        <w:fldChar w:fldCharType="end"/>
      </w:r>
    </w:p>
    <w:p w14:paraId="1F9D24BF" w14:textId="23B12B46" w:rsidR="00C041EB" w:rsidRPr="00B412A2" w:rsidRDefault="00AF3B9D">
      <w:pPr>
        <w:pStyle w:val="TOC1"/>
        <w:rPr>
          <w:rFonts w:cstheme="minorBidi"/>
          <w:noProof/>
          <w:szCs w:val="28"/>
          <w:lang w:bidi="th-TH"/>
        </w:rPr>
      </w:pPr>
      <w:r w:rsidRPr="009E6790">
        <w:rPr>
          <w:rFonts w:ascii="Arial" w:hAnsi="Arial" w:cs="Arial"/>
          <w:rPrChange w:id="118" w:author="Batra Yogesh (EXT)" w:date="2018-04-13T12:32:00Z">
            <w:rPr/>
          </w:rPrChange>
        </w:rPr>
        <w:fldChar w:fldCharType="begin"/>
      </w:r>
      <w:r w:rsidRPr="00B412A2">
        <w:instrText xml:space="preserve"> HYPERLINK \l "_Toc502154748" </w:instrText>
      </w:r>
      <w:r w:rsidRPr="009E6790">
        <w:rPr>
          <w:rFonts w:ascii="Arial" w:hAnsi="Arial" w:cs="Arial"/>
          <w:rPrChange w:id="119" w:author="Batra Yogesh (EXT)" w:date="2018-04-13T12:32:00Z">
            <w:rPr>
              <w:noProof/>
            </w:rPr>
          </w:rPrChange>
        </w:rPr>
        <w:fldChar w:fldCharType="separate"/>
      </w:r>
      <w:r w:rsidR="00C041EB" w:rsidRPr="00B412A2">
        <w:rPr>
          <w:rStyle w:val="Hyperlink"/>
          <w:noProof/>
        </w:rPr>
        <w:t>5.</w:t>
      </w:r>
      <w:r w:rsidR="00C041EB" w:rsidRPr="00B412A2">
        <w:rPr>
          <w:rFonts w:cstheme="minorBidi"/>
          <w:noProof/>
          <w:szCs w:val="28"/>
          <w:lang w:bidi="th-TH"/>
        </w:rPr>
        <w:tab/>
      </w:r>
      <w:r w:rsidR="00C041EB" w:rsidRPr="00B412A2">
        <w:rPr>
          <w:rStyle w:val="Hyperlink"/>
          <w:rFonts w:ascii="Arial" w:hAnsi="Arial" w:cs="Arial"/>
          <w:noProof/>
          <w:rPrChange w:id="120" w:author="Shah Ashay" w:date="2018-04-16T16:04:00Z">
            <w:rPr>
              <w:rStyle w:val="Hyperlink"/>
              <w:noProof/>
            </w:rPr>
          </w:rPrChange>
        </w:rPr>
        <w:t>Example</w:t>
      </w:r>
      <w:r w:rsidR="00C041EB" w:rsidRPr="00B412A2">
        <w:rPr>
          <w:noProof/>
          <w:webHidden/>
        </w:rPr>
        <w:tab/>
      </w:r>
      <w:r w:rsidR="00C041EB" w:rsidRPr="009E6790">
        <w:rPr>
          <w:rFonts w:ascii="Arial" w:hAnsi="Arial" w:cs="Arial"/>
          <w:noProof/>
          <w:webHidden/>
          <w:rPrChange w:id="121" w:author="Batra Yogesh (EXT)" w:date="2018-04-13T12:32:00Z">
            <w:rPr>
              <w:noProof/>
              <w:webHidden/>
            </w:rPr>
          </w:rPrChange>
        </w:rPr>
        <w:fldChar w:fldCharType="begin"/>
      </w:r>
      <w:r w:rsidR="00C041EB" w:rsidRPr="00B412A2">
        <w:rPr>
          <w:noProof/>
          <w:webHidden/>
        </w:rPr>
        <w:instrText xml:space="preserve"> PAGEREF _Toc502154748 \h </w:instrText>
      </w:r>
      <w:r w:rsidR="00C041EB" w:rsidRPr="009E6790">
        <w:rPr>
          <w:rFonts w:ascii="Arial" w:hAnsi="Arial" w:cs="Arial"/>
          <w:noProof/>
          <w:webHidden/>
          <w:rPrChange w:id="122" w:author="Batra Yogesh (EXT)" w:date="2018-04-13T12:32:00Z">
            <w:rPr>
              <w:rFonts w:ascii="Arial" w:hAnsi="Arial" w:cs="Arial"/>
              <w:noProof/>
              <w:webHidden/>
            </w:rPr>
          </w:rPrChange>
        </w:rPr>
      </w:r>
      <w:r w:rsidR="00C041EB" w:rsidRPr="009E6790">
        <w:rPr>
          <w:rFonts w:ascii="Arial" w:hAnsi="Arial" w:cs="Arial"/>
          <w:noProof/>
          <w:webHidden/>
          <w:rPrChange w:id="123" w:author="Batra Yogesh (EXT)" w:date="2018-04-13T12:32:00Z">
            <w:rPr>
              <w:noProof/>
              <w:webHidden/>
            </w:rPr>
          </w:rPrChange>
        </w:rPr>
        <w:fldChar w:fldCharType="separate"/>
      </w:r>
      <w:r w:rsidR="00C041EB" w:rsidRPr="00B412A2">
        <w:rPr>
          <w:noProof/>
          <w:webHidden/>
        </w:rPr>
        <w:t>9</w:t>
      </w:r>
      <w:r w:rsidR="00C041EB" w:rsidRPr="009E6790">
        <w:rPr>
          <w:rFonts w:ascii="Arial" w:hAnsi="Arial" w:cs="Arial"/>
          <w:noProof/>
          <w:webHidden/>
          <w:rPrChange w:id="124" w:author="Batra Yogesh (EXT)" w:date="2018-04-13T12:32:00Z">
            <w:rPr>
              <w:noProof/>
              <w:webHidden/>
            </w:rPr>
          </w:rPrChange>
        </w:rPr>
        <w:fldChar w:fldCharType="end"/>
      </w:r>
      <w:r w:rsidRPr="009E6790">
        <w:rPr>
          <w:rFonts w:ascii="Arial" w:hAnsi="Arial" w:cs="Arial"/>
          <w:noProof/>
          <w:rPrChange w:id="125" w:author="Batra Yogesh (EXT)" w:date="2018-04-13T12:32:00Z">
            <w:rPr>
              <w:noProof/>
            </w:rPr>
          </w:rPrChange>
        </w:rPr>
        <w:fldChar w:fldCharType="end"/>
      </w:r>
    </w:p>
    <w:p w14:paraId="0BAA3779" w14:textId="59D47489" w:rsidR="004D61A0" w:rsidRPr="009E6790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9E6790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B412A2">
        <w:rPr>
          <w:rFonts w:ascii="Arial" w:hAnsi="Arial" w:cs="Arial"/>
        </w:rPr>
        <w:fldChar w:fldCharType="end"/>
      </w:r>
    </w:p>
    <w:p w14:paraId="0BAA377A" w14:textId="77777777" w:rsidR="00447470" w:rsidRPr="009E6790" w:rsidRDefault="00447470" w:rsidP="00447470">
      <w:pPr>
        <w:pStyle w:val="Heading1"/>
      </w:pPr>
      <w:bookmarkStart w:id="126" w:name="_Toc502154741"/>
      <w:r w:rsidRPr="009E6790">
        <w:lastRenderedPageBreak/>
        <w:t>Use Case Information</w:t>
      </w:r>
      <w:bookmarkEnd w:id="126"/>
    </w:p>
    <w:p w14:paraId="0BAA377B" w14:textId="77777777" w:rsidR="00447470" w:rsidRPr="009E6790" w:rsidRDefault="00447470" w:rsidP="00447470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27" w:author="Shah Ashay" w:date="2018-04-16T16:0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695"/>
        <w:gridCol w:w="6655"/>
        <w:tblGridChange w:id="128">
          <w:tblGrid>
            <w:gridCol w:w="2880"/>
            <w:gridCol w:w="6480"/>
          </w:tblGrid>
        </w:tblGridChange>
      </w:tblGrid>
      <w:tr w:rsidR="00447470" w:rsidRPr="009E6790" w14:paraId="0BAA377E" w14:textId="77777777" w:rsidTr="00B412A2">
        <w:trPr>
          <w:cantSplit/>
          <w:trPrChange w:id="129" w:author="Shah Ashay" w:date="2018-04-16T16:04:00Z">
            <w:trPr>
              <w:cantSplit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30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9E6790" w:rsidRDefault="00447470" w:rsidP="00B412A2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655" w:type="dxa"/>
            <w:vAlign w:val="center"/>
            <w:tcPrChange w:id="131" w:author="Shah Ashay" w:date="2018-04-16T16:04:00Z">
              <w:tcPr>
                <w:tcW w:w="6480" w:type="dxa"/>
              </w:tcPr>
            </w:tcPrChange>
          </w:tcPr>
          <w:p w14:paraId="0BAA377D" w14:textId="1A56D7A0" w:rsidR="00447470" w:rsidRPr="009E6790" w:rsidRDefault="00462C24" w:rsidP="00B412A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C041EB" w:rsidRPr="009E6790">
              <w:rPr>
                <w:rFonts w:cs="Arial"/>
                <w:color w:val="000000" w:themeColor="text1"/>
                <w:sz w:val="20"/>
                <w:szCs w:val="20"/>
              </w:rPr>
              <w:t>_UC14</w:t>
            </w:r>
            <w:r w:rsidR="007203C4" w:rsidRPr="009E6790">
              <w:rPr>
                <w:rFonts w:cs="Arial"/>
                <w:color w:val="000000" w:themeColor="text1"/>
                <w:sz w:val="20"/>
                <w:szCs w:val="20"/>
              </w:rPr>
              <w:t xml:space="preserve"> – Enter Gas Stream Component Analysis</w:t>
            </w:r>
          </w:p>
        </w:tc>
      </w:tr>
      <w:tr w:rsidR="00447470" w:rsidRPr="009E6790" w14:paraId="0BAA3781" w14:textId="77777777" w:rsidTr="00B412A2">
        <w:trPr>
          <w:cantSplit/>
          <w:trPrChange w:id="132" w:author="Shah Ashay" w:date="2018-04-16T16:04:00Z">
            <w:trPr>
              <w:cantSplit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33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9E6790" w:rsidRDefault="00447470" w:rsidP="00B412A2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655" w:type="dxa"/>
            <w:vAlign w:val="center"/>
            <w:tcPrChange w:id="134" w:author="Shah Ashay" w:date="2018-04-16T16:04:00Z">
              <w:tcPr>
                <w:tcW w:w="6480" w:type="dxa"/>
              </w:tcPr>
            </w:tcPrChange>
          </w:tcPr>
          <w:p w14:paraId="0BAA3780" w14:textId="07F67C27" w:rsidR="00447470" w:rsidRPr="009E6790" w:rsidRDefault="007203C4" w:rsidP="00B412A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rPrChange w:id="135" w:author="Batra Yogesh (EXT)" w:date="2018-04-13T12:32:00Z">
                  <w:rPr>
                    <w:rFonts w:asciiTheme="minorHAnsi" w:hAnsiTheme="minorHAnsi"/>
                  </w:rPr>
                </w:rPrChange>
              </w:rPr>
              <w:t xml:space="preserve">User needs to enter a set of analysis </w:t>
            </w:r>
            <w:r w:rsidR="00027217" w:rsidRPr="009E6790">
              <w:rPr>
                <w:rFonts w:cs="Arial"/>
                <w:rPrChange w:id="136" w:author="Batra Yogesh (EXT)" w:date="2018-04-13T12:32:00Z">
                  <w:rPr>
                    <w:rFonts w:asciiTheme="minorHAnsi" w:hAnsiTheme="minorHAnsi"/>
                  </w:rPr>
                </w:rPrChange>
              </w:rPr>
              <w:t>constants</w:t>
            </w:r>
          </w:p>
        </w:tc>
      </w:tr>
      <w:tr w:rsidR="00447470" w:rsidRPr="009E6790" w14:paraId="0BAA3785" w14:textId="77777777" w:rsidTr="00B412A2">
        <w:trPr>
          <w:cantSplit/>
          <w:trHeight w:val="152"/>
          <w:trPrChange w:id="137" w:author="Shah Ashay" w:date="2018-04-16T16:04:00Z">
            <w:trPr>
              <w:cantSplit/>
              <w:trHeight w:val="881"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38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9E6790" w:rsidRDefault="00447470" w:rsidP="00B412A2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655" w:type="dxa"/>
            <w:vAlign w:val="center"/>
            <w:tcPrChange w:id="139" w:author="Shah Ashay" w:date="2018-04-16T16:04:00Z">
              <w:tcPr>
                <w:tcW w:w="6480" w:type="dxa"/>
              </w:tcPr>
            </w:tcPrChange>
          </w:tcPr>
          <w:p w14:paraId="0BAA3784" w14:textId="64C62B7F" w:rsidR="00447470" w:rsidRPr="009E6790" w:rsidRDefault="00D17537" w:rsidP="00B412A2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726BBA" w:rsidRPr="009E6790" w14:paraId="786CE4E0" w14:textId="77777777" w:rsidTr="00B412A2">
        <w:trPr>
          <w:cantSplit/>
          <w:trHeight w:val="881"/>
          <w:trPrChange w:id="140" w:author="Shah Ashay" w:date="2018-04-16T16:04:00Z">
            <w:trPr>
              <w:cantSplit/>
              <w:trHeight w:val="881"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41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9E6790" w:rsidRDefault="00726BBA" w:rsidP="00B412A2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655" w:type="dxa"/>
            <w:vAlign w:val="center"/>
            <w:tcPrChange w:id="142" w:author="Shah Ashay" w:date="2018-04-16T16:04:00Z">
              <w:tcPr>
                <w:tcW w:w="6480" w:type="dxa"/>
              </w:tcPr>
            </w:tcPrChange>
          </w:tcPr>
          <w:p w14:paraId="315DD97A" w14:textId="4CF619E3" w:rsidR="00726BBA" w:rsidRPr="009E6790" w:rsidRDefault="007203C4" w:rsidP="00B412A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14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PO.0020 – Gas Stream Component Analysis</w:t>
            </w:r>
          </w:p>
        </w:tc>
      </w:tr>
      <w:tr w:rsidR="009F21E7" w:rsidRPr="009E6790" w14:paraId="5B3839BD" w14:textId="77777777" w:rsidTr="00B412A2">
        <w:trPr>
          <w:cantSplit/>
          <w:trHeight w:val="881"/>
          <w:trPrChange w:id="144" w:author="Shah Ashay" w:date="2018-04-16T16:04:00Z">
            <w:trPr>
              <w:cantSplit/>
              <w:trHeight w:val="881"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45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0680219" w14:textId="77777777" w:rsidR="009F21E7" w:rsidRPr="009E6790" w:rsidRDefault="009F21E7" w:rsidP="00B412A2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04137E40" w14:textId="71253EEA" w:rsidR="009F21E7" w:rsidRPr="009E6790" w:rsidRDefault="009F21E7" w:rsidP="00B412A2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</w:rPr>
              <w:t>(list EC Roles that should be able to execute Use Case)</w:t>
            </w:r>
          </w:p>
        </w:tc>
        <w:tc>
          <w:tcPr>
            <w:tcW w:w="6655" w:type="dxa"/>
            <w:vAlign w:val="center"/>
            <w:tcPrChange w:id="146" w:author="Shah Ashay" w:date="2018-04-16T16:04:00Z">
              <w:tcPr>
                <w:tcW w:w="6480" w:type="dxa"/>
              </w:tcPr>
            </w:tcPrChange>
          </w:tcPr>
          <w:p w14:paraId="3CEB7BF0" w14:textId="77777777" w:rsidR="009F21E7" w:rsidRPr="009E6790" w:rsidRDefault="009F21E7" w:rsidP="00B412A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color w:val="000000" w:themeColor="text1"/>
                <w:sz w:val="20"/>
                <w:szCs w:val="20"/>
              </w:rPr>
              <w:t>Roles can be able to execute this use case are as follows:</w:t>
            </w:r>
          </w:p>
          <w:p w14:paraId="7ADF1511" w14:textId="30FE7371" w:rsidR="009F21E7" w:rsidRPr="009E6790" w:rsidRDefault="009F21E7" w:rsidP="00B412A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sz w:val="20"/>
                <w:szCs w:val="20"/>
                <w:rPrChange w:id="14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color w:val="000000" w:themeColor="text1"/>
                <w:sz w:val="20"/>
                <w:szCs w:val="20"/>
              </w:rPr>
              <w:t>Erawan Administrator, Erawan Prod.Operator</w:t>
            </w:r>
          </w:p>
        </w:tc>
      </w:tr>
      <w:tr w:rsidR="00D17537" w:rsidRPr="009E6790" w14:paraId="0BAA378E" w14:textId="77777777" w:rsidTr="00B412A2">
        <w:trPr>
          <w:cantSplit/>
          <w:trPrChange w:id="148" w:author="Shah Ashay" w:date="2018-04-16T16:04:00Z">
            <w:trPr>
              <w:cantSplit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49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9E6790" w:rsidRDefault="00D17537" w:rsidP="00B412A2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655" w:type="dxa"/>
            <w:vAlign w:val="center"/>
            <w:tcPrChange w:id="150" w:author="Shah Ashay" w:date="2018-04-16T16:04:00Z">
              <w:tcPr>
                <w:tcW w:w="6480" w:type="dxa"/>
              </w:tcPr>
            </w:tcPrChange>
          </w:tcPr>
          <w:p w14:paraId="0BAA378D" w14:textId="1D6A751A" w:rsidR="00BF2F96" w:rsidRPr="009E6790" w:rsidRDefault="00BF2F96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  <w:pPrChange w:id="151" w:author="Shah Ashay" w:date="2018-04-16T16:04:00Z">
                <w:pPr>
                  <w:pStyle w:val="ListParagraph"/>
                  <w:keepNext/>
                  <w:keepLines/>
                  <w:numPr>
                    <w:numId w:val="9"/>
                  </w:numPr>
                  <w:ind w:hanging="360"/>
                </w:pPr>
              </w:pPrChange>
            </w:pPr>
          </w:p>
        </w:tc>
      </w:tr>
      <w:tr w:rsidR="00447470" w:rsidRPr="009E6790" w14:paraId="0BAA3791" w14:textId="77777777" w:rsidTr="00B412A2">
        <w:trPr>
          <w:cantSplit/>
          <w:trPrChange w:id="152" w:author="Shah Ashay" w:date="2018-04-16T16:04:00Z">
            <w:trPr>
              <w:cantSplit/>
            </w:trPr>
          </w:trPrChange>
        </w:trPr>
        <w:tc>
          <w:tcPr>
            <w:tcW w:w="2695" w:type="dxa"/>
            <w:shd w:val="clear" w:color="auto" w:fill="C6D9F1" w:themeFill="text2" w:themeFillTint="33"/>
            <w:vAlign w:val="center"/>
            <w:tcPrChange w:id="153" w:author="Shah Ashay" w:date="2018-04-16T16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9E6790" w:rsidRDefault="00447470" w:rsidP="00B412A2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E6790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655" w:type="dxa"/>
            <w:vAlign w:val="center"/>
            <w:tcPrChange w:id="154" w:author="Shah Ashay" w:date="2018-04-16T16:04:00Z">
              <w:tcPr>
                <w:tcW w:w="6480" w:type="dxa"/>
              </w:tcPr>
            </w:tcPrChange>
          </w:tcPr>
          <w:p w14:paraId="0BAA3790" w14:textId="77777777" w:rsidR="00447470" w:rsidRPr="009E6790" w:rsidRDefault="00447470" w:rsidP="00B412A2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9E6790" w:rsidRDefault="00447470" w:rsidP="00447470">
      <w:pPr>
        <w:rPr>
          <w:rFonts w:cs="Arial"/>
        </w:rPr>
      </w:pPr>
    </w:p>
    <w:p w14:paraId="0BAA3793" w14:textId="30C64546" w:rsidR="00D17537" w:rsidRPr="009E6790" w:rsidRDefault="00D17537">
      <w:pPr>
        <w:rPr>
          <w:ins w:id="155" w:author="Prakash Atul (Ext)" w:date="2018-03-27T19:57:00Z"/>
          <w:rFonts w:cs="Arial"/>
          <w:b/>
          <w:bCs/>
          <w:sz w:val="24"/>
          <w:szCs w:val="32"/>
        </w:rPr>
      </w:pPr>
      <w:bookmarkStart w:id="156" w:name="_Toc536253722"/>
      <w:bookmarkStart w:id="157" w:name="_Toc536258288"/>
    </w:p>
    <w:p w14:paraId="75F068AF" w14:textId="4335C097" w:rsidR="001640DB" w:rsidRPr="009E6790" w:rsidRDefault="001640DB" w:rsidP="001640DB">
      <w:pPr>
        <w:rPr>
          <w:ins w:id="158" w:author="Prakash Atul (Ext)" w:date="2018-03-27T19:57:00Z"/>
          <w:rFonts w:cs="Arial"/>
          <w:b/>
          <w:bCs/>
          <w:sz w:val="24"/>
          <w:szCs w:val="32"/>
        </w:rPr>
      </w:pPr>
      <w:ins w:id="159" w:author="Prakash Atul (Ext)" w:date="2018-03-27T19:57:00Z">
        <w:r w:rsidRPr="009E6790">
          <w:rPr>
            <w:rFonts w:cs="Arial"/>
            <w:bCs/>
            <w:color w:val="000000"/>
            <w:szCs w:val="22"/>
            <w:rPrChange w:id="160" w:author="Batra Yogesh (EXT)" w:date="2018-04-13T12:32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Note: the toolbar on EC11</w:t>
        </w:r>
      </w:ins>
      <w:ins w:id="161" w:author="Batra Yogesh (EXT)" w:date="2018-04-13T12:32:00Z">
        <w:r w:rsidR="009E6790">
          <w:rPr>
            <w:rFonts w:cs="Arial"/>
            <w:bCs/>
            <w:color w:val="000000"/>
            <w:szCs w:val="22"/>
          </w:rPr>
          <w:t>.2</w:t>
        </w:r>
      </w:ins>
      <w:ins w:id="162" w:author="Prakash Atul (Ext)" w:date="2018-03-27T19:57:00Z">
        <w:r w:rsidRPr="009E6790">
          <w:rPr>
            <w:rFonts w:cs="Arial"/>
            <w:bCs/>
            <w:color w:val="000000"/>
            <w:szCs w:val="22"/>
            <w:rPrChange w:id="163" w:author="Batra Yogesh (EXT)" w:date="2018-04-13T12:32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22ED0048" w14:textId="77777777" w:rsidR="001640DB" w:rsidRPr="009E6790" w:rsidRDefault="001640DB" w:rsidP="001640DB">
      <w:pPr>
        <w:rPr>
          <w:ins w:id="164" w:author="Prakash Atul (Ext)" w:date="2018-03-27T19:57:00Z"/>
          <w:rFonts w:cs="Arial"/>
          <w:b/>
          <w:bCs/>
          <w:sz w:val="24"/>
          <w:szCs w:val="32"/>
        </w:rPr>
      </w:pPr>
    </w:p>
    <w:p w14:paraId="793083A0" w14:textId="77777777" w:rsidR="001640DB" w:rsidRPr="009E6790" w:rsidRDefault="001640DB" w:rsidP="001640DB">
      <w:pPr>
        <w:rPr>
          <w:ins w:id="165" w:author="Prakash Atul (Ext)" w:date="2018-03-27T19:57:00Z"/>
          <w:rFonts w:cs="Arial"/>
          <w:b/>
          <w:bCs/>
          <w:sz w:val="24"/>
          <w:szCs w:val="32"/>
        </w:rPr>
      </w:pPr>
      <w:ins w:id="166" w:author="Prakash Atul (Ext)" w:date="2018-03-27T19:57:00Z">
        <w:r w:rsidRPr="009E6790">
          <w:rPr>
            <w:rFonts w:cs="Arial"/>
            <w:noProof/>
            <w:color w:val="000000"/>
            <w:szCs w:val="22"/>
            <w:rPrChange w:id="167" w:author="Batra Yogesh (EXT)" w:date="2018-04-13T12:32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5536772D" wp14:editId="0A1740A7">
              <wp:extent cx="5105048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415C5696" w14:textId="77777777" w:rsidR="001640DB" w:rsidRPr="009E6790" w:rsidRDefault="001640DB">
      <w:pPr>
        <w:rPr>
          <w:rFonts w:cs="Arial"/>
          <w:b/>
          <w:bCs/>
          <w:sz w:val="24"/>
          <w:szCs w:val="32"/>
        </w:rPr>
      </w:pPr>
    </w:p>
    <w:p w14:paraId="0BAA3794" w14:textId="0372FE9B" w:rsidR="004D61A0" w:rsidRPr="009E6790" w:rsidRDefault="004D61A0" w:rsidP="00991377">
      <w:pPr>
        <w:pStyle w:val="Heading1"/>
      </w:pPr>
      <w:bookmarkStart w:id="168" w:name="_Toc502154742"/>
      <w:r w:rsidRPr="009E6790">
        <w:t xml:space="preserve">Primary </w:t>
      </w:r>
      <w:bookmarkEnd w:id="156"/>
      <w:bookmarkEnd w:id="157"/>
      <w:r w:rsidR="00BF2F96" w:rsidRPr="009E6790">
        <w:t>Flow</w:t>
      </w:r>
      <w:r w:rsidR="0033669C" w:rsidRPr="009E6790">
        <w:t xml:space="preserve">: </w:t>
      </w:r>
      <w:r w:rsidR="00462C24" w:rsidRPr="009E6790">
        <w:t>BKK</w:t>
      </w:r>
      <w:r w:rsidR="00C041EB" w:rsidRPr="009E6790">
        <w:t>_UC14</w:t>
      </w:r>
      <w:r w:rsidR="00991377" w:rsidRPr="009E6790">
        <w:t xml:space="preserve"> – Enter Gas Stream Component Analysis</w:t>
      </w:r>
      <w:bookmarkEnd w:id="168"/>
    </w:p>
    <w:p w14:paraId="0BAA3795" w14:textId="2E2AFC30" w:rsidR="00EF4239" w:rsidRPr="00D6399F" w:rsidRDefault="004D61A0" w:rsidP="00E356A4">
      <w:pPr>
        <w:rPr>
          <w:rFonts w:cs="Arial"/>
          <w:color w:val="000000" w:themeColor="text1"/>
          <w:szCs w:val="22"/>
          <w:rPrChange w:id="169" w:author="Batra Yogesh (EXT)" w:date="2018-04-13T12:34:00Z">
            <w:rPr>
              <w:rFonts w:cs="Arial"/>
              <w:color w:val="000000" w:themeColor="text1"/>
              <w:sz w:val="20"/>
              <w:szCs w:val="20"/>
            </w:rPr>
          </w:rPrChange>
        </w:rPr>
      </w:pPr>
      <w:r w:rsidRPr="00B412A2">
        <w:rPr>
          <w:rFonts w:cs="Arial"/>
          <w:szCs w:val="22"/>
        </w:rPr>
        <w:t>Trigger</w:t>
      </w:r>
      <w:r w:rsidR="00E356A4" w:rsidRPr="00D6399F">
        <w:rPr>
          <w:rFonts w:cs="Arial"/>
          <w:color w:val="000000" w:themeColor="text1"/>
          <w:szCs w:val="22"/>
          <w:rPrChange w:id="170" w:author="Batra Yogesh (EXT)" w:date="2018-04-13T12:34:00Z">
            <w:rPr>
              <w:rFonts w:cs="Arial"/>
              <w:color w:val="000000" w:themeColor="text1"/>
              <w:sz w:val="20"/>
              <w:szCs w:val="20"/>
            </w:rPr>
          </w:rPrChange>
        </w:rPr>
        <w:t xml:space="preserve">:  </w:t>
      </w:r>
      <w:r w:rsidR="00991377" w:rsidRPr="00D6399F">
        <w:rPr>
          <w:rFonts w:cs="Arial"/>
          <w:color w:val="000000" w:themeColor="text1"/>
          <w:szCs w:val="22"/>
          <w:rPrChange w:id="171" w:author="Batra Yogesh (EXT)" w:date="2018-04-13T12:34:00Z">
            <w:rPr>
              <w:rFonts w:cs="Arial"/>
              <w:color w:val="000000" w:themeColor="text1"/>
              <w:sz w:val="20"/>
              <w:szCs w:val="20"/>
            </w:rPr>
          </w:rPrChange>
        </w:rPr>
        <w:t>New Gas Stream Component Analysis received from in-field Gas Chromatography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72" w:author="Batra Yogesh (EXT)" w:date="2018-04-13T12:33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3057"/>
        <w:gridCol w:w="1977"/>
        <w:tblGridChange w:id="173">
          <w:tblGrid>
            <w:gridCol w:w="690"/>
            <w:gridCol w:w="3630"/>
            <w:gridCol w:w="3060"/>
            <w:gridCol w:w="1980"/>
          </w:tblGrid>
        </w:tblGridChange>
      </w:tblGrid>
      <w:tr w:rsidR="009D7887" w:rsidRPr="009E6790" w14:paraId="0BAA379A" w14:textId="77777777" w:rsidTr="009E6790">
        <w:trPr>
          <w:tblHeader/>
          <w:trPrChange w:id="174" w:author="Batra Yogesh (EXT)" w:date="2018-04-13T12:33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75" w:author="Batra Yogesh (EXT)" w:date="2018-04-13T12:33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77777777" w:rsidR="00EE1F15" w:rsidRPr="009E6790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76" w:author="Batra Yogesh (EXT)" w:date="2018-04-13T12:33:00Z">
              <w:tcPr>
                <w:tcW w:w="3630" w:type="dxa"/>
                <w:shd w:val="clear" w:color="auto" w:fill="3399FF"/>
              </w:tcPr>
            </w:tcPrChange>
          </w:tcPr>
          <w:p w14:paraId="0BAA3797" w14:textId="77777777" w:rsidR="00EE1F15" w:rsidRPr="009E6790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35" w:type="pct"/>
            <w:shd w:val="clear" w:color="auto" w:fill="3399FF"/>
            <w:tcPrChange w:id="177" w:author="Batra Yogesh (EXT)" w:date="2018-04-13T12:33:00Z">
              <w:tcPr>
                <w:tcW w:w="3060" w:type="dxa"/>
                <w:shd w:val="clear" w:color="auto" w:fill="3399FF"/>
              </w:tcPr>
            </w:tcPrChange>
          </w:tcPr>
          <w:p w14:paraId="0BAA3798" w14:textId="77777777" w:rsidR="00EE1F15" w:rsidRPr="009E6790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058" w:type="pct"/>
            <w:shd w:val="clear" w:color="auto" w:fill="3399FF"/>
            <w:tcPrChange w:id="178" w:author="Batra Yogesh (EXT)" w:date="2018-04-13T12:33:00Z">
              <w:tcPr>
                <w:tcW w:w="1980" w:type="dxa"/>
                <w:shd w:val="clear" w:color="auto" w:fill="3399FF"/>
              </w:tcPr>
            </w:tcPrChange>
          </w:tcPr>
          <w:p w14:paraId="0BAA3799" w14:textId="079CFEA5" w:rsidR="00EE1F15" w:rsidRPr="009E6790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FF311C" w:rsidRPr="009E6790" w14:paraId="0BAA37A2" w14:textId="77777777" w:rsidTr="009E6790">
        <w:tc>
          <w:tcPr>
            <w:tcW w:w="369" w:type="pct"/>
            <w:shd w:val="clear" w:color="auto" w:fill="C6D9F1" w:themeFill="text2" w:themeFillTint="33"/>
            <w:tcPrChange w:id="179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9B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180" w:author="Batra Yogesh (EXT)" w:date="2018-04-13T12:33:00Z">
              <w:tcPr>
                <w:tcW w:w="3630" w:type="dxa"/>
              </w:tcPr>
            </w:tcPrChange>
          </w:tcPr>
          <w:p w14:paraId="68954B32" w14:textId="77777777" w:rsidR="00FF311C" w:rsidRPr="009E6790" w:rsidRDefault="00FF311C" w:rsidP="00FF311C">
            <w:pPr>
              <w:pStyle w:val="TableText"/>
              <w:rPr>
                <w:rFonts w:cs="Arial"/>
                <w:sz w:val="20"/>
                <w:szCs w:val="20"/>
                <w:rPrChange w:id="18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18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Open up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183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Gas Stream Component Analysis </w:t>
            </w:r>
            <w:r w:rsidRPr="009E6790">
              <w:rPr>
                <w:rFonts w:cs="Arial"/>
                <w:sz w:val="20"/>
                <w:szCs w:val="20"/>
                <w:rPrChange w:id="18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0BAA379D" w14:textId="46DD89DC" w:rsidR="00FF311C" w:rsidRPr="009E6790" w:rsidRDefault="00FF311C" w:rsidP="003E6867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i/>
                <w:sz w:val="20"/>
                <w:szCs w:val="20"/>
                <w:rPrChange w:id="185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9E6790">
              <w:rPr>
                <w:rFonts w:cs="Arial"/>
                <w:i/>
                <w:sz w:val="20"/>
                <w:szCs w:val="20"/>
                <w:rPrChange w:id="186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9E6790">
              <w:rPr>
                <w:rFonts w:cs="Arial"/>
                <w:i/>
                <w:sz w:val="20"/>
                <w:szCs w:val="20"/>
                <w:rPrChange w:id="187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188" w:author="Batra Yogesh (EXT)" w:date="2018-04-19T12:31:00Z">
              <w:r w:rsidRPr="009E6790" w:rsidDel="003E6867">
                <w:rPr>
                  <w:rFonts w:cs="Arial"/>
                  <w:i/>
                  <w:sz w:val="20"/>
                  <w:szCs w:val="20"/>
                  <w:rPrChange w:id="189" w:author="Batra Yogesh (EXT)" w:date="2018-04-13T12:32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 xml:space="preserve">Lab Analysis </w:delText>
              </w:r>
            </w:del>
            <w:ins w:id="190" w:author="Batra Yogesh (EXT)" w:date="2018-04-19T12:31:00Z">
              <w:r w:rsidR="003E6867">
                <w:rPr>
                  <w:rFonts w:cs="Arial"/>
                  <w:i/>
                  <w:sz w:val="20"/>
                  <w:szCs w:val="20"/>
                </w:rPr>
                <w:t xml:space="preserve"> </w:t>
              </w:r>
            </w:ins>
            <w:ins w:id="191" w:author="Batra Yogesh (EXT)" w:date="2018-04-19T12:32:00Z">
              <w:r w:rsidR="003E6867">
                <w:rPr>
                  <w:rFonts w:cs="Arial"/>
                  <w:i/>
                  <w:sz w:val="20"/>
                  <w:szCs w:val="20"/>
                </w:rPr>
                <w:t>Production Operations Data</w:t>
              </w:r>
            </w:ins>
            <w:r w:rsidRPr="009E6790">
              <w:rPr>
                <w:rFonts w:cs="Arial"/>
                <w:i/>
                <w:sz w:val="20"/>
                <w:szCs w:val="20"/>
                <w:rPrChange w:id="192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9E6790">
              <w:rPr>
                <w:rFonts w:cs="Arial"/>
                <w:i/>
                <w:sz w:val="20"/>
                <w:szCs w:val="20"/>
                <w:rPrChange w:id="193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Gas Stream Component Analysis</w:t>
            </w:r>
          </w:p>
        </w:tc>
        <w:tc>
          <w:tcPr>
            <w:tcW w:w="1635" w:type="pct"/>
            <w:tcPrChange w:id="194" w:author="Batra Yogesh (EXT)" w:date="2018-04-13T12:33:00Z">
              <w:tcPr>
                <w:tcW w:w="3060" w:type="dxa"/>
              </w:tcPr>
            </w:tcPrChange>
          </w:tcPr>
          <w:p w14:paraId="2B8982BF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  <w:szCs w:val="20"/>
                <w:rPrChange w:id="19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19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0BAA37A0" w14:textId="5569AA59" w:rsidR="00FF311C" w:rsidRPr="009E6790" w:rsidRDefault="00FF311C" w:rsidP="00FF311C">
            <w:pPr>
              <w:keepNext/>
              <w:keepLines/>
              <w:numPr>
                <w:ilvl w:val="0"/>
                <w:numId w:val="3"/>
              </w:numPr>
              <w:tabs>
                <w:tab w:val="clear" w:pos="720"/>
                <w:tab w:val="num" w:pos="245"/>
              </w:tabs>
              <w:spacing w:after="120"/>
              <w:ind w:left="245" w:hanging="245"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19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Yesterday’s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19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9E6790">
              <w:rPr>
                <w:rFonts w:cs="Arial"/>
                <w:sz w:val="20"/>
                <w:szCs w:val="20"/>
                <w:rPrChange w:id="19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Yesterday’s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200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9E6790">
              <w:rPr>
                <w:rFonts w:cs="Arial"/>
                <w:sz w:val="20"/>
                <w:szCs w:val="20"/>
                <w:rPrChange w:id="20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are default populated in format yyyy-MM-dd (no time)</w:t>
            </w:r>
          </w:p>
        </w:tc>
        <w:tc>
          <w:tcPr>
            <w:tcW w:w="1058" w:type="pct"/>
            <w:tcPrChange w:id="202" w:author="Batra Yogesh (EXT)" w:date="2018-04-13T12:33:00Z">
              <w:tcPr>
                <w:tcW w:w="1980" w:type="dxa"/>
              </w:tcPr>
            </w:tcPrChange>
          </w:tcPr>
          <w:p w14:paraId="0BAA37A1" w14:textId="51B8E911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color w:val="000000" w:themeColor="text1"/>
                <w:sz w:val="20"/>
                <w:szCs w:val="20"/>
              </w:rPr>
              <w:t>Thailand set default date of every BFs at yesterday date.</w:t>
            </w:r>
          </w:p>
        </w:tc>
      </w:tr>
      <w:tr w:rsidR="00FF311C" w:rsidRPr="009E6790" w14:paraId="0BAA37A7" w14:textId="77777777" w:rsidTr="009E6790">
        <w:trPr>
          <w:trHeight w:val="881"/>
          <w:trPrChange w:id="203" w:author="Batra Yogesh (EXT)" w:date="2018-04-13T12:33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04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3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05" w:author="Batra Yogesh (EXT)" w:date="2018-04-13T12:33:00Z">
              <w:tcPr>
                <w:tcW w:w="3630" w:type="dxa"/>
              </w:tcPr>
            </w:tcPrChange>
          </w:tcPr>
          <w:p w14:paraId="0BAA37A4" w14:textId="11755381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20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Change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207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9E6790">
              <w:rPr>
                <w:rFonts w:cs="Arial"/>
                <w:sz w:val="20"/>
                <w:szCs w:val="20"/>
                <w:rPrChange w:id="20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20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Date </w:t>
            </w:r>
            <w:r w:rsidRPr="009E6790">
              <w:rPr>
                <w:rFonts w:cs="Arial"/>
                <w:sz w:val="20"/>
                <w:szCs w:val="20"/>
                <w:rPrChange w:id="21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to include the date of the data being entered</w:t>
            </w:r>
          </w:p>
        </w:tc>
        <w:tc>
          <w:tcPr>
            <w:tcW w:w="1635" w:type="pct"/>
            <w:tcPrChange w:id="211" w:author="Batra Yogesh (EXT)" w:date="2018-04-13T12:33:00Z">
              <w:tcPr>
                <w:tcW w:w="3060" w:type="dxa"/>
              </w:tcPr>
            </w:tcPrChange>
          </w:tcPr>
          <w:p w14:paraId="0BAA37A5" w14:textId="5D11249F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21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Dates are displayed</w:t>
            </w:r>
          </w:p>
        </w:tc>
        <w:tc>
          <w:tcPr>
            <w:tcW w:w="1058" w:type="pct"/>
            <w:tcPrChange w:id="213" w:author="Batra Yogesh (EXT)" w:date="2018-04-13T12:33:00Z">
              <w:tcPr>
                <w:tcW w:w="1980" w:type="dxa"/>
              </w:tcPr>
            </w:tcPrChange>
          </w:tcPr>
          <w:p w14:paraId="0BAA37A6" w14:textId="77777777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0BAA37B4" w14:textId="77777777" w:rsidTr="009E6790">
        <w:tc>
          <w:tcPr>
            <w:tcW w:w="369" w:type="pct"/>
            <w:shd w:val="clear" w:color="auto" w:fill="C6D9F1" w:themeFill="text2" w:themeFillTint="33"/>
            <w:tcPrChange w:id="214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8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15" w:author="Batra Yogesh (EXT)" w:date="2018-04-13T12:33:00Z">
              <w:tcPr>
                <w:tcW w:w="3630" w:type="dxa"/>
              </w:tcPr>
            </w:tcPrChange>
          </w:tcPr>
          <w:p w14:paraId="75B6E0C5" w14:textId="003516F5" w:rsidR="00FF311C" w:rsidRPr="009E6790" w:rsidRDefault="00FF311C" w:rsidP="00FF311C">
            <w:pPr>
              <w:pStyle w:val="TableText"/>
              <w:rPr>
                <w:rFonts w:cs="Arial"/>
                <w:b/>
                <w:i/>
                <w:sz w:val="20"/>
                <w:szCs w:val="20"/>
                <w:rPrChange w:id="21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1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Stream that you need to enter data on using the drop down menus and click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21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0FBE7692" w14:textId="7965B514" w:rsidR="00FF311C" w:rsidRPr="009E6790" w:rsidRDefault="00FF311C" w:rsidP="00FF311C">
            <w:pPr>
              <w:pStyle w:val="TableText"/>
              <w:rPr>
                <w:rFonts w:cs="Arial"/>
                <w:sz w:val="20"/>
                <w:szCs w:val="20"/>
                <w:rPrChange w:id="21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20" w:author="Batra Yogesh (EXT)" w:date="2018-04-13T12:32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Operation Hierarchy</w:t>
            </w:r>
          </w:p>
          <w:p w14:paraId="03D9CCD2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2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22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5593534E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23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24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 Sub Unit</w:t>
            </w:r>
          </w:p>
          <w:p w14:paraId="0FEFA7F6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25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2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780B4CEC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27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2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649301A7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2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30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76B35089" w14:textId="6F27182A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3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32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&amp; Facility Class 1 (Optional)</w:t>
            </w:r>
          </w:p>
          <w:p w14:paraId="05A74C8F" w14:textId="07B4DBF5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33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34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Steam (N/A)</w:t>
            </w:r>
          </w:p>
          <w:p w14:paraId="3AB804AE" w14:textId="554D882A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35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23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Analysis Status(Optional)</w:t>
            </w:r>
          </w:p>
          <w:p w14:paraId="0BAA37AF" w14:textId="77777777" w:rsidR="00FF311C" w:rsidRPr="009E6790" w:rsidRDefault="00FF311C" w:rsidP="00FF311C">
            <w:pPr>
              <w:pStyle w:val="TableText"/>
              <w:tabs>
                <w:tab w:val="left" w:pos="2490"/>
              </w:tabs>
              <w:spacing w:after="0"/>
              <w:ind w:left="72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pct"/>
            <w:tcPrChange w:id="237" w:author="Batra Yogesh (EXT)" w:date="2018-04-13T12:33:00Z">
              <w:tcPr>
                <w:tcW w:w="3060" w:type="dxa"/>
              </w:tcPr>
            </w:tcPrChange>
          </w:tcPr>
          <w:p w14:paraId="3F9892A4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23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3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Any historical data that was dated between the From and To dates will be displayed in the Data Window.  </w:t>
            </w:r>
          </w:p>
          <w:p w14:paraId="5B3E838E" w14:textId="59F99F12" w:rsidR="00FF311C" w:rsidRPr="009E6790" w:rsidRDefault="00FF311C" w:rsidP="00FF311C">
            <w:pPr>
              <w:rPr>
                <w:rFonts w:cs="Arial"/>
                <w:sz w:val="20"/>
                <w:szCs w:val="20"/>
                <w:rPrChange w:id="24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58585A04" w14:textId="5951FB97" w:rsidR="00FF311C" w:rsidRPr="009E6790" w:rsidRDefault="00FF311C" w:rsidP="00FF311C">
            <w:pPr>
              <w:rPr>
                <w:rFonts w:cs="Arial"/>
                <w:sz w:val="20"/>
                <w:szCs w:val="20"/>
                <w:rPrChange w:id="24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4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Displayed columns are as follows:</w:t>
            </w:r>
          </w:p>
          <w:p w14:paraId="3A792A49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24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6772D0A2" w14:textId="4FC6108A" w:rsidR="00FF311C" w:rsidRPr="009E6790" w:rsidRDefault="00FF311C" w:rsidP="00FF311C">
            <w:pPr>
              <w:rPr>
                <w:rFonts w:cs="Arial"/>
                <w:sz w:val="20"/>
                <w:szCs w:val="20"/>
                <w:rPrChange w:id="24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4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Stream Name</w:t>
            </w:r>
            <w:r w:rsidRPr="009E6790">
              <w:rPr>
                <w:rFonts w:cs="Arial"/>
                <w:sz w:val="20"/>
                <w:szCs w:val="20"/>
                <w:rPrChange w:id="24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Date</w:t>
            </w:r>
          </w:p>
          <w:p w14:paraId="23AECFE7" w14:textId="44D2BA30" w:rsidR="00FF311C" w:rsidRPr="009E6790" w:rsidRDefault="00FF311C" w:rsidP="00FF311C">
            <w:pPr>
              <w:rPr>
                <w:rFonts w:cs="Arial"/>
                <w:sz w:val="20"/>
                <w:szCs w:val="20"/>
                <w:rPrChange w:id="24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4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Valid From</w:t>
            </w:r>
            <w:r w:rsidRPr="009E6790">
              <w:rPr>
                <w:rFonts w:cs="Arial"/>
                <w:sz w:val="20"/>
                <w:szCs w:val="20"/>
                <w:rPrChange w:id="24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Analysis Status</w:t>
            </w:r>
            <w:r w:rsidRPr="009E6790">
              <w:rPr>
                <w:rFonts w:cs="Arial"/>
                <w:sz w:val="20"/>
                <w:szCs w:val="20"/>
                <w:rPrChange w:id="25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Sampling Method</w:t>
            </w:r>
            <w:r w:rsidRPr="009E6790">
              <w:rPr>
                <w:rFonts w:cs="Arial"/>
                <w:sz w:val="20"/>
                <w:szCs w:val="20"/>
                <w:rPrChange w:id="25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PTT Line Press[psig]</w:t>
            </w:r>
          </w:p>
          <w:p w14:paraId="392DB10A" w14:textId="38853003" w:rsidR="00FF311C" w:rsidRPr="009E6790" w:rsidRDefault="00FF311C" w:rsidP="00FF311C">
            <w:pPr>
              <w:rPr>
                <w:rFonts w:cs="Arial"/>
                <w:sz w:val="20"/>
                <w:szCs w:val="20"/>
                <w:rPrChange w:id="25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5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Pressure[psig]</w:t>
            </w:r>
            <w:r w:rsidRPr="009E6790">
              <w:rPr>
                <w:rFonts w:cs="Arial"/>
                <w:sz w:val="20"/>
                <w:szCs w:val="20"/>
                <w:rPrChange w:id="25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u w:val="single"/>
                <w:rPrChange w:id="255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t>• Pressure[psia]</w:t>
            </w:r>
            <w:r w:rsidRPr="009E6790">
              <w:rPr>
                <w:rFonts w:cs="Arial"/>
                <w:sz w:val="20"/>
                <w:szCs w:val="20"/>
                <w:rPrChange w:id="25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• </w:t>
            </w:r>
            <w:del w:id="257" w:author="Batra Yogesh (EXT)" w:date="2018-04-04T17:17:00Z">
              <w:r w:rsidRPr="009E6790" w:rsidDel="00BE25AB">
                <w:rPr>
                  <w:rFonts w:cs="Arial"/>
                  <w:sz w:val="20"/>
                  <w:szCs w:val="20"/>
                  <w:rPrChange w:id="258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Mnimum</w:delText>
              </w:r>
            </w:del>
            <w:ins w:id="259" w:author="Batra Yogesh (EXT)" w:date="2018-04-04T17:17:00Z">
              <w:r w:rsidR="00BE25AB" w:rsidRPr="009E6790">
                <w:rPr>
                  <w:rFonts w:cs="Arial"/>
                  <w:sz w:val="20"/>
                  <w:szCs w:val="20"/>
                  <w:rPrChange w:id="26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Minimum</w:t>
              </w:r>
            </w:ins>
            <w:r w:rsidRPr="009E6790">
              <w:rPr>
                <w:rFonts w:cs="Arial"/>
                <w:sz w:val="20"/>
                <w:szCs w:val="20"/>
                <w:rPrChange w:id="26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Pressure[psig]</w:t>
            </w:r>
            <w:r w:rsidRPr="009E6790">
              <w:rPr>
                <w:rFonts w:cs="Arial"/>
                <w:sz w:val="20"/>
                <w:szCs w:val="20"/>
                <w:rPrChange w:id="26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Temperature[F]</w:t>
            </w:r>
            <w:r w:rsidRPr="009E6790">
              <w:rPr>
                <w:rFonts w:cs="Arial"/>
                <w:sz w:val="20"/>
                <w:szCs w:val="20"/>
                <w:rPrChange w:id="26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Specific Gravity</w:t>
            </w:r>
            <w:r w:rsidRPr="009E6790">
              <w:rPr>
                <w:rFonts w:cs="Arial"/>
                <w:sz w:val="20"/>
                <w:szCs w:val="20"/>
                <w:rPrChange w:id="26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Stream Name 2</w:t>
            </w:r>
            <w:r w:rsidRPr="009E6790">
              <w:rPr>
                <w:rFonts w:cs="Arial"/>
                <w:sz w:val="20"/>
                <w:szCs w:val="20"/>
                <w:rPrChange w:id="26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u w:val="single"/>
                <w:rPrChange w:id="266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t>• Saturated GHV</w:t>
            </w:r>
            <w:r w:rsidRPr="009E6790">
              <w:rPr>
                <w:rFonts w:cs="Arial"/>
                <w:sz w:val="20"/>
                <w:szCs w:val="20"/>
                <w:u w:val="single"/>
                <w:rPrChange w:id="267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br/>
              <w:t>Gross[BTU/scf]</w:t>
            </w:r>
            <w:r w:rsidRPr="009E6790">
              <w:rPr>
                <w:rFonts w:cs="Arial"/>
                <w:sz w:val="20"/>
                <w:szCs w:val="20"/>
                <w:rPrChange w:id="26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Net[BTU/scf]</w:t>
            </w:r>
          </w:p>
          <w:p w14:paraId="6E7B91E0" w14:textId="316147C0" w:rsidR="00FF311C" w:rsidRPr="009E6790" w:rsidRDefault="00FF311C" w:rsidP="00FF311C">
            <w:pPr>
              <w:rPr>
                <w:rFonts w:cs="Arial"/>
                <w:sz w:val="20"/>
                <w:szCs w:val="20"/>
                <w:u w:val="single"/>
                <w:rPrChange w:id="269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u w:val="single"/>
                <w:rPrChange w:id="270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t>• Dry GHV</w:t>
            </w:r>
          </w:p>
          <w:p w14:paraId="1331F601" w14:textId="7915D347" w:rsidR="00FF311C" w:rsidRPr="009E6790" w:rsidRDefault="00FF311C" w:rsidP="00FF311C">
            <w:pPr>
              <w:rPr>
                <w:rFonts w:cs="Arial"/>
                <w:sz w:val="20"/>
                <w:szCs w:val="20"/>
                <w:rPrChange w:id="27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u w:val="single"/>
                <w:rPrChange w:id="272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t>Gross[BTU/scf]</w:t>
            </w:r>
            <w:r w:rsidRPr="009E6790">
              <w:rPr>
                <w:rFonts w:cs="Arial"/>
                <w:sz w:val="20"/>
                <w:szCs w:val="20"/>
                <w:rPrChange w:id="27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Net[BTU/scf]</w:t>
            </w:r>
            <w:r w:rsidRPr="009E6790">
              <w:rPr>
                <w:rFonts w:cs="Arial"/>
                <w:sz w:val="20"/>
                <w:szCs w:val="20"/>
                <w:rPrChange w:id="27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Mol Wt[g/mol]</w:t>
            </w:r>
            <w:r w:rsidRPr="009E6790">
              <w:rPr>
                <w:rFonts w:cs="Arial"/>
                <w:sz w:val="20"/>
                <w:szCs w:val="20"/>
                <w:rPrChange w:id="27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Compressibility</w:t>
            </w:r>
            <w:r w:rsidRPr="009E6790">
              <w:rPr>
                <w:rFonts w:cs="Arial"/>
                <w:sz w:val="20"/>
                <w:szCs w:val="20"/>
                <w:rPrChange w:id="27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• Time of </w:t>
            </w:r>
            <w:del w:id="277" w:author="Batra Yogesh (EXT)" w:date="2018-04-04T17:17:00Z">
              <w:r w:rsidRPr="009E6790" w:rsidDel="00BE25AB">
                <w:rPr>
                  <w:rFonts w:cs="Arial"/>
                  <w:sz w:val="20"/>
                  <w:szCs w:val="20"/>
                  <w:rPrChange w:id="278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Maimum</w:delText>
              </w:r>
            </w:del>
            <w:ins w:id="279" w:author="Batra Yogesh (EXT)" w:date="2018-04-04T17:17:00Z">
              <w:r w:rsidR="00BE25AB" w:rsidRPr="009E6790">
                <w:rPr>
                  <w:rFonts w:cs="Arial"/>
                  <w:sz w:val="20"/>
                  <w:szCs w:val="20"/>
                  <w:rPrChange w:id="28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Maximum</w:t>
              </w:r>
            </w:ins>
            <w:r w:rsidRPr="009E6790">
              <w:rPr>
                <w:rFonts w:cs="Arial"/>
                <w:sz w:val="20"/>
                <w:szCs w:val="20"/>
                <w:rPrChange w:id="28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Pressure</w:t>
            </w:r>
            <w:r w:rsidRPr="009E6790">
              <w:rPr>
                <w:rFonts w:cs="Arial"/>
                <w:sz w:val="20"/>
                <w:szCs w:val="20"/>
                <w:rPrChange w:id="28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Minimum Pressure</w:t>
            </w:r>
          </w:p>
          <w:p w14:paraId="0BF8A284" w14:textId="77E9A219" w:rsidR="00FF311C" w:rsidRPr="009E6790" w:rsidRDefault="00FF311C" w:rsidP="00FF311C">
            <w:pPr>
              <w:rPr>
                <w:rFonts w:cs="Arial"/>
                <w:sz w:val="20"/>
                <w:szCs w:val="20"/>
                <w:rPrChange w:id="28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8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Wobbe Index[BTU/scf]</w:t>
            </w:r>
          </w:p>
          <w:p w14:paraId="7CAF692D" w14:textId="74531CEC" w:rsidR="00FF311C" w:rsidRPr="009E6790" w:rsidRDefault="00FF311C" w:rsidP="00FF311C">
            <w:pPr>
              <w:rPr>
                <w:rFonts w:cs="Arial"/>
                <w:sz w:val="20"/>
                <w:szCs w:val="20"/>
                <w:u w:val="single"/>
                <w:rPrChange w:id="285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u w:val="single"/>
                <w:rPrChange w:id="286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t>• Moisture[lb/MmScf]</w:t>
            </w:r>
          </w:p>
          <w:p w14:paraId="0A9443CE" w14:textId="0922F1E1" w:rsidR="00FF311C" w:rsidRPr="009E6790" w:rsidRDefault="00FF311C" w:rsidP="00FF311C">
            <w:pPr>
              <w:rPr>
                <w:rFonts w:cs="Arial"/>
                <w:sz w:val="20"/>
                <w:szCs w:val="20"/>
                <w:rPrChange w:id="28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u w:val="single"/>
                <w:rPrChange w:id="288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t>• Differential Pressure[InAq]</w:t>
            </w:r>
            <w:r w:rsidRPr="009E6790">
              <w:rPr>
                <w:rFonts w:cs="Arial"/>
                <w:sz w:val="20"/>
                <w:szCs w:val="20"/>
                <w:u w:val="single"/>
                <w:rPrChange w:id="289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br/>
              <w:t>• Suction Pressure[psig]</w:t>
            </w:r>
            <w:r w:rsidRPr="009E6790">
              <w:rPr>
                <w:rFonts w:cs="Arial"/>
                <w:sz w:val="20"/>
                <w:szCs w:val="20"/>
                <w:u w:val="single"/>
                <w:rPrChange w:id="290" w:author="Batra Yogesh (EXT)" w:date="2018-04-13T12:32:00Z">
                  <w:rPr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  <w:br/>
              <w:t>• Runtime[min]</w:t>
            </w:r>
            <w:r w:rsidRPr="009E6790">
              <w:rPr>
                <w:rFonts w:cs="Arial"/>
                <w:sz w:val="20"/>
                <w:szCs w:val="20"/>
                <w:rPrChange w:id="29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Viscosity[cP]</w:t>
            </w:r>
            <w:r w:rsidRPr="009E6790">
              <w:rPr>
                <w:rFonts w:cs="Arial"/>
                <w:sz w:val="20"/>
                <w:szCs w:val="20"/>
                <w:rPrChange w:id="29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Isentropic Exponent</w:t>
            </w:r>
            <w:r w:rsidRPr="009E6790">
              <w:rPr>
                <w:rFonts w:cs="Arial"/>
                <w:sz w:val="20"/>
                <w:szCs w:val="20"/>
                <w:rPrChange w:id="29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Stream Name</w:t>
            </w:r>
          </w:p>
          <w:p w14:paraId="404F1A84" w14:textId="5AEA712A" w:rsidR="00FF311C" w:rsidRPr="009E6790" w:rsidRDefault="00FF311C" w:rsidP="00FF311C">
            <w:pPr>
              <w:rPr>
                <w:rFonts w:cs="Arial"/>
                <w:sz w:val="20"/>
                <w:szCs w:val="20"/>
                <w:rPrChange w:id="29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6F0438C3" w14:textId="21E81C65" w:rsidR="00FF311C" w:rsidRPr="009E6790" w:rsidRDefault="00FF311C" w:rsidP="00FF311C">
            <w:pPr>
              <w:rPr>
                <w:rFonts w:cs="Arial"/>
                <w:sz w:val="20"/>
                <w:szCs w:val="20"/>
                <w:rPrChange w:id="29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9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Some stream will have mandatory setting in validation object differently.</w:t>
            </w:r>
          </w:p>
          <w:p w14:paraId="609617BF" w14:textId="5EE0874F" w:rsidR="00FF311C" w:rsidRPr="009E6790" w:rsidRDefault="00FF311C" w:rsidP="00FF311C">
            <w:pPr>
              <w:rPr>
                <w:rFonts w:cs="Arial"/>
                <w:sz w:val="20"/>
                <w:szCs w:val="20"/>
                <w:rPrChange w:id="29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66B3D90F" w14:textId="14D7B7B0" w:rsidR="00FF311C" w:rsidRPr="009E6790" w:rsidRDefault="00FF311C" w:rsidP="00FF311C">
            <w:pPr>
              <w:rPr>
                <w:rFonts w:cs="Arial"/>
                <w:sz w:val="20"/>
                <w:szCs w:val="20"/>
                <w:rPrChange w:id="29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29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Analysis Status options are included as follows :</w:t>
            </w:r>
          </w:p>
          <w:p w14:paraId="44BAEF09" w14:textId="001854EE" w:rsidR="00FF311C" w:rsidRPr="009E6790" w:rsidRDefault="00FF311C" w:rsidP="00FF311C">
            <w:pPr>
              <w:rPr>
                <w:rFonts w:cs="Arial"/>
                <w:sz w:val="20"/>
                <w:szCs w:val="20"/>
                <w:rPrChange w:id="30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0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*New</w:t>
            </w:r>
            <w:r w:rsidRPr="009E6790">
              <w:rPr>
                <w:rFonts w:cs="Arial"/>
                <w:sz w:val="20"/>
                <w:szCs w:val="20"/>
                <w:rPrChange w:id="30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Approved</w:t>
            </w:r>
            <w:r w:rsidRPr="009E6790">
              <w:rPr>
                <w:rFonts w:cs="Arial"/>
                <w:sz w:val="20"/>
                <w:szCs w:val="20"/>
                <w:rPrChange w:id="30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Rejected</w:t>
            </w:r>
            <w:r w:rsidRPr="009E6790">
              <w:rPr>
                <w:rFonts w:cs="Arial"/>
                <w:sz w:val="20"/>
                <w:szCs w:val="20"/>
                <w:rPrChange w:id="30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Information</w:t>
            </w:r>
            <w:r w:rsidRPr="009E6790">
              <w:rPr>
                <w:rFonts w:cs="Arial"/>
                <w:sz w:val="20"/>
                <w:szCs w:val="20"/>
                <w:rPrChange w:id="30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rPrChange w:id="30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In Composition shall display columns below:</w:t>
            </w:r>
            <w:r w:rsidRPr="009E6790">
              <w:rPr>
                <w:rFonts w:cs="Arial"/>
                <w:sz w:val="20"/>
                <w:szCs w:val="20"/>
                <w:rPrChange w:id="30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rPrChange w:id="30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• </w:t>
            </w:r>
            <w:del w:id="309" w:author="Batra Yogesh (EXT)" w:date="2018-04-04T17:18:00Z">
              <w:r w:rsidRPr="009E6790" w:rsidDel="00BE25AB">
                <w:rPr>
                  <w:rFonts w:cs="Arial"/>
                  <w:sz w:val="20"/>
                  <w:szCs w:val="20"/>
                  <w:rPrChange w:id="31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Composistion</w:delText>
              </w:r>
            </w:del>
            <w:ins w:id="311" w:author="Batra Yogesh (EXT)" w:date="2018-04-04T17:18:00Z">
              <w:r w:rsidR="00BE25AB" w:rsidRPr="009E6790">
                <w:rPr>
                  <w:rFonts w:cs="Arial"/>
                  <w:sz w:val="20"/>
                  <w:szCs w:val="20"/>
                  <w:rPrChange w:id="31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Composition</w:t>
              </w:r>
            </w:ins>
            <w:r w:rsidRPr="009E6790">
              <w:rPr>
                <w:rFonts w:cs="Arial"/>
                <w:sz w:val="20"/>
                <w:szCs w:val="20"/>
                <w:rPrChange w:id="31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Name</w:t>
            </w:r>
            <w:r w:rsidRPr="009E6790">
              <w:rPr>
                <w:rFonts w:cs="Arial"/>
                <w:sz w:val="20"/>
                <w:szCs w:val="20"/>
                <w:rPrChange w:id="31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Mol[%] (Editable)</w:t>
            </w:r>
            <w:r w:rsidRPr="009E6790">
              <w:rPr>
                <w:rFonts w:cs="Arial"/>
                <w:sz w:val="20"/>
                <w:szCs w:val="20"/>
                <w:rPrChange w:id="31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(Editable for only </w:t>
            </w:r>
            <w:r w:rsidRPr="009E6790">
              <w:rPr>
                <w:rFonts w:cs="Arial"/>
                <w:sz w:val="20"/>
                <w:szCs w:val="20"/>
                <w:rPrChange w:id="31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H2S – Hydrogen Sulphide, </w:t>
            </w:r>
            <w:r w:rsidRPr="009E6790">
              <w:rPr>
                <w:rFonts w:cs="Arial"/>
                <w:sz w:val="20"/>
                <w:szCs w:val="20"/>
                <w:rPrChange w:id="31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O2 – Oxygen,</w:t>
            </w:r>
            <w:r w:rsidRPr="009E6790">
              <w:rPr>
                <w:rFonts w:cs="Arial"/>
                <w:sz w:val="20"/>
                <w:szCs w:val="20"/>
                <w:rPrChange w:id="31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rPrChange w:id="31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lastRenderedPageBreak/>
              <w:t xml:space="preserve">S – Total Sulfur </w:t>
            </w:r>
            <w:r w:rsidRPr="009E6790">
              <w:rPr>
                <w:rFonts w:cs="Arial"/>
                <w:sz w:val="20"/>
                <w:szCs w:val="20"/>
                <w:rPrChange w:id="32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Hg – Mercury </w:t>
            </w:r>
            <w:r w:rsidRPr="009E6790">
              <w:rPr>
                <w:rFonts w:cs="Arial"/>
                <w:sz w:val="20"/>
                <w:szCs w:val="20"/>
                <w:rPrChange w:id="32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specific users only)</w:t>
            </w:r>
          </w:p>
          <w:p w14:paraId="16FD6831" w14:textId="4391A02E" w:rsidR="00FF311C" w:rsidRPr="009E6790" w:rsidRDefault="00FF311C" w:rsidP="00FF311C">
            <w:pPr>
              <w:rPr>
                <w:rFonts w:cs="Arial"/>
                <w:sz w:val="20"/>
                <w:szCs w:val="20"/>
                <w:rPrChange w:id="32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2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Wt[%](Editable)</w:t>
            </w:r>
            <w:r w:rsidRPr="009E6790">
              <w:rPr>
                <w:rFonts w:cs="Arial"/>
                <w:sz w:val="20"/>
                <w:szCs w:val="20"/>
                <w:rPrChange w:id="32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Mol Wt[g/mol]</w:t>
            </w:r>
          </w:p>
          <w:p w14:paraId="2C28A0D7" w14:textId="3D493159" w:rsidR="00FF311C" w:rsidRPr="009E6790" w:rsidRDefault="00FF311C" w:rsidP="00FF311C">
            <w:pPr>
              <w:rPr>
                <w:rFonts w:cs="Arial"/>
                <w:sz w:val="20"/>
                <w:szCs w:val="20"/>
                <w:rPrChange w:id="32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2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Specific Gravity</w:t>
            </w:r>
            <w:r w:rsidRPr="009E6790">
              <w:rPr>
                <w:rFonts w:cs="Arial"/>
                <w:sz w:val="20"/>
                <w:szCs w:val="20"/>
                <w:rPrChange w:id="32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Heating Value[BTU/scf]</w:t>
            </w:r>
            <w:r w:rsidRPr="009E6790">
              <w:rPr>
                <w:rFonts w:cs="Arial"/>
                <w:sz w:val="20"/>
                <w:szCs w:val="20"/>
                <w:rPrChange w:id="32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Compressibility[Z]</w:t>
            </w:r>
            <w:r w:rsidRPr="009E6790">
              <w:rPr>
                <w:rFonts w:cs="Arial"/>
                <w:sz w:val="20"/>
                <w:szCs w:val="20"/>
                <w:rPrChange w:id="32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Spot Sample</w:t>
            </w:r>
            <w:r w:rsidRPr="009E6790">
              <w:rPr>
                <w:rFonts w:cs="Arial"/>
                <w:sz w:val="20"/>
                <w:szCs w:val="20"/>
                <w:rPrChange w:id="33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• Spot UOM</w:t>
            </w:r>
          </w:p>
          <w:p w14:paraId="6185B4A1" w14:textId="257BC15C" w:rsidR="00FF311C" w:rsidRPr="009E6790" w:rsidRDefault="00FF311C" w:rsidP="00FF311C">
            <w:pPr>
              <w:rPr>
                <w:rFonts w:cs="Arial"/>
                <w:sz w:val="20"/>
                <w:szCs w:val="20"/>
                <w:rPrChange w:id="33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3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• Sampling Date</w:t>
            </w:r>
          </w:p>
          <w:p w14:paraId="0D71F562" w14:textId="5CE711A0" w:rsidR="00FF311C" w:rsidRPr="009E6790" w:rsidRDefault="00FF311C" w:rsidP="00FF311C">
            <w:pPr>
              <w:rPr>
                <w:rFonts w:cs="Arial"/>
                <w:sz w:val="20"/>
                <w:szCs w:val="20"/>
                <w:rPrChange w:id="33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503260C5" w14:textId="5C9D3F4D" w:rsidR="00FF311C" w:rsidRPr="009E6790" w:rsidRDefault="00FF311C" w:rsidP="00FF311C">
            <w:pPr>
              <w:rPr>
                <w:rFonts w:cs="Arial"/>
                <w:sz w:val="20"/>
                <w:szCs w:val="20"/>
                <w:rPrChange w:id="33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3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And the composition records shall be displayed as following:</w:t>
            </w:r>
            <w:r w:rsidRPr="009E6790">
              <w:rPr>
                <w:rFonts w:cs="Arial"/>
                <w:sz w:val="20"/>
                <w:szCs w:val="20"/>
                <w:rPrChange w:id="33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rPrChange w:id="33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N2 - Nitrogen</w:t>
            </w:r>
          </w:p>
          <w:p w14:paraId="37B74806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3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3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CO2 - Carbon Dioxide</w:t>
            </w:r>
          </w:p>
          <w:p w14:paraId="0D52DB96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4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4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C1 - Methane</w:t>
            </w:r>
          </w:p>
          <w:p w14:paraId="3EBEAEF5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4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4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C2 - Ethane</w:t>
            </w:r>
          </w:p>
          <w:p w14:paraId="344ABFF3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4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4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C3 - Propane</w:t>
            </w:r>
          </w:p>
          <w:p w14:paraId="32B2AA0A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4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4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NC4 - N-Butane</w:t>
            </w:r>
          </w:p>
          <w:p w14:paraId="0B321688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4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4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IC4 - ISO-Butane</w:t>
            </w:r>
          </w:p>
          <w:p w14:paraId="1B970B2B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5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5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NC5 - N-Pentane</w:t>
            </w:r>
          </w:p>
          <w:p w14:paraId="0C942719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5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5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IC5 - ISO-Pentane</w:t>
            </w:r>
          </w:p>
          <w:p w14:paraId="2AAC9F95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5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5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C6 - Hexane</w:t>
            </w:r>
          </w:p>
          <w:p w14:paraId="3B72E521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5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5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C7 - Heptane</w:t>
            </w:r>
          </w:p>
          <w:p w14:paraId="41CD0033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5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5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C8 - Octane</w:t>
            </w:r>
          </w:p>
          <w:p w14:paraId="708D7CDD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6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6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C9 - Nonane</w:t>
            </w:r>
          </w:p>
          <w:p w14:paraId="7EFC3067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6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6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H2O - Water</w:t>
            </w:r>
          </w:p>
          <w:p w14:paraId="2BD9E504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6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6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H2S - Hydrogen Sulphide</w:t>
            </w:r>
          </w:p>
          <w:p w14:paraId="61339F32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6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6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O2 - Oxygen</w:t>
            </w:r>
          </w:p>
          <w:p w14:paraId="146F2BB7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6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6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 - Total Sulfur</w:t>
            </w:r>
          </w:p>
          <w:p w14:paraId="279C1439" w14:textId="07ECCA33" w:rsidR="00FF311C" w:rsidRPr="009E6790" w:rsidRDefault="00FF311C" w:rsidP="00FF311C">
            <w:pPr>
              <w:rPr>
                <w:rFonts w:cs="Arial"/>
                <w:sz w:val="20"/>
                <w:szCs w:val="20"/>
                <w:rPrChange w:id="37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7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Hg - Mercury</w:t>
            </w:r>
          </w:p>
          <w:p w14:paraId="69CD8129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7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0BAA37B2" w14:textId="5F804BB2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37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If there is no data between the From and To dates, there will be a message “no records found…”.</w:t>
            </w:r>
            <w:r w:rsidRPr="009E6790">
              <w:rPr>
                <w:rFonts w:cs="Arial"/>
                <w:sz w:val="20"/>
                <w:szCs w:val="20"/>
                <w:rPrChange w:id="37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9E6790">
              <w:rPr>
                <w:rFonts w:cs="Arial"/>
                <w:sz w:val="20"/>
                <w:szCs w:val="20"/>
                <w:rPrChange w:id="37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</w:p>
        </w:tc>
        <w:tc>
          <w:tcPr>
            <w:tcW w:w="1058" w:type="pct"/>
            <w:tcPrChange w:id="376" w:author="Batra Yogesh (EXT)" w:date="2018-04-13T12:33:00Z">
              <w:tcPr>
                <w:tcW w:w="1980" w:type="dxa"/>
              </w:tcPr>
            </w:tcPrChange>
          </w:tcPr>
          <w:p w14:paraId="5CBCB689" w14:textId="77777777" w:rsidR="00FF311C" w:rsidRPr="009E6790" w:rsidRDefault="00FF311C" w:rsidP="00FF311C">
            <w:pPr>
              <w:keepNext/>
              <w:keepLines/>
              <w:rPr>
                <w:rFonts w:cs="Arial"/>
                <w:b/>
                <w:i/>
                <w:sz w:val="20"/>
                <w:rPrChange w:id="377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378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lastRenderedPageBreak/>
              <w:t xml:space="preserve">Note:  The hierarchy information may be pre-populated and user just needs to hit </w:t>
            </w:r>
            <w:r w:rsidRPr="009E6790">
              <w:rPr>
                <w:rFonts w:cs="Arial"/>
                <w:b/>
                <w:i/>
                <w:sz w:val="20"/>
                <w:rPrChange w:id="37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</w:rPr>
                </w:rPrChange>
              </w:rPr>
              <w:t>Go…</w:t>
            </w:r>
          </w:p>
          <w:p w14:paraId="0BAA37B3" w14:textId="2BB6FFB2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0BAA37BC" w14:textId="77777777" w:rsidTr="009E6790">
        <w:tc>
          <w:tcPr>
            <w:tcW w:w="369" w:type="pct"/>
            <w:shd w:val="clear" w:color="auto" w:fill="C6D9F1" w:themeFill="text2" w:themeFillTint="33"/>
            <w:tcPrChange w:id="380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B5" w14:textId="20834B0E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81" w:author="Batra Yogesh (EXT)" w:date="2018-04-13T12:33:00Z">
              <w:tcPr>
                <w:tcW w:w="3630" w:type="dxa"/>
              </w:tcPr>
            </w:tcPrChange>
          </w:tcPr>
          <w:p w14:paraId="0BAA37B6" w14:textId="2DCC6B8C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del w:id="382" w:author="Prakash Atul (Ext)" w:date="2018-03-27T20:30:00Z">
              <w:r w:rsidRPr="009E6790" w:rsidDel="00582027">
                <w:rPr>
                  <w:rFonts w:cs="Arial"/>
                  <w:sz w:val="20"/>
                  <w:szCs w:val="20"/>
                  <w:rPrChange w:id="38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Click the</w:delText>
              </w:r>
            </w:del>
            <w:ins w:id="384" w:author="Prakash Atul (Ext)" w:date="2018-03-27T20:30:00Z">
              <w:r w:rsidR="00582027" w:rsidRPr="009E6790">
                <w:rPr>
                  <w:rFonts w:cs="Arial"/>
                  <w:sz w:val="20"/>
                  <w:szCs w:val="20"/>
                  <w:rPrChange w:id="385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Mouse </w:t>
              </w:r>
            </w:ins>
            <w:ins w:id="386" w:author="Batra Yogesh (EXT)" w:date="2018-04-06T12:55:00Z">
              <w:r w:rsidR="00B567C2" w:rsidRPr="009E6790">
                <w:rPr>
                  <w:rFonts w:cs="Arial"/>
                  <w:sz w:val="20"/>
                  <w:szCs w:val="20"/>
                  <w:rPrChange w:id="38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h</w:t>
              </w:r>
            </w:ins>
            <w:ins w:id="388" w:author="Prakash Atul (Ext)" w:date="2018-03-27T20:30:00Z">
              <w:r w:rsidR="00582027" w:rsidRPr="009E6790">
                <w:rPr>
                  <w:rFonts w:cs="Arial"/>
                  <w:sz w:val="20"/>
                  <w:szCs w:val="20"/>
                  <w:rPrChange w:id="389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over to </w:t>
              </w:r>
            </w:ins>
            <w:r w:rsidRPr="009E6790">
              <w:rPr>
                <w:rFonts w:cs="Arial"/>
                <w:sz w:val="20"/>
                <w:szCs w:val="20"/>
                <w:rPrChange w:id="39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39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Insert</w:t>
            </w:r>
            <w:r w:rsidRPr="009E6790">
              <w:rPr>
                <w:rFonts w:cs="Arial"/>
                <w:sz w:val="20"/>
                <w:szCs w:val="20"/>
                <w:rPrChange w:id="39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 in the top left hand corner of the screen</w:t>
            </w:r>
            <w:ins w:id="393" w:author="Prakash Atul (Ext)" w:date="2018-03-27T20:30:00Z">
              <w:r w:rsidR="00582027" w:rsidRPr="009E6790">
                <w:rPr>
                  <w:rFonts w:cs="Arial"/>
                  <w:sz w:val="20"/>
                  <w:szCs w:val="20"/>
                  <w:rPrChange w:id="394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and click on Analysis</w:t>
              </w:r>
            </w:ins>
          </w:p>
        </w:tc>
        <w:tc>
          <w:tcPr>
            <w:tcW w:w="1635" w:type="pct"/>
            <w:tcPrChange w:id="395" w:author="Batra Yogesh (EXT)" w:date="2018-04-13T12:33:00Z">
              <w:tcPr>
                <w:tcW w:w="3060" w:type="dxa"/>
              </w:tcPr>
            </w:tcPrChange>
          </w:tcPr>
          <w:p w14:paraId="639BD59D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9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39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New blank record is displayed on screen</w:t>
            </w:r>
          </w:p>
          <w:p w14:paraId="6C5EE22A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9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0F176850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39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40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10096CB4" w14:textId="438DC59E" w:rsidR="00FF311C" w:rsidRPr="009E6790" w:rsidRDefault="00FF311C" w:rsidP="00FF311C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rPrChange w:id="40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402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Name(Mandatory)</w:t>
            </w:r>
            <w:r w:rsidRPr="009E6790">
              <w:rPr>
                <w:rFonts w:cs="Arial"/>
                <w:sz w:val="20"/>
                <w:szCs w:val="20"/>
                <w:rPrChange w:id="40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as selected in above hierarchy</w:t>
            </w:r>
          </w:p>
          <w:p w14:paraId="549BEC3D" w14:textId="30240D09" w:rsidR="00FF311C" w:rsidRPr="009E6790" w:rsidRDefault="00FF311C" w:rsidP="00FF311C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rPrChange w:id="40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405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Date (Mandatory) </w:t>
            </w:r>
            <w:r w:rsidRPr="009E6790">
              <w:rPr>
                <w:rFonts w:cs="Arial"/>
                <w:sz w:val="20"/>
                <w:szCs w:val="20"/>
                <w:rPrChange w:id="40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is blank</w:t>
            </w:r>
          </w:p>
          <w:p w14:paraId="0BAA37BA" w14:textId="07AF1A97" w:rsidR="00FF311C" w:rsidRPr="009E6790" w:rsidRDefault="00FF311C" w:rsidP="00FF311C">
            <w:pPr>
              <w:pStyle w:val="ListParagraph"/>
              <w:keepNext/>
              <w:keepLines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PrChange w:id="407" w:author="Batra Yogesh (EXT)" w:date="2018-04-13T12:33:00Z">
              <w:tcPr>
                <w:tcW w:w="1980" w:type="dxa"/>
              </w:tcPr>
            </w:tcPrChange>
          </w:tcPr>
          <w:p w14:paraId="0BAA37BB" w14:textId="77777777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0BAA37C1" w14:textId="77777777" w:rsidTr="009E6790">
        <w:tc>
          <w:tcPr>
            <w:tcW w:w="369" w:type="pct"/>
            <w:shd w:val="clear" w:color="auto" w:fill="C6D9F1" w:themeFill="text2" w:themeFillTint="33"/>
            <w:tcPrChange w:id="408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BD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409" w:author="Batra Yogesh (EXT)" w:date="2018-04-13T12:33:00Z">
              <w:tcPr>
                <w:tcW w:w="3630" w:type="dxa"/>
              </w:tcPr>
            </w:tcPrChange>
          </w:tcPr>
          <w:p w14:paraId="0BAA37BE" w14:textId="552CE642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41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41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Name</w:t>
            </w:r>
            <w:r w:rsidRPr="009E6790">
              <w:rPr>
                <w:rFonts w:cs="Arial"/>
                <w:sz w:val="20"/>
                <w:szCs w:val="20"/>
                <w:rPrChange w:id="41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if not shown correctly and hit Tab</w:t>
            </w:r>
          </w:p>
        </w:tc>
        <w:tc>
          <w:tcPr>
            <w:tcW w:w="1635" w:type="pct"/>
            <w:tcPrChange w:id="413" w:author="Batra Yogesh (EXT)" w:date="2018-04-13T12:33:00Z">
              <w:tcPr>
                <w:tcW w:w="3060" w:type="dxa"/>
              </w:tcPr>
            </w:tcPrChange>
          </w:tcPr>
          <w:p w14:paraId="0BAA37BF" w14:textId="7354998B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41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Stream name is displayed in entry field</w:t>
            </w:r>
          </w:p>
        </w:tc>
        <w:tc>
          <w:tcPr>
            <w:tcW w:w="1058" w:type="pct"/>
            <w:tcPrChange w:id="415" w:author="Batra Yogesh (EXT)" w:date="2018-04-13T12:33:00Z">
              <w:tcPr>
                <w:tcW w:w="1980" w:type="dxa"/>
              </w:tcPr>
            </w:tcPrChange>
          </w:tcPr>
          <w:p w14:paraId="0BAA37C0" w14:textId="4EA38AE0" w:rsidR="00FF311C" w:rsidRPr="009E6790" w:rsidRDefault="00FF311C" w:rsidP="00FF311C">
            <w:pPr>
              <w:keepNext/>
              <w:keepLines/>
              <w:rPr>
                <w:rFonts w:cs="Arial"/>
                <w:sz w:val="20"/>
                <w:szCs w:val="20"/>
                <w:rPrChange w:id="41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</w:tr>
      <w:tr w:rsidR="00FF311C" w:rsidRPr="009E6790" w14:paraId="105E1B73" w14:textId="77777777" w:rsidTr="009E6790">
        <w:tc>
          <w:tcPr>
            <w:tcW w:w="369" w:type="pct"/>
            <w:shd w:val="clear" w:color="auto" w:fill="C6D9F1" w:themeFill="text2" w:themeFillTint="33"/>
            <w:tcPrChange w:id="417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3724E41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418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03311B2A" w14:textId="64C27508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41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420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Date</w:t>
            </w:r>
            <w:r w:rsidRPr="009E6790">
              <w:rPr>
                <w:rFonts w:cs="Arial"/>
                <w:sz w:val="20"/>
                <w:szCs w:val="20"/>
                <w:rPrChange w:id="42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if not shown correctly and hit Tab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422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777C1AAB" w14:textId="639189E4" w:rsidR="00FF311C" w:rsidRPr="009E6790" w:rsidRDefault="00FF311C" w:rsidP="00FF311C">
            <w:pPr>
              <w:rPr>
                <w:rFonts w:cs="Arial"/>
                <w:sz w:val="20"/>
                <w:szCs w:val="20"/>
                <w:rPrChange w:id="42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42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Start date is displayed in entry field (YYYY-MM-DD hh:mm:ss)</w:t>
            </w:r>
          </w:p>
          <w:p w14:paraId="0DEBBE01" w14:textId="3E5C56D6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425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27E4D222" w14:textId="77777777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04522E76" w14:textId="77777777" w:rsidTr="009E6790">
        <w:tc>
          <w:tcPr>
            <w:tcW w:w="369" w:type="pct"/>
            <w:shd w:val="clear" w:color="auto" w:fill="C6D9F1" w:themeFill="text2" w:themeFillTint="33"/>
            <w:tcPrChange w:id="426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66B57E3D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427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5BB8DB3A" w14:textId="0772E3B3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42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42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Valid From </w:t>
            </w:r>
            <w:r w:rsidRPr="009E6790">
              <w:rPr>
                <w:rFonts w:cs="Arial"/>
                <w:i/>
                <w:sz w:val="20"/>
                <w:szCs w:val="20"/>
                <w:rPrChange w:id="430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Date</w:t>
            </w:r>
            <w:r w:rsidRPr="009E6790">
              <w:rPr>
                <w:rFonts w:cs="Arial"/>
                <w:sz w:val="20"/>
                <w:szCs w:val="20"/>
                <w:rPrChange w:id="43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hit Tab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432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5D95FB1B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43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43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Valid from date is displayed in entry field (YYYY-MM-DD)</w:t>
            </w:r>
          </w:p>
          <w:p w14:paraId="5DBF1D94" w14:textId="55A3AEF7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435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07DEAAFC" w14:textId="3885B505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52B9B993" w14:textId="77777777" w:rsidTr="009E6790">
        <w:tc>
          <w:tcPr>
            <w:tcW w:w="369" w:type="pct"/>
            <w:shd w:val="clear" w:color="auto" w:fill="C6D9F1" w:themeFill="text2" w:themeFillTint="33"/>
            <w:tcPrChange w:id="436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B36A65B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437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A98C7C0" w14:textId="6C3297A8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43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43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Analysis Status</w:t>
            </w:r>
            <w:r w:rsidRPr="009E6790">
              <w:rPr>
                <w:rFonts w:cs="Arial"/>
                <w:sz w:val="20"/>
                <w:szCs w:val="20"/>
                <w:rPrChange w:id="44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hit Tab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441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154C4036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44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44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Analysis status is displayed in dropdown field</w:t>
            </w:r>
          </w:p>
          <w:p w14:paraId="1233F0A9" w14:textId="6BF0F0A1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444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29480480" w14:textId="77777777" w:rsidR="00FF311C" w:rsidRPr="009E6790" w:rsidRDefault="00FF311C" w:rsidP="00FF311C">
            <w:pPr>
              <w:rPr>
                <w:rFonts w:cs="Arial"/>
                <w:sz w:val="20"/>
                <w:rPrChange w:id="445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44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Analysis Status </w:t>
            </w:r>
            <w:r w:rsidRPr="009E6790">
              <w:rPr>
                <w:rFonts w:cs="Arial"/>
                <w:sz w:val="20"/>
                <w:rPrChange w:id="447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options include: </w:t>
            </w:r>
          </w:p>
          <w:p w14:paraId="4AE174C5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48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49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*New</w:t>
            </w:r>
          </w:p>
          <w:p w14:paraId="46499457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50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51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Approved</w:t>
            </w:r>
          </w:p>
          <w:p w14:paraId="0FCCA13B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52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53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Rejected</w:t>
            </w:r>
          </w:p>
          <w:p w14:paraId="3851FCD2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54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55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Information</w:t>
            </w:r>
          </w:p>
          <w:p w14:paraId="6DA44A0D" w14:textId="67BBFEB6" w:rsidR="00FF311C" w:rsidRPr="009E6790" w:rsidRDefault="00FF311C" w:rsidP="00FF311C">
            <w:pPr>
              <w:pStyle w:val="TableText"/>
              <w:keepNext/>
              <w:keepLines/>
              <w:spacing w:after="0"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180CBB91" w14:textId="77777777" w:rsidTr="009E6790">
        <w:tc>
          <w:tcPr>
            <w:tcW w:w="369" w:type="pct"/>
            <w:shd w:val="clear" w:color="auto" w:fill="C6D9F1" w:themeFill="text2" w:themeFillTint="33"/>
            <w:tcPrChange w:id="456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A1128F9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457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F5DB9DD" w14:textId="51358FFF" w:rsidR="00FF311C" w:rsidRPr="009E6790" w:rsidRDefault="00FF311C" w:rsidP="00FF311C">
            <w:pPr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45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the </w:t>
            </w:r>
            <w:r w:rsidRPr="009E6790">
              <w:rPr>
                <w:rFonts w:cs="Arial"/>
                <w:b/>
                <w:sz w:val="20"/>
                <w:szCs w:val="20"/>
                <w:rPrChange w:id="459" w:author="Batra Yogesh (EXT)" w:date="2018-04-13T12:32:00Z">
                  <w:rPr>
                    <w:rFonts w:asciiTheme="minorHAnsi" w:hAnsiTheme="minorHAnsi"/>
                    <w:b/>
                    <w:sz w:val="20"/>
                    <w:szCs w:val="20"/>
                  </w:rPr>
                </w:rPrChange>
              </w:rPr>
              <w:t>Sampling Method</w:t>
            </w:r>
            <w:r w:rsidRPr="009E6790">
              <w:rPr>
                <w:rFonts w:cs="Arial"/>
                <w:sz w:val="20"/>
                <w:szCs w:val="20"/>
                <w:rPrChange w:id="46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hit Tab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461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09B03239" w14:textId="0EE20D25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462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111F0050" w14:textId="77777777" w:rsidR="00FF311C" w:rsidRPr="009E6790" w:rsidRDefault="00FF311C" w:rsidP="00FF311C">
            <w:pPr>
              <w:rPr>
                <w:rFonts w:cs="Arial"/>
                <w:sz w:val="20"/>
                <w:rPrChange w:id="463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464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Sampling Method </w:t>
            </w:r>
            <w:r w:rsidRPr="009E6790">
              <w:rPr>
                <w:rFonts w:cs="Arial"/>
                <w:sz w:val="20"/>
                <w:rPrChange w:id="465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options include: </w:t>
            </w:r>
          </w:p>
          <w:p w14:paraId="026251E0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66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67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*Spot   </w:t>
            </w:r>
          </w:p>
          <w:p w14:paraId="10EBAB09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68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69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Day Sampler  </w:t>
            </w:r>
          </w:p>
          <w:p w14:paraId="21515283" w14:textId="77777777" w:rsidR="00205825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ins w:id="470" w:author="Prakash Atul (Ext)" w:date="2018-03-27T20:37:00Z"/>
                <w:rFonts w:cs="Arial"/>
                <w:sz w:val="20"/>
                <w:rPrChange w:id="471" w:author="Batra Yogesh (EXT)" w:date="2018-04-13T12:32:00Z">
                  <w:rPr>
                    <w:ins w:id="472" w:author="Prakash Atul (Ext)" w:date="2018-03-27T20:37:00Z"/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73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Month Sampler</w:t>
            </w:r>
          </w:p>
          <w:p w14:paraId="3C0D35A4" w14:textId="39D87641" w:rsidR="00FF311C" w:rsidRPr="009E6790" w:rsidRDefault="00205825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74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ins w:id="475" w:author="Prakash Atul (Ext)" w:date="2018-03-27T20:37:00Z">
              <w:r w:rsidRPr="009E6790">
                <w:rPr>
                  <w:rFonts w:cs="Arial"/>
                  <w:sz w:val="20"/>
                  <w:rPrChange w:id="476" w:author="Batra Yogesh (EXT)" w:date="2018-04-13T12:32:00Z">
                    <w:rPr>
                      <w:rFonts w:asciiTheme="minorHAnsi" w:hAnsiTheme="minorHAnsi"/>
                      <w:sz w:val="20"/>
                    </w:rPr>
                  </w:rPrChange>
                </w:rPr>
                <w:t>Calc Monthly Composite Analysis</w:t>
              </w:r>
            </w:ins>
            <w:r w:rsidR="00FF311C" w:rsidRPr="009E6790">
              <w:rPr>
                <w:rFonts w:cs="Arial"/>
                <w:sz w:val="20"/>
                <w:rPrChange w:id="477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  </w:t>
            </w:r>
          </w:p>
          <w:p w14:paraId="4D4F5A6D" w14:textId="77777777" w:rsidR="00205825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ins w:id="478" w:author="Prakash Atul (Ext)" w:date="2018-03-27T20:37:00Z"/>
                <w:rFonts w:cs="Arial"/>
                <w:sz w:val="20"/>
                <w:rPrChange w:id="479" w:author="Batra Yogesh (EXT)" w:date="2018-04-13T12:32:00Z">
                  <w:rPr>
                    <w:ins w:id="480" w:author="Prakash Atul (Ext)" w:date="2018-03-27T20:37:00Z"/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81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First Flash</w:t>
            </w:r>
          </w:p>
          <w:p w14:paraId="61CF95FD" w14:textId="625ABEF4" w:rsidR="00FF311C" w:rsidRPr="009E6790" w:rsidRDefault="00205825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82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ins w:id="483" w:author="Prakash Atul (Ext)" w:date="2018-03-27T20:37:00Z">
              <w:r w:rsidRPr="009E6790">
                <w:rPr>
                  <w:rFonts w:cs="Arial"/>
                  <w:sz w:val="20"/>
                  <w:rPrChange w:id="484" w:author="Batra Yogesh (EXT)" w:date="2018-04-13T12:32:00Z">
                    <w:rPr>
                      <w:rFonts w:asciiTheme="minorHAnsi" w:hAnsiTheme="minorHAnsi"/>
                      <w:sz w:val="20"/>
                    </w:rPr>
                  </w:rPrChange>
                </w:rPr>
                <w:t>Calculated Comp</w:t>
              </w:r>
            </w:ins>
            <w:r w:rsidR="00FF311C" w:rsidRPr="009E6790">
              <w:rPr>
                <w:rFonts w:cs="Arial"/>
                <w:sz w:val="20"/>
                <w:rPrChange w:id="485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  </w:t>
            </w:r>
          </w:p>
          <w:p w14:paraId="4C4CBF4B" w14:textId="77777777" w:rsidR="00FF311C" w:rsidRPr="009E6790" w:rsidRDefault="00FF311C" w:rsidP="00FF311C">
            <w:pPr>
              <w:pStyle w:val="ListParagraph"/>
              <w:numPr>
                <w:ilvl w:val="0"/>
                <w:numId w:val="21"/>
              </w:numPr>
              <w:rPr>
                <w:rFonts w:cs="Arial"/>
                <w:sz w:val="20"/>
                <w:rPrChange w:id="486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9E6790">
              <w:rPr>
                <w:rFonts w:cs="Arial"/>
                <w:sz w:val="20"/>
                <w:rPrChange w:id="487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Second Flash</w:t>
            </w:r>
          </w:p>
          <w:p w14:paraId="47836D81" w14:textId="6C2115C3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4BD59C8A" w14:textId="77777777" w:rsidTr="009E6790">
        <w:tc>
          <w:tcPr>
            <w:tcW w:w="369" w:type="pct"/>
            <w:shd w:val="clear" w:color="auto" w:fill="C6D9F1" w:themeFill="text2" w:themeFillTint="33"/>
            <w:tcPrChange w:id="488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4B72FCD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489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41BCF5E0" w14:textId="77777777" w:rsidR="00FF311C" w:rsidRPr="009E6790" w:rsidRDefault="00FF311C" w:rsidP="00FF311C">
            <w:pPr>
              <w:pStyle w:val="TableText"/>
              <w:rPr>
                <w:rFonts w:cs="Arial"/>
                <w:sz w:val="20"/>
                <w:szCs w:val="20"/>
                <w:rPrChange w:id="49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49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Enter the following data fields as appropriate:</w:t>
            </w:r>
          </w:p>
          <w:p w14:paraId="311D2BAF" w14:textId="77777777" w:rsidR="00205825" w:rsidRPr="009E6790" w:rsidRDefault="00205825" w:rsidP="00205825">
            <w:pPr>
              <w:rPr>
                <w:ins w:id="492" w:author="Prakash Atul (Ext)" w:date="2018-03-27T20:36:00Z"/>
                <w:rFonts w:cs="Arial"/>
                <w:sz w:val="20"/>
                <w:szCs w:val="20"/>
                <w:rPrChange w:id="493" w:author="Batra Yogesh (EXT)" w:date="2018-04-13T12:32:00Z">
                  <w:rPr>
                    <w:ins w:id="494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495" w:author="Prakash Atul (Ext)" w:date="2018-03-27T20:36:00Z">
              <w:r w:rsidRPr="009E6790">
                <w:rPr>
                  <w:rFonts w:cs="Arial"/>
                  <w:sz w:val="20"/>
                  <w:szCs w:val="20"/>
                  <w:rPrChange w:id="496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Stream Name</w:t>
              </w:r>
              <w:r w:rsidRPr="009E6790">
                <w:rPr>
                  <w:rFonts w:cs="Arial"/>
                  <w:sz w:val="20"/>
                  <w:szCs w:val="20"/>
                  <w:rPrChange w:id="49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Date</w:t>
              </w:r>
            </w:ins>
          </w:p>
          <w:p w14:paraId="47219916" w14:textId="77777777" w:rsidR="00205825" w:rsidRPr="009E6790" w:rsidRDefault="00205825" w:rsidP="00205825">
            <w:pPr>
              <w:rPr>
                <w:ins w:id="498" w:author="Prakash Atul (Ext)" w:date="2018-03-27T20:36:00Z"/>
                <w:rFonts w:cs="Arial"/>
                <w:sz w:val="20"/>
                <w:szCs w:val="20"/>
                <w:rPrChange w:id="499" w:author="Batra Yogesh (EXT)" w:date="2018-04-13T12:32:00Z">
                  <w:rPr>
                    <w:ins w:id="500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01" w:author="Prakash Atul (Ext)" w:date="2018-03-27T20:36:00Z">
              <w:r w:rsidRPr="009E6790">
                <w:rPr>
                  <w:rFonts w:cs="Arial"/>
                  <w:sz w:val="20"/>
                  <w:szCs w:val="20"/>
                  <w:rPrChange w:id="50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Valid From</w:t>
              </w:r>
              <w:r w:rsidRPr="009E6790">
                <w:rPr>
                  <w:rFonts w:cs="Arial"/>
                  <w:sz w:val="20"/>
                  <w:szCs w:val="20"/>
                  <w:rPrChange w:id="50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Analysis Status</w:t>
              </w:r>
              <w:r w:rsidRPr="009E6790">
                <w:rPr>
                  <w:rFonts w:cs="Arial"/>
                  <w:sz w:val="20"/>
                  <w:szCs w:val="20"/>
                  <w:rPrChange w:id="504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Sampling Method</w:t>
              </w:r>
              <w:r w:rsidRPr="009E6790">
                <w:rPr>
                  <w:rFonts w:cs="Arial"/>
                  <w:sz w:val="20"/>
                  <w:szCs w:val="20"/>
                  <w:rPrChange w:id="505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PTT Line Press[psig]</w:t>
              </w:r>
            </w:ins>
          </w:p>
          <w:p w14:paraId="6EFAC9E4" w14:textId="093752C3" w:rsidR="00205825" w:rsidRPr="009E6790" w:rsidRDefault="00205825" w:rsidP="00205825">
            <w:pPr>
              <w:rPr>
                <w:ins w:id="506" w:author="Prakash Atul (Ext)" w:date="2018-03-27T20:36:00Z"/>
                <w:rFonts w:cs="Arial"/>
                <w:sz w:val="20"/>
                <w:szCs w:val="20"/>
                <w:rPrChange w:id="507" w:author="Batra Yogesh (EXT)" w:date="2018-04-13T12:32:00Z">
                  <w:rPr>
                    <w:ins w:id="508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09" w:author="Prakash Atul (Ext)" w:date="2018-03-27T20:36:00Z">
              <w:r w:rsidRPr="009E6790">
                <w:rPr>
                  <w:rFonts w:cs="Arial"/>
                  <w:sz w:val="20"/>
                  <w:szCs w:val="20"/>
                  <w:rPrChange w:id="51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Pressure[psig]</w:t>
              </w:r>
              <w:r w:rsidRPr="009E6790">
                <w:rPr>
                  <w:rFonts w:cs="Arial"/>
                  <w:sz w:val="20"/>
                  <w:szCs w:val="20"/>
                  <w:rPrChange w:id="511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  <w:r w:rsidRPr="009E6790">
                <w:rPr>
                  <w:rFonts w:cs="Arial"/>
                  <w:sz w:val="20"/>
                  <w:szCs w:val="20"/>
                  <w:u w:val="single"/>
                  <w:rPrChange w:id="51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t>• Pressure[psia]</w:t>
              </w:r>
              <w:r w:rsidRPr="009E6790">
                <w:rPr>
                  <w:rFonts w:cs="Arial"/>
                  <w:sz w:val="20"/>
                  <w:szCs w:val="20"/>
                  <w:rPrChange w:id="51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 xml:space="preserve">• </w:t>
              </w:r>
              <w:del w:id="514" w:author="Batra Yogesh (EXT)" w:date="2018-04-04T17:17:00Z">
                <w:r w:rsidRPr="009E6790" w:rsidDel="00BE25AB">
                  <w:rPr>
                    <w:rFonts w:cs="Arial"/>
                    <w:sz w:val="20"/>
                    <w:szCs w:val="20"/>
                    <w:rPrChange w:id="515" w:author="Batra Yogesh (EXT)" w:date="2018-04-13T12:32:00Z">
                      <w:rPr>
                        <w:rFonts w:asciiTheme="minorHAnsi" w:hAnsiTheme="minorHAnsi"/>
                        <w:sz w:val="20"/>
                        <w:szCs w:val="20"/>
                      </w:rPr>
                    </w:rPrChange>
                  </w:rPr>
                  <w:delText>Mnimum</w:delText>
                </w:r>
              </w:del>
            </w:ins>
            <w:ins w:id="516" w:author="Batra Yogesh (EXT)" w:date="2018-04-04T17:17:00Z">
              <w:r w:rsidR="00BE25AB" w:rsidRPr="009E6790">
                <w:rPr>
                  <w:rFonts w:cs="Arial"/>
                  <w:sz w:val="20"/>
                  <w:szCs w:val="20"/>
                  <w:rPrChange w:id="51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Minimum</w:t>
              </w:r>
            </w:ins>
            <w:ins w:id="518" w:author="Prakash Atul (Ext)" w:date="2018-03-27T20:36:00Z">
              <w:r w:rsidRPr="009E6790">
                <w:rPr>
                  <w:rFonts w:cs="Arial"/>
                  <w:sz w:val="20"/>
                  <w:szCs w:val="20"/>
                  <w:rPrChange w:id="519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Pressure[psig]</w:t>
              </w:r>
              <w:r w:rsidRPr="009E6790">
                <w:rPr>
                  <w:rFonts w:cs="Arial"/>
                  <w:sz w:val="20"/>
                  <w:szCs w:val="20"/>
                  <w:rPrChange w:id="52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Temperature[F]</w:t>
              </w:r>
              <w:r w:rsidRPr="009E6790">
                <w:rPr>
                  <w:rFonts w:cs="Arial"/>
                  <w:sz w:val="20"/>
                  <w:szCs w:val="20"/>
                  <w:rPrChange w:id="521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Specific Gravity</w:t>
              </w:r>
              <w:r w:rsidRPr="009E6790">
                <w:rPr>
                  <w:rFonts w:cs="Arial"/>
                  <w:sz w:val="20"/>
                  <w:szCs w:val="20"/>
                  <w:rPrChange w:id="52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Stream Name 2</w:t>
              </w:r>
              <w:r w:rsidRPr="009E6790">
                <w:rPr>
                  <w:rFonts w:cs="Arial"/>
                  <w:sz w:val="20"/>
                  <w:szCs w:val="20"/>
                  <w:rPrChange w:id="52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  <w:r w:rsidRPr="009E6790">
                <w:rPr>
                  <w:rFonts w:cs="Arial"/>
                  <w:sz w:val="20"/>
                  <w:szCs w:val="20"/>
                  <w:u w:val="single"/>
                  <w:rPrChange w:id="524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t>• Saturated GHV</w:t>
              </w:r>
              <w:r w:rsidRPr="009E6790">
                <w:rPr>
                  <w:rFonts w:cs="Arial"/>
                  <w:sz w:val="20"/>
                  <w:szCs w:val="20"/>
                  <w:u w:val="single"/>
                  <w:rPrChange w:id="525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br/>
                <w:t>Gross[BTU/scf]</w:t>
              </w:r>
              <w:r w:rsidRPr="009E6790">
                <w:rPr>
                  <w:rFonts w:cs="Arial"/>
                  <w:sz w:val="20"/>
                  <w:szCs w:val="20"/>
                  <w:rPrChange w:id="526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Net[BTU/scf]</w:t>
              </w:r>
            </w:ins>
          </w:p>
          <w:p w14:paraId="2620150F" w14:textId="77777777" w:rsidR="00205825" w:rsidRPr="009E6790" w:rsidRDefault="00205825" w:rsidP="00205825">
            <w:pPr>
              <w:rPr>
                <w:ins w:id="527" w:author="Prakash Atul (Ext)" w:date="2018-03-27T20:36:00Z"/>
                <w:rFonts w:cs="Arial"/>
                <w:sz w:val="20"/>
                <w:szCs w:val="20"/>
                <w:u w:val="single"/>
                <w:rPrChange w:id="528" w:author="Batra Yogesh (EXT)" w:date="2018-04-13T12:32:00Z">
                  <w:rPr>
                    <w:ins w:id="529" w:author="Prakash Atul (Ext)" w:date="2018-03-27T20:36:00Z"/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</w:pPr>
            <w:ins w:id="530" w:author="Prakash Atul (Ext)" w:date="2018-03-27T20:36:00Z">
              <w:r w:rsidRPr="009E6790">
                <w:rPr>
                  <w:rFonts w:cs="Arial"/>
                  <w:sz w:val="20"/>
                  <w:szCs w:val="20"/>
                  <w:u w:val="single"/>
                  <w:rPrChange w:id="531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t>• Dry GHV</w:t>
              </w:r>
            </w:ins>
          </w:p>
          <w:p w14:paraId="37D4A336" w14:textId="52F149DC" w:rsidR="00205825" w:rsidRPr="009E6790" w:rsidRDefault="00205825" w:rsidP="00205825">
            <w:pPr>
              <w:rPr>
                <w:ins w:id="532" w:author="Prakash Atul (Ext)" w:date="2018-03-27T20:36:00Z"/>
                <w:rFonts w:cs="Arial"/>
                <w:sz w:val="20"/>
                <w:szCs w:val="20"/>
                <w:rPrChange w:id="533" w:author="Batra Yogesh (EXT)" w:date="2018-04-13T12:32:00Z">
                  <w:rPr>
                    <w:ins w:id="534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35" w:author="Prakash Atul (Ext)" w:date="2018-03-27T20:36:00Z">
              <w:r w:rsidRPr="009E6790">
                <w:rPr>
                  <w:rFonts w:cs="Arial"/>
                  <w:sz w:val="20"/>
                  <w:szCs w:val="20"/>
                  <w:u w:val="single"/>
                  <w:rPrChange w:id="536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t>Gross[BTU/scf]</w:t>
              </w:r>
              <w:r w:rsidRPr="009E6790">
                <w:rPr>
                  <w:rFonts w:cs="Arial"/>
                  <w:sz w:val="20"/>
                  <w:szCs w:val="20"/>
                  <w:rPrChange w:id="53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Net[BTU/scf]</w:t>
              </w:r>
              <w:r w:rsidRPr="009E6790">
                <w:rPr>
                  <w:rFonts w:cs="Arial"/>
                  <w:sz w:val="20"/>
                  <w:szCs w:val="20"/>
                  <w:rPrChange w:id="538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Mol Wt[g/mol]</w:t>
              </w:r>
              <w:r w:rsidRPr="009E6790">
                <w:rPr>
                  <w:rFonts w:cs="Arial"/>
                  <w:sz w:val="20"/>
                  <w:szCs w:val="20"/>
                  <w:rPrChange w:id="539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Compressibility</w:t>
              </w:r>
              <w:r w:rsidRPr="009E6790">
                <w:rPr>
                  <w:rFonts w:cs="Arial"/>
                  <w:sz w:val="20"/>
                  <w:szCs w:val="20"/>
                  <w:rPrChange w:id="54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 xml:space="preserve">• Time of </w:t>
              </w:r>
              <w:del w:id="541" w:author="Batra Yogesh (EXT)" w:date="2018-04-04T17:18:00Z">
                <w:r w:rsidRPr="009E6790" w:rsidDel="00BE25AB">
                  <w:rPr>
                    <w:rFonts w:cs="Arial"/>
                    <w:sz w:val="20"/>
                    <w:szCs w:val="20"/>
                    <w:rPrChange w:id="542" w:author="Batra Yogesh (EXT)" w:date="2018-04-13T12:32:00Z">
                      <w:rPr>
                        <w:rFonts w:asciiTheme="minorHAnsi" w:hAnsiTheme="minorHAnsi"/>
                        <w:sz w:val="20"/>
                        <w:szCs w:val="20"/>
                      </w:rPr>
                    </w:rPrChange>
                  </w:rPr>
                  <w:delText>Maimum</w:delText>
                </w:r>
              </w:del>
            </w:ins>
            <w:ins w:id="543" w:author="Batra Yogesh (EXT)" w:date="2018-04-04T17:18:00Z">
              <w:r w:rsidR="00BE25AB" w:rsidRPr="009E6790">
                <w:rPr>
                  <w:rFonts w:cs="Arial"/>
                  <w:sz w:val="20"/>
                  <w:szCs w:val="20"/>
                  <w:rPrChange w:id="544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Maximum</w:t>
              </w:r>
            </w:ins>
            <w:ins w:id="545" w:author="Prakash Atul (Ext)" w:date="2018-03-27T20:36:00Z">
              <w:r w:rsidRPr="009E6790">
                <w:rPr>
                  <w:rFonts w:cs="Arial"/>
                  <w:sz w:val="20"/>
                  <w:szCs w:val="20"/>
                  <w:rPrChange w:id="546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 Pressure</w:t>
              </w:r>
              <w:r w:rsidRPr="009E6790">
                <w:rPr>
                  <w:rFonts w:cs="Arial"/>
                  <w:sz w:val="20"/>
                  <w:szCs w:val="20"/>
                  <w:rPrChange w:id="54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Minimum Pressure</w:t>
              </w:r>
            </w:ins>
          </w:p>
          <w:p w14:paraId="73862262" w14:textId="77777777" w:rsidR="00205825" w:rsidRPr="009E6790" w:rsidRDefault="00205825" w:rsidP="00205825">
            <w:pPr>
              <w:rPr>
                <w:ins w:id="548" w:author="Prakash Atul (Ext)" w:date="2018-03-27T20:36:00Z"/>
                <w:rFonts w:cs="Arial"/>
                <w:sz w:val="20"/>
                <w:szCs w:val="20"/>
                <w:rPrChange w:id="549" w:author="Batra Yogesh (EXT)" w:date="2018-04-13T12:32:00Z">
                  <w:rPr>
                    <w:ins w:id="550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51" w:author="Prakash Atul (Ext)" w:date="2018-03-27T20:36:00Z">
              <w:r w:rsidRPr="009E6790">
                <w:rPr>
                  <w:rFonts w:cs="Arial"/>
                  <w:sz w:val="20"/>
                  <w:szCs w:val="20"/>
                  <w:rPrChange w:id="55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• Wobbe Index[BTU/scf]</w:t>
              </w:r>
            </w:ins>
          </w:p>
          <w:p w14:paraId="7BE20CA6" w14:textId="77777777" w:rsidR="00205825" w:rsidRPr="009E6790" w:rsidRDefault="00205825" w:rsidP="00205825">
            <w:pPr>
              <w:rPr>
                <w:ins w:id="553" w:author="Prakash Atul (Ext)" w:date="2018-03-27T20:36:00Z"/>
                <w:rFonts w:cs="Arial"/>
                <w:sz w:val="20"/>
                <w:szCs w:val="20"/>
                <w:u w:val="single"/>
                <w:rPrChange w:id="554" w:author="Batra Yogesh (EXT)" w:date="2018-04-13T12:32:00Z">
                  <w:rPr>
                    <w:ins w:id="555" w:author="Prakash Atul (Ext)" w:date="2018-03-27T20:36:00Z"/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</w:pPr>
            <w:ins w:id="556" w:author="Prakash Atul (Ext)" w:date="2018-03-27T20:36:00Z">
              <w:r w:rsidRPr="009E6790">
                <w:rPr>
                  <w:rFonts w:cs="Arial"/>
                  <w:sz w:val="20"/>
                  <w:szCs w:val="20"/>
                  <w:u w:val="single"/>
                  <w:rPrChange w:id="55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t>• Moisture[lb/MmScf]</w:t>
              </w:r>
            </w:ins>
          </w:p>
          <w:p w14:paraId="2A0C30AC" w14:textId="77777777" w:rsidR="00205825" w:rsidRPr="009E6790" w:rsidRDefault="00205825" w:rsidP="00205825">
            <w:pPr>
              <w:rPr>
                <w:ins w:id="558" w:author="Prakash Atul (Ext)" w:date="2018-03-27T20:36:00Z"/>
                <w:rFonts w:cs="Arial"/>
                <w:sz w:val="20"/>
                <w:szCs w:val="20"/>
                <w:rPrChange w:id="559" w:author="Batra Yogesh (EXT)" w:date="2018-04-13T12:32:00Z">
                  <w:rPr>
                    <w:ins w:id="560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561" w:author="Prakash Atul (Ext)" w:date="2018-03-27T20:36:00Z">
              <w:r w:rsidRPr="009E6790">
                <w:rPr>
                  <w:rFonts w:cs="Arial"/>
                  <w:sz w:val="20"/>
                  <w:szCs w:val="20"/>
                  <w:u w:val="single"/>
                  <w:rPrChange w:id="56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t>• Differential Pressure[InAq]</w:t>
              </w:r>
              <w:r w:rsidRPr="009E6790">
                <w:rPr>
                  <w:rFonts w:cs="Arial"/>
                  <w:sz w:val="20"/>
                  <w:szCs w:val="20"/>
                  <w:u w:val="single"/>
                  <w:rPrChange w:id="56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br/>
                <w:t>• Suction Pressure[psig]</w:t>
              </w:r>
              <w:r w:rsidRPr="009E6790">
                <w:rPr>
                  <w:rFonts w:cs="Arial"/>
                  <w:sz w:val="20"/>
                  <w:szCs w:val="20"/>
                  <w:u w:val="single"/>
                  <w:rPrChange w:id="564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br/>
                <w:t>• Runtime[min]</w:t>
              </w:r>
              <w:r w:rsidRPr="009E6790">
                <w:rPr>
                  <w:rFonts w:cs="Arial"/>
                  <w:sz w:val="20"/>
                  <w:szCs w:val="20"/>
                  <w:rPrChange w:id="565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Viscosity[cP]</w:t>
              </w:r>
              <w:r w:rsidRPr="009E6790">
                <w:rPr>
                  <w:rFonts w:cs="Arial"/>
                  <w:sz w:val="20"/>
                  <w:szCs w:val="20"/>
                  <w:rPrChange w:id="566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Isentropic Exponent</w:t>
              </w:r>
              <w:r w:rsidRPr="009E6790">
                <w:rPr>
                  <w:rFonts w:cs="Arial"/>
                  <w:sz w:val="20"/>
                  <w:szCs w:val="20"/>
                  <w:rPrChange w:id="56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t>• Stream Name</w:t>
              </w:r>
            </w:ins>
          </w:p>
          <w:p w14:paraId="2BBE380B" w14:textId="1E0BCF78" w:rsidR="00FF311C" w:rsidRPr="009E6790" w:rsidDel="00205825" w:rsidRDefault="00FF311C" w:rsidP="00FF311C">
            <w:pPr>
              <w:rPr>
                <w:del w:id="568" w:author="Prakash Atul (Ext)" w:date="2018-03-27T20:36:00Z"/>
                <w:rFonts w:cs="Arial"/>
                <w:sz w:val="20"/>
                <w:szCs w:val="20"/>
                <w:rPrChange w:id="569" w:author="Batra Yogesh (EXT)" w:date="2018-04-13T12:32:00Z">
                  <w:rPr>
                    <w:del w:id="570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571" w:author="Prakash Atul (Ext)" w:date="2018-03-27T20:36:00Z">
              <w:r w:rsidRPr="009E6790" w:rsidDel="00205825">
                <w:rPr>
                  <w:rFonts w:cs="Arial"/>
                  <w:sz w:val="20"/>
                  <w:szCs w:val="20"/>
                  <w:rPrChange w:id="57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PTT Line Press[psig]</w:delText>
              </w:r>
            </w:del>
          </w:p>
          <w:p w14:paraId="3B78C999" w14:textId="79EB2CF7" w:rsidR="00FF311C" w:rsidRPr="009E6790" w:rsidDel="00205825" w:rsidRDefault="00FF311C" w:rsidP="00FF311C">
            <w:pPr>
              <w:rPr>
                <w:del w:id="573" w:author="Prakash Atul (Ext)" w:date="2018-03-27T20:36:00Z"/>
                <w:rFonts w:cs="Arial"/>
                <w:sz w:val="20"/>
                <w:szCs w:val="20"/>
                <w:rPrChange w:id="574" w:author="Batra Yogesh (EXT)" w:date="2018-04-13T12:32:00Z">
                  <w:rPr>
                    <w:del w:id="575" w:author="Prakash Atul (Ext)" w:date="2018-03-27T20:36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del w:id="576" w:author="Prakash Atul (Ext)" w:date="2018-03-27T20:36:00Z">
              <w:r w:rsidRPr="009E6790" w:rsidDel="00205825">
                <w:rPr>
                  <w:rFonts w:cs="Arial"/>
                  <w:sz w:val="20"/>
                  <w:szCs w:val="20"/>
                  <w:rPrChange w:id="577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• Pressure[psig]</w:delText>
              </w:r>
              <w:r w:rsidRPr="009E6790" w:rsidDel="00205825">
                <w:rPr>
                  <w:rFonts w:cs="Arial"/>
                  <w:sz w:val="20"/>
                  <w:szCs w:val="20"/>
                  <w:rPrChange w:id="578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79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delText>• Pressure[psia]</w:delText>
              </w:r>
              <w:r w:rsidRPr="009E6790" w:rsidDel="00205825">
                <w:rPr>
                  <w:rFonts w:cs="Arial"/>
                  <w:sz w:val="20"/>
                  <w:szCs w:val="20"/>
                  <w:rPrChange w:id="58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81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delText>• Saturated GHV</w:delText>
              </w:r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82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br/>
                <w:delText>Gross[BTU/scf]</w:delText>
              </w:r>
              <w:r w:rsidRPr="009E6790" w:rsidDel="00205825">
                <w:rPr>
                  <w:rFonts w:cs="Arial"/>
                  <w:sz w:val="20"/>
                  <w:szCs w:val="20"/>
                  <w:rPrChange w:id="58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delText>• Net[BTU/scf]</w:delText>
              </w:r>
            </w:del>
          </w:p>
          <w:p w14:paraId="23DAD6FD" w14:textId="1748360E" w:rsidR="00FF311C" w:rsidRPr="009E6790" w:rsidDel="00205825" w:rsidRDefault="00FF311C" w:rsidP="00FF311C">
            <w:pPr>
              <w:rPr>
                <w:del w:id="584" w:author="Prakash Atul (Ext)" w:date="2018-03-27T20:36:00Z"/>
                <w:rFonts w:cs="Arial"/>
                <w:sz w:val="20"/>
                <w:szCs w:val="20"/>
                <w:u w:val="single"/>
                <w:rPrChange w:id="585" w:author="Batra Yogesh (EXT)" w:date="2018-04-13T12:32:00Z">
                  <w:rPr>
                    <w:del w:id="586" w:author="Prakash Atul (Ext)" w:date="2018-03-27T20:36:00Z"/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</w:pPr>
            <w:del w:id="587" w:author="Prakash Atul (Ext)" w:date="2018-03-27T20:36:00Z"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88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delText>• Dry GHV</w:delText>
              </w:r>
            </w:del>
          </w:p>
          <w:p w14:paraId="5733C64C" w14:textId="53389BE2" w:rsidR="00FF311C" w:rsidRPr="009E6790" w:rsidDel="00205825" w:rsidRDefault="00FF311C" w:rsidP="00FF311C">
            <w:pPr>
              <w:rPr>
                <w:del w:id="589" w:author="Prakash Atul (Ext)" w:date="2018-03-27T20:36:00Z"/>
                <w:rFonts w:cs="Arial"/>
                <w:sz w:val="20"/>
                <w:szCs w:val="20"/>
                <w:u w:val="single"/>
                <w:rPrChange w:id="590" w:author="Batra Yogesh (EXT)" w:date="2018-04-13T12:32:00Z">
                  <w:rPr>
                    <w:del w:id="591" w:author="Prakash Atul (Ext)" w:date="2018-03-27T20:36:00Z"/>
                    <w:rFonts w:asciiTheme="minorHAnsi" w:hAnsiTheme="minorHAnsi"/>
                    <w:sz w:val="20"/>
                    <w:szCs w:val="20"/>
                    <w:u w:val="single"/>
                  </w:rPr>
                </w:rPrChange>
              </w:rPr>
            </w:pPr>
            <w:del w:id="592" w:author="Prakash Atul (Ext)" w:date="2018-03-27T20:36:00Z"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93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delText>Gross[BTU/scf]</w:delText>
              </w:r>
              <w:r w:rsidRPr="009E6790" w:rsidDel="00205825">
                <w:rPr>
                  <w:rFonts w:cs="Arial"/>
                  <w:sz w:val="20"/>
                  <w:szCs w:val="20"/>
                  <w:rPrChange w:id="594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  <w:delText>• Net[BTU/scf]</w:delText>
              </w:r>
              <w:r w:rsidRPr="009E6790" w:rsidDel="00205825">
                <w:rPr>
                  <w:rFonts w:cs="Arial"/>
                  <w:sz w:val="20"/>
                  <w:szCs w:val="20"/>
                  <w:rPrChange w:id="595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96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delText>• Moisture[lb/MmScf]</w:delText>
              </w:r>
            </w:del>
          </w:p>
          <w:p w14:paraId="72B1ADA0" w14:textId="369945F2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del w:id="597" w:author="Prakash Atul (Ext)" w:date="2018-03-27T20:36:00Z"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98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delText>• Differential Pressure[InAq]</w:delText>
              </w:r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599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br/>
                <w:delText>• Suction Pressure[psig]</w:delText>
              </w:r>
              <w:r w:rsidRPr="009E6790" w:rsidDel="00205825">
                <w:rPr>
                  <w:rFonts w:cs="Arial"/>
                  <w:sz w:val="20"/>
                  <w:szCs w:val="20"/>
                  <w:u w:val="single"/>
                  <w:rPrChange w:id="600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  <w:u w:val="single"/>
                    </w:rPr>
                  </w:rPrChange>
                </w:rPr>
                <w:br/>
                <w:delText>• Runtime[min]</w:delText>
              </w:r>
              <w:r w:rsidRPr="009E6790" w:rsidDel="00205825">
                <w:rPr>
                  <w:rFonts w:cs="Arial"/>
                  <w:sz w:val="20"/>
                  <w:szCs w:val="20"/>
                  <w:rPrChange w:id="601" w:author="Batra Yogesh (EXT)" w:date="2018-04-13T12:32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br/>
              </w:r>
            </w:del>
          </w:p>
        </w:tc>
        <w:tc>
          <w:tcPr>
            <w:tcW w:w="1635" w:type="pct"/>
            <w:tcBorders>
              <w:bottom w:val="single" w:sz="4" w:space="0" w:color="auto"/>
            </w:tcBorders>
            <w:tcPrChange w:id="602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255ED162" w14:textId="018E7FA4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603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419352A0" w14:textId="77777777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305C3121" w14:textId="77777777" w:rsidTr="009E6790">
        <w:tc>
          <w:tcPr>
            <w:tcW w:w="369" w:type="pct"/>
            <w:shd w:val="clear" w:color="auto" w:fill="C6D9F1" w:themeFill="text2" w:themeFillTint="33"/>
            <w:tcPrChange w:id="604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7A6B13E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605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0EA79C1" w14:textId="2F9CF7AE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60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07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9E6790">
              <w:rPr>
                <w:rFonts w:cs="Arial"/>
                <w:sz w:val="20"/>
                <w:szCs w:val="20"/>
                <w:rPrChange w:id="60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609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33D69F82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61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1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Entry is saved</w:t>
            </w:r>
          </w:p>
          <w:p w14:paraId="4BB21B23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61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0AC7F08D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61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1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Component section is displayed</w:t>
            </w:r>
          </w:p>
          <w:p w14:paraId="2E4DBFF9" w14:textId="7B3263D7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615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77CA8BA5" w14:textId="3363F4BD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561C1145" w14:textId="77777777" w:rsidTr="009E6790">
        <w:tc>
          <w:tcPr>
            <w:tcW w:w="369" w:type="pct"/>
            <w:shd w:val="clear" w:color="auto" w:fill="C6D9F1" w:themeFill="text2" w:themeFillTint="33"/>
            <w:tcPrChange w:id="616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BD57FF3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617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100DD925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61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1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Enter component breakdown: Mol (%) and/or Wt (%).</w:t>
            </w:r>
          </w:p>
          <w:p w14:paraId="1258E279" w14:textId="3B8B0C22" w:rsidR="00FF311C" w:rsidRPr="009E6790" w:rsidRDefault="00FF311C" w:rsidP="00FF311C">
            <w:pPr>
              <w:rPr>
                <w:rFonts w:cs="Arial"/>
                <w:sz w:val="20"/>
                <w:szCs w:val="20"/>
                <w:rPrChange w:id="62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2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N2, CO2 &amp; C1 through C10 for Captain </w:t>
            </w:r>
          </w:p>
          <w:p w14:paraId="289A79A0" w14:textId="7E5029DE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35" w:type="pct"/>
            <w:tcBorders>
              <w:bottom w:val="single" w:sz="4" w:space="0" w:color="auto"/>
            </w:tcBorders>
            <w:tcPrChange w:id="622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4938BBA0" w14:textId="7FD76FE7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58" w:type="pct"/>
            <w:tcBorders>
              <w:bottom w:val="single" w:sz="4" w:space="0" w:color="auto"/>
            </w:tcBorders>
            <w:tcPrChange w:id="623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2082D46D" w14:textId="605D56F5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rPrChange w:id="624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>.</w:t>
            </w:r>
          </w:p>
        </w:tc>
      </w:tr>
      <w:tr w:rsidR="00FF311C" w:rsidRPr="009E6790" w14:paraId="64E43EB6" w14:textId="77777777" w:rsidTr="009E6790">
        <w:tc>
          <w:tcPr>
            <w:tcW w:w="369" w:type="pct"/>
            <w:shd w:val="clear" w:color="auto" w:fill="C6D9F1" w:themeFill="text2" w:themeFillTint="33"/>
            <w:tcPrChange w:id="625" w:author="Batra Yogesh (EXT)" w:date="2018-04-13T12:3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6D609EE" w14:textId="76F5078F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626" w:author="Batra Yogesh (EXT)" w:date="2018-04-13T12:33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6C47D9C8" w14:textId="21240CD4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62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2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9E6790">
              <w:rPr>
                <w:rFonts w:cs="Arial"/>
                <w:sz w:val="20"/>
                <w:szCs w:val="20"/>
                <w:rPrChange w:id="62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630" w:author="Batra Yogesh (EXT)" w:date="2018-04-13T12:33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1B7AC432" w14:textId="2DD88E10" w:rsidR="00FF311C" w:rsidRPr="009E6790" w:rsidRDefault="00FF311C" w:rsidP="00FF311C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63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Entry is saved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632" w:author="Batra Yogesh (EXT)" w:date="2018-04-13T12:33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4FC57347" w14:textId="77777777" w:rsidR="00FF311C" w:rsidRPr="009E6790" w:rsidRDefault="00FF311C" w:rsidP="00FF311C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FF311C" w:rsidRPr="009E6790" w14:paraId="43D445DB" w14:textId="77777777" w:rsidTr="009E6790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633" w:author="Batra Yogesh (EXT)" w:date="2018-04-13T12:33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16DD4E8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634" w:author="Batra Yogesh (EXT)" w:date="2018-04-13T12:33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0D8D9337" w14:textId="2182B9E7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63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3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1635" w:type="pct"/>
            <w:shd w:val="clear" w:color="auto" w:fill="C6D9F1" w:themeFill="text2" w:themeFillTint="33"/>
            <w:tcPrChange w:id="637" w:author="Batra Yogesh (EXT)" w:date="2018-04-13T12:33:00Z">
              <w:tcPr>
                <w:tcW w:w="3060" w:type="dxa"/>
                <w:shd w:val="clear" w:color="auto" w:fill="C6D9F1" w:themeFill="text2" w:themeFillTint="33"/>
              </w:tcPr>
            </w:tcPrChange>
          </w:tcPr>
          <w:p w14:paraId="0B554AAC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  <w:szCs w:val="20"/>
                <w:rPrChange w:id="63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058" w:type="pct"/>
            <w:shd w:val="clear" w:color="auto" w:fill="C6D9F1" w:themeFill="text2" w:themeFillTint="33"/>
            <w:tcPrChange w:id="639" w:author="Batra Yogesh (EXT)" w:date="2018-04-13T12:33:00Z">
              <w:tcPr>
                <w:tcW w:w="1980" w:type="dxa"/>
                <w:shd w:val="clear" w:color="auto" w:fill="C6D9F1" w:themeFill="text2" w:themeFillTint="33"/>
              </w:tcPr>
            </w:tcPrChange>
          </w:tcPr>
          <w:p w14:paraId="621E69F8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7FC" w14:textId="77777777" w:rsidR="006B18DE" w:rsidRPr="009E6790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D" w14:textId="77777777" w:rsidR="004D61A0" w:rsidRPr="009E6790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E" w14:textId="77777777" w:rsidR="00AB281C" w:rsidRPr="009E6790" w:rsidRDefault="00AB281C">
      <w:pPr>
        <w:rPr>
          <w:rFonts w:cs="Arial"/>
          <w:b/>
          <w:bCs/>
          <w:sz w:val="24"/>
          <w:szCs w:val="32"/>
        </w:rPr>
      </w:pPr>
      <w:bookmarkStart w:id="640" w:name="_Toc240857192"/>
      <w:r w:rsidRPr="009E6790">
        <w:rPr>
          <w:rFonts w:cs="Arial"/>
        </w:rPr>
        <w:br w:type="page"/>
      </w:r>
    </w:p>
    <w:p w14:paraId="0BAA37FF" w14:textId="77777777" w:rsidR="004D61A0" w:rsidRPr="009E6790" w:rsidRDefault="004D61A0" w:rsidP="005D1403">
      <w:pPr>
        <w:pStyle w:val="Heading1"/>
      </w:pPr>
      <w:bookmarkStart w:id="641" w:name="_Toc502154743"/>
      <w:r w:rsidRPr="009E6790">
        <w:lastRenderedPageBreak/>
        <w:t>Alternative</w:t>
      </w:r>
      <w:bookmarkEnd w:id="640"/>
      <w:r w:rsidR="00BF2F96" w:rsidRPr="009E6790">
        <w:t>s</w:t>
      </w:r>
      <w:bookmarkEnd w:id="641"/>
      <w:r w:rsidR="00023077" w:rsidRPr="009E6790">
        <w:t xml:space="preserve"> </w:t>
      </w:r>
    </w:p>
    <w:p w14:paraId="0BAA3800" w14:textId="4FDD9D44" w:rsidR="0006165A" w:rsidRPr="009E6790" w:rsidRDefault="004D61A0" w:rsidP="00447470">
      <w:pPr>
        <w:pStyle w:val="Heading2"/>
      </w:pPr>
      <w:bookmarkStart w:id="642" w:name="_Toc55750750"/>
      <w:bookmarkStart w:id="643" w:name="_Toc55748915"/>
      <w:bookmarkStart w:id="644" w:name="_Toc240857193"/>
      <w:bookmarkStart w:id="645" w:name="_Toc502154744"/>
      <w:r w:rsidRPr="009E6790">
        <w:t xml:space="preserve">Alternate </w:t>
      </w:r>
      <w:r w:rsidR="00447470" w:rsidRPr="009E6790">
        <w:t>Flow</w:t>
      </w:r>
      <w:r w:rsidRPr="009E6790">
        <w:t xml:space="preserve"> A1:</w:t>
      </w:r>
      <w:bookmarkEnd w:id="642"/>
      <w:r w:rsidRPr="009E6790">
        <w:t xml:space="preserve"> </w:t>
      </w:r>
      <w:bookmarkEnd w:id="643"/>
      <w:bookmarkEnd w:id="644"/>
      <w:r w:rsidR="008C1871" w:rsidRPr="009E6790">
        <w:t>To correct or update the attributes of an existing analysis</w:t>
      </w:r>
      <w:bookmarkEnd w:id="645"/>
    </w:p>
    <w:p w14:paraId="566B838C" w14:textId="77777777" w:rsidR="008C1871" w:rsidRPr="00D50F2E" w:rsidRDefault="008C1871" w:rsidP="008C1871">
      <w:pPr>
        <w:pStyle w:val="Heading1"/>
        <w:numPr>
          <w:ilvl w:val="0"/>
          <w:numId w:val="0"/>
        </w:numPr>
        <w:rPr>
          <w:b w:val="0"/>
          <w:color w:val="auto"/>
          <w:sz w:val="22"/>
          <w:szCs w:val="22"/>
          <w:rPrChange w:id="646" w:author="Batra Yogesh (EXT)" w:date="2018-04-13T12:34:00Z">
            <w:rPr>
              <w:b w:val="0"/>
              <w:color w:val="auto"/>
              <w:sz w:val="20"/>
              <w:szCs w:val="20"/>
            </w:rPr>
          </w:rPrChange>
        </w:rPr>
      </w:pPr>
      <w:bookmarkStart w:id="647" w:name="_Toc502154745"/>
      <w:r w:rsidRPr="00D50F2E">
        <w:rPr>
          <w:b w:val="0"/>
          <w:iCs/>
          <w:color w:val="auto"/>
          <w:sz w:val="22"/>
          <w:szCs w:val="22"/>
          <w:rPrChange w:id="648" w:author="Batra Yogesh (EXT)" w:date="2018-04-13T12:34:00Z">
            <w:rPr>
              <w:b w:val="0"/>
              <w:iCs/>
              <w:color w:val="auto"/>
              <w:sz w:val="20"/>
              <w:szCs w:val="20"/>
            </w:rPr>
          </w:rPrChange>
        </w:rPr>
        <w:t>Details:</w:t>
      </w:r>
      <w:r w:rsidRPr="00D50F2E">
        <w:rPr>
          <w:b w:val="0"/>
          <w:color w:val="auto"/>
          <w:sz w:val="22"/>
          <w:szCs w:val="22"/>
          <w:rPrChange w:id="649" w:author="Batra Yogesh (EXT)" w:date="2018-04-13T12:34:00Z">
            <w:rPr>
              <w:b w:val="0"/>
              <w:color w:val="auto"/>
              <w:sz w:val="20"/>
              <w:szCs w:val="20"/>
            </w:rPr>
          </w:rPrChange>
        </w:rPr>
        <w:t xml:space="preserve">  Once stream component analysis is entered in EC, it may be necessary to update existing records.</w:t>
      </w:r>
      <w:bookmarkEnd w:id="647"/>
      <w:r w:rsidRPr="00D50F2E">
        <w:rPr>
          <w:b w:val="0"/>
          <w:color w:val="auto"/>
          <w:sz w:val="22"/>
          <w:szCs w:val="22"/>
          <w:rPrChange w:id="650" w:author="Batra Yogesh (EXT)" w:date="2018-04-13T12:34:00Z">
            <w:rPr>
              <w:b w:val="0"/>
              <w:color w:val="auto"/>
              <w:sz w:val="20"/>
              <w:szCs w:val="20"/>
            </w:rPr>
          </w:rPrChange>
        </w:rPr>
        <w:t xml:space="preserve">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651" w:author="Batra Yogesh (EXT)" w:date="2018-04-13T12:33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652">
          <w:tblGrid>
            <w:gridCol w:w="900"/>
            <w:gridCol w:w="3330"/>
            <w:gridCol w:w="2700"/>
            <w:gridCol w:w="1170"/>
          </w:tblGrid>
        </w:tblGridChange>
      </w:tblGrid>
      <w:tr w:rsidR="009D7887" w:rsidRPr="009E6790" w14:paraId="0BAA3807" w14:textId="77777777" w:rsidTr="009E6790">
        <w:trPr>
          <w:cantSplit/>
          <w:tblHeader/>
          <w:trPrChange w:id="653" w:author="Batra Yogesh (EXT)" w:date="2018-04-13T12:33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654" w:author="Batra Yogesh (EXT)" w:date="2018-04-13T12:33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9E6790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2056" w:type="pct"/>
            <w:shd w:val="clear" w:color="auto" w:fill="3399FF"/>
            <w:tcPrChange w:id="655" w:author="Batra Yogesh (EXT)" w:date="2018-04-13T12:33:00Z">
              <w:tcPr>
                <w:tcW w:w="3330" w:type="dxa"/>
                <w:shd w:val="clear" w:color="auto" w:fill="3399FF"/>
              </w:tcPr>
            </w:tcPrChange>
          </w:tcPr>
          <w:p w14:paraId="0BAA3804" w14:textId="77777777" w:rsidR="00446086" w:rsidRPr="009E679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656" w:author="Batra Yogesh (EXT)" w:date="2018-04-13T12:33:00Z">
              <w:tcPr>
                <w:tcW w:w="2700" w:type="dxa"/>
                <w:shd w:val="clear" w:color="auto" w:fill="3399FF"/>
              </w:tcPr>
            </w:tcPrChange>
          </w:tcPr>
          <w:p w14:paraId="0BAA3805" w14:textId="77777777" w:rsidR="00446086" w:rsidRPr="009E679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657" w:author="Batra Yogesh (EXT)" w:date="2018-04-13T12:33:00Z">
              <w:tcPr>
                <w:tcW w:w="1170" w:type="dxa"/>
                <w:shd w:val="clear" w:color="auto" w:fill="3399FF"/>
              </w:tcPr>
            </w:tcPrChange>
          </w:tcPr>
          <w:p w14:paraId="0BAA3806" w14:textId="77777777" w:rsidR="00446086" w:rsidRPr="009E679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FF311C" w:rsidRPr="009E6790" w14:paraId="4D8838DE" w14:textId="77777777" w:rsidTr="009E6790">
        <w:trPr>
          <w:cantSplit/>
          <w:trPrChange w:id="658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59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1BD76FF8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60" w:author="Batra Yogesh (EXT)" w:date="2018-04-13T12:33:00Z">
              <w:tcPr>
                <w:tcW w:w="3330" w:type="dxa"/>
              </w:tcPr>
            </w:tcPrChange>
          </w:tcPr>
          <w:p w14:paraId="4BF44922" w14:textId="77777777" w:rsidR="00FF311C" w:rsidRPr="009E6790" w:rsidRDefault="00FF311C" w:rsidP="00FF311C">
            <w:pPr>
              <w:pStyle w:val="TableText"/>
              <w:rPr>
                <w:rFonts w:cs="Arial"/>
                <w:sz w:val="20"/>
                <w:szCs w:val="20"/>
                <w:rPrChange w:id="66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6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Open up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63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Gas Stream Component Analysis </w:t>
            </w:r>
            <w:r w:rsidRPr="009E6790">
              <w:rPr>
                <w:rFonts w:cs="Arial"/>
                <w:sz w:val="20"/>
                <w:szCs w:val="20"/>
                <w:rPrChange w:id="66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32EF4C12" w14:textId="575E7F8C" w:rsidR="00FF311C" w:rsidRPr="009E6790" w:rsidRDefault="00FF311C" w:rsidP="00A57E99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i/>
                <w:sz w:val="20"/>
                <w:szCs w:val="20"/>
                <w:rPrChange w:id="665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9E6790">
              <w:rPr>
                <w:rFonts w:cs="Arial"/>
                <w:i/>
                <w:sz w:val="20"/>
                <w:szCs w:val="20"/>
                <w:rPrChange w:id="666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9E6790">
              <w:rPr>
                <w:rFonts w:cs="Arial"/>
                <w:i/>
                <w:sz w:val="20"/>
                <w:szCs w:val="20"/>
                <w:rPrChange w:id="667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668" w:author="Batra Yogesh (EXT)" w:date="2018-04-19T12:32:00Z">
              <w:r w:rsidRPr="009E6790" w:rsidDel="00A57E99">
                <w:rPr>
                  <w:rFonts w:cs="Arial"/>
                  <w:i/>
                  <w:sz w:val="20"/>
                  <w:szCs w:val="20"/>
                  <w:rPrChange w:id="669" w:author="Batra Yogesh (EXT)" w:date="2018-04-13T12:32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 xml:space="preserve">Lab Analysis </w:delText>
              </w:r>
            </w:del>
            <w:ins w:id="670" w:author="Batra Yogesh (EXT)" w:date="2018-04-19T12:32:00Z">
              <w:r w:rsidR="00A57E99">
                <w:rPr>
                  <w:rFonts w:cs="Arial"/>
                  <w:i/>
                  <w:sz w:val="20"/>
                  <w:szCs w:val="20"/>
                </w:rPr>
                <w:t xml:space="preserve"> Production Operations Data </w:t>
              </w:r>
            </w:ins>
            <w:r w:rsidRPr="009E6790">
              <w:rPr>
                <w:rFonts w:cs="Arial"/>
                <w:i/>
                <w:sz w:val="20"/>
                <w:szCs w:val="20"/>
                <w:rPrChange w:id="671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9E6790">
              <w:rPr>
                <w:rFonts w:cs="Arial"/>
                <w:i/>
                <w:sz w:val="20"/>
                <w:szCs w:val="20"/>
                <w:rPrChange w:id="672" w:author="Batra Yogesh (EXT)" w:date="2018-04-13T12:32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Gas Stream Component Analysis</w:t>
            </w:r>
          </w:p>
        </w:tc>
        <w:tc>
          <w:tcPr>
            <w:tcW w:w="1667" w:type="pct"/>
            <w:tcPrChange w:id="673" w:author="Batra Yogesh (EXT)" w:date="2018-04-13T12:33:00Z">
              <w:tcPr>
                <w:tcW w:w="2700" w:type="dxa"/>
              </w:tcPr>
            </w:tcPrChange>
          </w:tcPr>
          <w:p w14:paraId="440CED45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  <w:szCs w:val="20"/>
                <w:rPrChange w:id="67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7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21461340" w14:textId="3EF737EC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67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Yesterday’s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77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9E6790">
              <w:rPr>
                <w:rFonts w:cs="Arial"/>
                <w:sz w:val="20"/>
                <w:szCs w:val="20"/>
                <w:rPrChange w:id="67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Yesterday’s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7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To Date</w:t>
            </w:r>
            <w:r w:rsidRPr="009E6790">
              <w:rPr>
                <w:rFonts w:cs="Arial"/>
                <w:sz w:val="20"/>
                <w:szCs w:val="20"/>
                <w:rPrChange w:id="68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are default populated in format yyyy-MM-dd (no time)</w:t>
            </w:r>
          </w:p>
        </w:tc>
        <w:tc>
          <w:tcPr>
            <w:tcW w:w="722" w:type="pct"/>
            <w:tcPrChange w:id="681" w:author="Batra Yogesh (EXT)" w:date="2018-04-13T12:33:00Z">
              <w:tcPr>
                <w:tcW w:w="1170" w:type="dxa"/>
              </w:tcPr>
            </w:tcPrChange>
          </w:tcPr>
          <w:p w14:paraId="185D4762" w14:textId="2D2939FE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  <w:r w:rsidRPr="009E6790">
              <w:rPr>
                <w:rFonts w:cs="Arial"/>
                <w:color w:val="000000" w:themeColor="text1"/>
                <w:sz w:val="20"/>
                <w:szCs w:val="20"/>
              </w:rPr>
              <w:t>Thailand set default date of every BFs at yesterday date.</w:t>
            </w:r>
          </w:p>
        </w:tc>
      </w:tr>
      <w:tr w:rsidR="00FF311C" w:rsidRPr="009E6790" w14:paraId="33A959F1" w14:textId="77777777" w:rsidTr="009E6790">
        <w:trPr>
          <w:cantSplit/>
          <w:trPrChange w:id="682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83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DFA7450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84" w:author="Batra Yogesh (EXT)" w:date="2018-04-13T12:33:00Z">
              <w:tcPr>
                <w:tcW w:w="3330" w:type="dxa"/>
              </w:tcPr>
            </w:tcPrChange>
          </w:tcPr>
          <w:p w14:paraId="0C4D0ED6" w14:textId="605D89A8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68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Change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8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 Date</w:t>
            </w:r>
            <w:r w:rsidRPr="009E6790">
              <w:rPr>
                <w:rFonts w:cs="Arial"/>
                <w:sz w:val="20"/>
                <w:szCs w:val="20"/>
                <w:rPrChange w:id="68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and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8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Date </w:t>
            </w:r>
            <w:r w:rsidRPr="009E6790">
              <w:rPr>
                <w:rFonts w:cs="Arial"/>
                <w:sz w:val="20"/>
                <w:szCs w:val="20"/>
                <w:rPrChange w:id="68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to include the date of the record that needs to be edited</w:t>
            </w:r>
          </w:p>
        </w:tc>
        <w:tc>
          <w:tcPr>
            <w:tcW w:w="1667" w:type="pct"/>
            <w:tcPrChange w:id="690" w:author="Batra Yogesh (EXT)" w:date="2018-04-13T12:33:00Z">
              <w:tcPr>
                <w:tcW w:w="2700" w:type="dxa"/>
              </w:tcPr>
            </w:tcPrChange>
          </w:tcPr>
          <w:p w14:paraId="033EDF45" w14:textId="7F76EB09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69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Dates are displayed</w:t>
            </w:r>
          </w:p>
        </w:tc>
        <w:tc>
          <w:tcPr>
            <w:tcW w:w="722" w:type="pct"/>
            <w:tcPrChange w:id="692" w:author="Batra Yogesh (EXT)" w:date="2018-04-13T12:33:00Z">
              <w:tcPr>
                <w:tcW w:w="1170" w:type="dxa"/>
              </w:tcPr>
            </w:tcPrChange>
          </w:tcPr>
          <w:p w14:paraId="1E07FE09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F311C" w:rsidRPr="009E6790" w14:paraId="0BAE583B" w14:textId="77777777" w:rsidTr="009E6790">
        <w:trPr>
          <w:cantSplit/>
          <w:trPrChange w:id="693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694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28F4540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695" w:author="Batra Yogesh (EXT)" w:date="2018-04-13T12:33:00Z">
              <w:tcPr>
                <w:tcW w:w="3330" w:type="dxa"/>
              </w:tcPr>
            </w:tcPrChange>
          </w:tcPr>
          <w:p w14:paraId="1023C5E3" w14:textId="77777777" w:rsidR="00FF311C" w:rsidRPr="009E6790" w:rsidRDefault="00FF311C" w:rsidP="00FF311C">
            <w:pPr>
              <w:pStyle w:val="TableText"/>
              <w:rPr>
                <w:rFonts w:cs="Arial"/>
                <w:sz w:val="20"/>
                <w:szCs w:val="20"/>
                <w:rPrChange w:id="69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69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Stream with the record that needs to be edited using the drop down menus and click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69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3AFEAF79" w14:textId="77777777" w:rsidR="00FF311C" w:rsidRPr="009E6790" w:rsidRDefault="00FF311C" w:rsidP="00FF311C">
            <w:pPr>
              <w:pStyle w:val="TableText"/>
              <w:rPr>
                <w:rFonts w:cs="Arial"/>
                <w:sz w:val="20"/>
                <w:szCs w:val="20"/>
                <w:rPrChange w:id="69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00" w:author="Batra Yogesh (EXT)" w:date="2018-04-13T12:32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t>Operation Hierarchy</w:t>
            </w:r>
          </w:p>
          <w:p w14:paraId="579E93AA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0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02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7993D15F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03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04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 Sub Unit</w:t>
            </w:r>
          </w:p>
          <w:p w14:paraId="36D429F1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05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0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0459C2EB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707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0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029765FA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09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10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052FC891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1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12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Stream &amp; Facility Class 1 (Optional)</w:t>
            </w:r>
          </w:p>
          <w:p w14:paraId="152E249E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13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14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Steam (N/A)</w:t>
            </w:r>
          </w:p>
          <w:p w14:paraId="263F85E0" w14:textId="77777777" w:rsidR="00FF311C" w:rsidRPr="009E6790" w:rsidRDefault="00FF311C" w:rsidP="00FF311C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715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b/>
                <w:i/>
                <w:sz w:val="20"/>
                <w:szCs w:val="20"/>
                <w:rPrChange w:id="716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Analysis Status(Optional)</w:t>
            </w:r>
          </w:p>
          <w:p w14:paraId="4D60537C" w14:textId="77777777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667" w:type="pct"/>
            <w:tcPrChange w:id="717" w:author="Batra Yogesh (EXT)" w:date="2018-04-13T12:33:00Z">
              <w:tcPr>
                <w:tcW w:w="2700" w:type="dxa"/>
              </w:tcPr>
            </w:tcPrChange>
          </w:tcPr>
          <w:p w14:paraId="59207BC3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71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71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Any historical data that was dated between the From and To dates will be displayed in the Data Window.  </w:t>
            </w:r>
          </w:p>
          <w:p w14:paraId="036F8E79" w14:textId="10CE65B5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720" w:author="Batra Yogesh (EXT)" w:date="2018-04-13T12:33:00Z">
              <w:tcPr>
                <w:tcW w:w="1170" w:type="dxa"/>
              </w:tcPr>
            </w:tcPrChange>
          </w:tcPr>
          <w:p w14:paraId="69B97AF1" w14:textId="73EC308D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  <w:r w:rsidRPr="009E6790">
              <w:rPr>
                <w:rFonts w:cs="Arial"/>
                <w:sz w:val="20"/>
                <w:rPrChange w:id="721" w:author="Batra Yogesh (EXT)" w:date="2018-04-13T12:32:00Z">
                  <w:rPr>
                    <w:rFonts w:asciiTheme="minorHAnsi" w:hAnsiTheme="minorHAnsi"/>
                    <w:sz w:val="20"/>
                  </w:rPr>
                </w:rPrChange>
              </w:rPr>
              <w:t xml:space="preserve">Note:  The hierarchy information may be  pre-populated and user just needs to hit </w:t>
            </w:r>
            <w:r w:rsidRPr="009E6790">
              <w:rPr>
                <w:rFonts w:cs="Arial"/>
                <w:b/>
                <w:i/>
                <w:sz w:val="20"/>
                <w:rPrChange w:id="722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</w:rPr>
                </w:rPrChange>
              </w:rPr>
              <w:t>Go</w:t>
            </w:r>
          </w:p>
        </w:tc>
      </w:tr>
      <w:tr w:rsidR="00FF311C" w:rsidRPr="009E6790" w14:paraId="70AB1621" w14:textId="77777777" w:rsidTr="009E6790">
        <w:trPr>
          <w:cantSplit/>
          <w:trPrChange w:id="723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24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3A7B7965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25" w:author="Batra Yogesh (EXT)" w:date="2018-04-13T12:33:00Z">
              <w:tcPr>
                <w:tcW w:w="3330" w:type="dxa"/>
              </w:tcPr>
            </w:tcPrChange>
          </w:tcPr>
          <w:p w14:paraId="2DECE6BE" w14:textId="38F4EF3F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26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Select the record that needs to be updated</w:t>
            </w:r>
          </w:p>
        </w:tc>
        <w:tc>
          <w:tcPr>
            <w:tcW w:w="1667" w:type="pct"/>
            <w:tcPrChange w:id="727" w:author="Batra Yogesh (EXT)" w:date="2018-04-13T12:33:00Z">
              <w:tcPr>
                <w:tcW w:w="2700" w:type="dxa"/>
              </w:tcPr>
            </w:tcPrChange>
          </w:tcPr>
          <w:p w14:paraId="745CD2B3" w14:textId="1C347A72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28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Record is highlighted</w:t>
            </w:r>
          </w:p>
        </w:tc>
        <w:tc>
          <w:tcPr>
            <w:tcW w:w="722" w:type="pct"/>
            <w:tcPrChange w:id="729" w:author="Batra Yogesh (EXT)" w:date="2018-04-13T12:33:00Z">
              <w:tcPr>
                <w:tcW w:w="1170" w:type="dxa"/>
              </w:tcPr>
            </w:tcPrChange>
          </w:tcPr>
          <w:p w14:paraId="280C0867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F311C" w:rsidRPr="009E6790" w14:paraId="2E8CD4DE" w14:textId="77777777" w:rsidTr="009E6790">
        <w:trPr>
          <w:cantSplit/>
          <w:trPrChange w:id="730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31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E7CF176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32" w:author="Batra Yogesh (EXT)" w:date="2018-04-13T12:33:00Z">
              <w:tcPr>
                <w:tcW w:w="3330" w:type="dxa"/>
              </w:tcPr>
            </w:tcPrChange>
          </w:tcPr>
          <w:p w14:paraId="4A483746" w14:textId="4E321DBE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33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Edit the data entry fields that need to modified</w:t>
            </w:r>
          </w:p>
        </w:tc>
        <w:tc>
          <w:tcPr>
            <w:tcW w:w="1667" w:type="pct"/>
            <w:tcPrChange w:id="734" w:author="Batra Yogesh (EXT)" w:date="2018-04-13T12:33:00Z">
              <w:tcPr>
                <w:tcW w:w="2700" w:type="dxa"/>
              </w:tcPr>
            </w:tcPrChange>
          </w:tcPr>
          <w:p w14:paraId="4F7D5890" w14:textId="25EFFE80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3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Updated data appears in entry field</w:t>
            </w:r>
          </w:p>
        </w:tc>
        <w:tc>
          <w:tcPr>
            <w:tcW w:w="722" w:type="pct"/>
            <w:tcPrChange w:id="736" w:author="Batra Yogesh (EXT)" w:date="2018-04-13T12:33:00Z">
              <w:tcPr>
                <w:tcW w:w="1170" w:type="dxa"/>
              </w:tcPr>
            </w:tcPrChange>
          </w:tcPr>
          <w:p w14:paraId="16BB67E1" w14:textId="0303290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F311C" w:rsidRPr="009E6790" w14:paraId="4A866B00" w14:textId="77777777" w:rsidTr="009E6790">
        <w:trPr>
          <w:cantSplit/>
          <w:trPrChange w:id="737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38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BCF0FFA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39" w:author="Batra Yogesh (EXT)" w:date="2018-04-13T12:33:00Z">
              <w:tcPr>
                <w:tcW w:w="3330" w:type="dxa"/>
              </w:tcPr>
            </w:tcPrChange>
          </w:tcPr>
          <w:p w14:paraId="01A4E708" w14:textId="45324CA2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4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741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Save</w:t>
            </w:r>
            <w:r w:rsidRPr="009E6790">
              <w:rPr>
                <w:rFonts w:cs="Arial"/>
                <w:sz w:val="20"/>
                <w:szCs w:val="20"/>
                <w:rPrChange w:id="74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icon</w:t>
            </w:r>
          </w:p>
        </w:tc>
        <w:tc>
          <w:tcPr>
            <w:tcW w:w="1667" w:type="pct"/>
            <w:tcPrChange w:id="743" w:author="Batra Yogesh (EXT)" w:date="2018-04-13T12:33:00Z">
              <w:tcPr>
                <w:tcW w:w="2700" w:type="dxa"/>
              </w:tcPr>
            </w:tcPrChange>
          </w:tcPr>
          <w:p w14:paraId="277BC744" w14:textId="77777777" w:rsidR="00FF311C" w:rsidRPr="009E6790" w:rsidRDefault="00FF311C" w:rsidP="00FF311C">
            <w:pPr>
              <w:rPr>
                <w:rFonts w:cs="Arial"/>
                <w:sz w:val="20"/>
                <w:szCs w:val="20"/>
                <w:rPrChange w:id="744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9E6790">
              <w:rPr>
                <w:rFonts w:cs="Arial"/>
                <w:sz w:val="20"/>
                <w:szCs w:val="20"/>
                <w:rPrChange w:id="745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Entry is saved </w:t>
            </w:r>
          </w:p>
          <w:p w14:paraId="2E3FBF1A" w14:textId="35B2CD53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746" w:author="Batra Yogesh (EXT)" w:date="2018-04-13T12:33:00Z">
              <w:tcPr>
                <w:tcW w:w="1170" w:type="dxa"/>
              </w:tcPr>
            </w:tcPrChange>
          </w:tcPr>
          <w:p w14:paraId="5E930DD4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F311C" w:rsidRPr="009E6790" w14:paraId="1B7A5109" w14:textId="77777777" w:rsidTr="009E6790">
        <w:trPr>
          <w:cantSplit/>
          <w:trPrChange w:id="747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48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21C3AD3A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49" w:author="Batra Yogesh (EXT)" w:date="2018-04-13T12:33:00Z">
              <w:tcPr>
                <w:tcW w:w="3330" w:type="dxa"/>
              </w:tcPr>
            </w:tcPrChange>
          </w:tcPr>
          <w:p w14:paraId="6AD955D2" w14:textId="21DBFBA5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50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Change the attribute with erroneous data</w:t>
            </w:r>
          </w:p>
        </w:tc>
        <w:tc>
          <w:tcPr>
            <w:tcW w:w="1667" w:type="pct"/>
            <w:tcPrChange w:id="751" w:author="Batra Yogesh (EXT)" w:date="2018-04-13T12:33:00Z">
              <w:tcPr>
                <w:tcW w:w="2700" w:type="dxa"/>
              </w:tcPr>
            </w:tcPrChange>
          </w:tcPr>
          <w:p w14:paraId="2EBE4BA2" w14:textId="0F51AD0E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52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Data is updated</w:t>
            </w:r>
          </w:p>
        </w:tc>
        <w:tc>
          <w:tcPr>
            <w:tcW w:w="722" w:type="pct"/>
            <w:tcPrChange w:id="753" w:author="Batra Yogesh (EXT)" w:date="2018-04-13T12:33:00Z">
              <w:tcPr>
                <w:tcW w:w="1170" w:type="dxa"/>
              </w:tcPr>
            </w:tcPrChange>
          </w:tcPr>
          <w:p w14:paraId="5568405F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F311C" w:rsidRPr="009E6790" w14:paraId="1574210B" w14:textId="77777777" w:rsidTr="009E6790">
        <w:trPr>
          <w:cantSplit/>
          <w:trPrChange w:id="754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55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08B4472" w14:textId="77777777" w:rsidR="00FF311C" w:rsidRPr="009E6790" w:rsidRDefault="00FF311C" w:rsidP="00FF311C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56" w:author="Batra Yogesh (EXT)" w:date="2018-04-13T12:33:00Z">
              <w:tcPr>
                <w:tcW w:w="3330" w:type="dxa"/>
              </w:tcPr>
            </w:tcPrChange>
          </w:tcPr>
          <w:p w14:paraId="29CDB04B" w14:textId="09482F9E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57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9E6790">
              <w:rPr>
                <w:rFonts w:cs="Arial"/>
                <w:b/>
                <w:i/>
                <w:sz w:val="20"/>
                <w:szCs w:val="20"/>
                <w:rPrChange w:id="758" w:author="Batra Yogesh (EXT)" w:date="2018-04-13T12:32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Save </w:t>
            </w:r>
            <w:r w:rsidRPr="009E6790">
              <w:rPr>
                <w:rFonts w:cs="Arial"/>
                <w:sz w:val="20"/>
                <w:szCs w:val="20"/>
                <w:rPrChange w:id="759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icon in the Tool Bar</w:t>
            </w:r>
          </w:p>
        </w:tc>
        <w:tc>
          <w:tcPr>
            <w:tcW w:w="1667" w:type="pct"/>
            <w:tcPrChange w:id="760" w:author="Batra Yogesh (EXT)" w:date="2018-04-13T12:33:00Z">
              <w:tcPr>
                <w:tcW w:w="2700" w:type="dxa"/>
              </w:tcPr>
            </w:tcPrChange>
          </w:tcPr>
          <w:p w14:paraId="52F0EFDB" w14:textId="023ED2F9" w:rsidR="00FF311C" w:rsidRPr="009E6790" w:rsidRDefault="00FF311C" w:rsidP="00FF311C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  <w:r w:rsidRPr="009E6790">
              <w:rPr>
                <w:rFonts w:cs="Arial"/>
                <w:sz w:val="20"/>
                <w:szCs w:val="20"/>
                <w:rPrChange w:id="761" w:author="Batra Yogesh (EXT)" w:date="2018-04-13T12:32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Updated forecast is saved</w:t>
            </w:r>
          </w:p>
        </w:tc>
        <w:tc>
          <w:tcPr>
            <w:tcW w:w="722" w:type="pct"/>
            <w:tcPrChange w:id="762" w:author="Batra Yogesh (EXT)" w:date="2018-04-13T12:33:00Z">
              <w:tcPr>
                <w:tcW w:w="1170" w:type="dxa"/>
              </w:tcPr>
            </w:tcPrChange>
          </w:tcPr>
          <w:p w14:paraId="002E90C2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F311C" w:rsidRPr="009E6790" w14:paraId="0BAA3825" w14:textId="77777777" w:rsidTr="009E6790">
        <w:trPr>
          <w:cantSplit/>
          <w:trPrChange w:id="763" w:author="Batra Yogesh (EXT)" w:date="2018-04-13T12:33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764" w:author="Batra Yogesh (EXT)" w:date="2018-04-13T12:33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FF311C" w:rsidRPr="009E6790" w:rsidRDefault="00FF311C" w:rsidP="00FF311C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765" w:author="Batra Yogesh (EXT)" w:date="2018-04-13T12:33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0BAA3822" w14:textId="77777777" w:rsidR="00FF311C" w:rsidRPr="009E6790" w:rsidRDefault="00FF311C" w:rsidP="00FF311C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9E6790">
              <w:rPr>
                <w:rFonts w:cs="Arial"/>
                <w:sz w:val="20"/>
              </w:rPr>
              <w:t>END OF USE CASE</w:t>
            </w:r>
          </w:p>
        </w:tc>
        <w:tc>
          <w:tcPr>
            <w:tcW w:w="1667" w:type="pct"/>
            <w:shd w:val="clear" w:color="auto" w:fill="C6D9F1" w:themeFill="text2" w:themeFillTint="33"/>
            <w:tcPrChange w:id="766" w:author="Batra Yogesh (EXT)" w:date="2018-04-13T12:33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0BAA3823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767" w:author="Batra Yogesh (EXT)" w:date="2018-04-13T12:33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0BAA3824" w14:textId="77777777" w:rsidR="00FF311C" w:rsidRPr="009E6790" w:rsidRDefault="00FF311C" w:rsidP="00FF311C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9E6790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9E6790" w:rsidRDefault="00543D6E" w:rsidP="00A902A5">
      <w:pPr>
        <w:rPr>
          <w:rFonts w:cs="Arial"/>
        </w:rPr>
      </w:pPr>
    </w:p>
    <w:p w14:paraId="0BAA3828" w14:textId="77777777" w:rsidR="003D41D8" w:rsidRPr="009E6790" w:rsidRDefault="001516B9" w:rsidP="003D41D8">
      <w:pPr>
        <w:pStyle w:val="Heading1"/>
      </w:pPr>
      <w:bookmarkStart w:id="768" w:name="_Toc502154746"/>
      <w:r w:rsidRPr="009E6790">
        <w:t>Exception</w:t>
      </w:r>
      <w:r w:rsidR="00BF2F96" w:rsidRPr="009E6790">
        <w:t>s</w:t>
      </w:r>
      <w:bookmarkEnd w:id="768"/>
    </w:p>
    <w:p w14:paraId="0BAA3829" w14:textId="2906BD66" w:rsidR="001516B9" w:rsidRPr="009E6790" w:rsidRDefault="00E71304" w:rsidP="00447470">
      <w:pPr>
        <w:pStyle w:val="Heading2"/>
      </w:pPr>
      <w:bookmarkStart w:id="769" w:name="_Toc502154747"/>
      <w:r w:rsidRPr="009E6790">
        <w:t>List of Common Issues/Errors</w:t>
      </w:r>
      <w:bookmarkEnd w:id="769"/>
    </w:p>
    <w:p w14:paraId="0BAA382A" w14:textId="6605AC92" w:rsidR="001516B9" w:rsidRPr="009E6790" w:rsidRDefault="009D157E" w:rsidP="001516B9">
      <w:pPr>
        <w:rPr>
          <w:rFonts w:cs="Arial"/>
        </w:rPr>
      </w:pPr>
      <w:r w:rsidRPr="009E6790">
        <w:rPr>
          <w:rFonts w:cs="Arial"/>
        </w:rPr>
        <w:t>Not aware of any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770" w:author="Batra Yogesh (EXT)" w:date="2018-04-13T12:33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771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9E6790" w14:paraId="0BAA382F" w14:textId="77777777" w:rsidTr="009E6790">
        <w:trPr>
          <w:cantSplit/>
          <w:tblHeader/>
          <w:trPrChange w:id="772" w:author="Batra Yogesh (EXT)" w:date="2018-04-13T12:33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773" w:author="Batra Yogesh (EXT)" w:date="2018-04-13T12:33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9E6790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774" w:author="Batra Yogesh (EXT)" w:date="2018-04-13T12:33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9E6790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775" w:author="Batra Yogesh (EXT)" w:date="2018-04-13T12:33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9E6790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9E6790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776" w:author="Batra Yogesh (EXT)" w:date="2018-04-13T12:33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9E6790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9E6790" w14:paraId="0BAA3834" w14:textId="77777777" w:rsidTr="009E6790">
        <w:trPr>
          <w:cantSplit/>
          <w:trPrChange w:id="777" w:author="Batra Yogesh (EXT)" w:date="2018-04-13T12:33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778" w:author="Batra Yogesh (EXT)" w:date="2018-04-13T12:33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9E6790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779" w:author="Batra Yogesh (EXT)" w:date="2018-04-13T12:33:00Z">
              <w:tcPr>
                <w:tcW w:w="2790" w:type="dxa"/>
              </w:tcPr>
            </w:tcPrChange>
          </w:tcPr>
          <w:p w14:paraId="0BAA3831" w14:textId="77777777" w:rsidR="001516B9" w:rsidRPr="009E6790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80" w:author="Batra Yogesh (EXT)" w:date="2018-04-13T12:33:00Z">
              <w:tcPr>
                <w:tcW w:w="3330" w:type="dxa"/>
              </w:tcPr>
            </w:tcPrChange>
          </w:tcPr>
          <w:p w14:paraId="0BAA3832" w14:textId="77777777" w:rsidR="001516B9" w:rsidRPr="009E6790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781" w:author="Batra Yogesh (EXT)" w:date="2018-04-13T12:33:00Z">
              <w:tcPr>
                <w:tcW w:w="1170" w:type="dxa"/>
              </w:tcPr>
            </w:tcPrChange>
          </w:tcPr>
          <w:p w14:paraId="0BAA3833" w14:textId="77777777" w:rsidR="001516B9" w:rsidRPr="009E6790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9E6790" w14:paraId="0BAA3839" w14:textId="77777777" w:rsidTr="009E6790">
        <w:trPr>
          <w:cantSplit/>
          <w:trHeight w:val="341"/>
          <w:trPrChange w:id="782" w:author="Batra Yogesh (EXT)" w:date="2018-04-13T12:33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783" w:author="Batra Yogesh (EXT)" w:date="2018-04-13T12:33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9E6790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784" w:author="Batra Yogesh (EXT)" w:date="2018-04-13T12:33:00Z">
              <w:tcPr>
                <w:tcW w:w="2790" w:type="dxa"/>
              </w:tcPr>
            </w:tcPrChange>
          </w:tcPr>
          <w:p w14:paraId="0BAA3836" w14:textId="77777777" w:rsidR="000A438C" w:rsidRPr="009E6790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85" w:author="Batra Yogesh (EXT)" w:date="2018-04-13T12:33:00Z">
              <w:tcPr>
                <w:tcW w:w="3330" w:type="dxa"/>
              </w:tcPr>
            </w:tcPrChange>
          </w:tcPr>
          <w:p w14:paraId="0BAA3837" w14:textId="77777777" w:rsidR="000A438C" w:rsidRPr="009E679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786" w:author="Batra Yogesh (EXT)" w:date="2018-04-13T12:33:00Z">
              <w:tcPr>
                <w:tcW w:w="1170" w:type="dxa"/>
              </w:tcPr>
            </w:tcPrChange>
          </w:tcPr>
          <w:p w14:paraId="0BAA3838" w14:textId="77777777" w:rsidR="000A438C" w:rsidRPr="009E679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9E6790" w14:paraId="0BAA383E" w14:textId="77777777" w:rsidTr="009E6790">
        <w:trPr>
          <w:cantSplit/>
          <w:trHeight w:val="341"/>
          <w:trPrChange w:id="787" w:author="Batra Yogesh (EXT)" w:date="2018-04-13T12:33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788" w:author="Batra Yogesh (EXT)" w:date="2018-04-13T12:33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9E6790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789" w:author="Batra Yogesh (EXT)" w:date="2018-04-13T12:33:00Z">
              <w:tcPr>
                <w:tcW w:w="2790" w:type="dxa"/>
              </w:tcPr>
            </w:tcPrChange>
          </w:tcPr>
          <w:p w14:paraId="0BAA383B" w14:textId="77777777" w:rsidR="000A438C" w:rsidRPr="009E6790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790" w:author="Batra Yogesh (EXT)" w:date="2018-04-13T12:33:00Z">
              <w:tcPr>
                <w:tcW w:w="3330" w:type="dxa"/>
              </w:tcPr>
            </w:tcPrChange>
          </w:tcPr>
          <w:p w14:paraId="0BAA383C" w14:textId="77777777" w:rsidR="000A438C" w:rsidRPr="009E679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791" w:author="Batra Yogesh (EXT)" w:date="2018-04-13T12:33:00Z">
              <w:tcPr>
                <w:tcW w:w="1170" w:type="dxa"/>
              </w:tcPr>
            </w:tcPrChange>
          </w:tcPr>
          <w:p w14:paraId="0BAA383D" w14:textId="77777777" w:rsidR="000A438C" w:rsidRPr="009E679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9E6790" w:rsidRDefault="00E77205" w:rsidP="00BF2F96">
      <w:pPr>
        <w:rPr>
          <w:rFonts w:cs="Arial"/>
          <w:i/>
        </w:rPr>
      </w:pPr>
    </w:p>
    <w:p w14:paraId="21700B0D" w14:textId="3C5DE533" w:rsidR="0065421D" w:rsidRPr="009E6790" w:rsidRDefault="0065421D" w:rsidP="0065421D">
      <w:pPr>
        <w:pStyle w:val="Heading1"/>
      </w:pPr>
      <w:bookmarkStart w:id="792" w:name="_Toc502154748"/>
      <w:r w:rsidRPr="009E6790">
        <w:t>Example</w:t>
      </w:r>
      <w:bookmarkEnd w:id="792"/>
      <w:r w:rsidRPr="009E6790">
        <w:t xml:space="preserve"> </w:t>
      </w:r>
    </w:p>
    <w:p w14:paraId="33125243" w14:textId="53EB8702" w:rsidR="0065421D" w:rsidRPr="00B412A2" w:rsidRDefault="0065421D" w:rsidP="0065421D">
      <w:pPr>
        <w:rPr>
          <w:rFonts w:cs="Arial"/>
        </w:rPr>
      </w:pPr>
    </w:p>
    <w:p w14:paraId="6C3FCD31" w14:textId="77777777" w:rsidR="0065421D" w:rsidRPr="003E6867" w:rsidRDefault="0065421D" w:rsidP="0065421D">
      <w:pPr>
        <w:rPr>
          <w:rFonts w:cs="Arial"/>
        </w:rPr>
      </w:pPr>
    </w:p>
    <w:p w14:paraId="4C62BE6E" w14:textId="77777777" w:rsidR="0065421D" w:rsidRPr="009E6790" w:rsidRDefault="0065421D" w:rsidP="00BF2F96">
      <w:pPr>
        <w:rPr>
          <w:rFonts w:cs="Arial"/>
          <w:i/>
        </w:rPr>
      </w:pPr>
    </w:p>
    <w:sectPr w:rsidR="0065421D" w:rsidRPr="009E6790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B01709" w14:textId="77777777" w:rsidR="000A28E8" w:rsidRDefault="000A28E8">
      <w:r>
        <w:separator/>
      </w:r>
    </w:p>
  </w:endnote>
  <w:endnote w:type="continuationSeparator" w:id="0">
    <w:p w14:paraId="35B9CCD7" w14:textId="77777777" w:rsidR="000A28E8" w:rsidRDefault="000A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45D7DD" w14:textId="77777777" w:rsidR="00A541BE" w:rsidRDefault="00A541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57DC8074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A57E99">
      <w:rPr>
        <w:rFonts w:cs="Arial"/>
        <w:noProof/>
        <w:color w:val="3399FF"/>
      </w:rPr>
      <w:t>10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FC90B1" w14:textId="77777777" w:rsidR="00A541BE" w:rsidRDefault="00A541B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9FF92" w14:textId="77777777" w:rsidR="000A28E8" w:rsidRDefault="000A28E8">
      <w:r>
        <w:separator/>
      </w:r>
    </w:p>
  </w:footnote>
  <w:footnote w:type="continuationSeparator" w:id="0">
    <w:p w14:paraId="5790FC50" w14:textId="77777777" w:rsidR="000A28E8" w:rsidRDefault="000A2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8C910" w14:textId="77777777" w:rsidR="00A541BE" w:rsidRDefault="00A541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5809F12F" w:rsidR="00014D25" w:rsidRPr="00D730E7" w:rsidRDefault="00C041EB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5D7FC7" w:rsidRPr="005D7FC7">
      <w:rPr>
        <w:b/>
        <w:color w:val="3399FF"/>
      </w:rPr>
      <w:t>_UC</w:t>
    </w:r>
    <w:r>
      <w:rPr>
        <w:b/>
        <w:color w:val="3399FF"/>
      </w:rPr>
      <w:t>14</w:t>
    </w:r>
    <w:r w:rsidR="005D7FC7" w:rsidRPr="005D7FC7">
      <w:rPr>
        <w:b/>
        <w:color w:val="3399FF"/>
      </w:rPr>
      <w:t xml:space="preserve"> – </w:t>
    </w:r>
    <w:r w:rsidR="00533AEA" w:rsidRPr="00533AEA">
      <w:rPr>
        <w:b/>
        <w:color w:val="3399FF"/>
      </w:rPr>
      <w:t>Enter Gas Stream Component Analysis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2D443" w14:textId="77777777" w:rsidR="00A541BE" w:rsidRDefault="00A541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94659D"/>
    <w:multiLevelType w:val="hybridMultilevel"/>
    <w:tmpl w:val="F0FC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635BE"/>
    <w:multiLevelType w:val="hybridMultilevel"/>
    <w:tmpl w:val="E5185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BF643B3"/>
    <w:multiLevelType w:val="hybridMultilevel"/>
    <w:tmpl w:val="FA2A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6041E0"/>
    <w:multiLevelType w:val="hybridMultilevel"/>
    <w:tmpl w:val="0558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8368E"/>
    <w:multiLevelType w:val="hybridMultilevel"/>
    <w:tmpl w:val="415E0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1"/>
  </w:num>
  <w:num w:numId="2">
    <w:abstractNumId w:val="8"/>
  </w:num>
  <w:num w:numId="3">
    <w:abstractNumId w:val="10"/>
  </w:num>
  <w:num w:numId="4">
    <w:abstractNumId w:val="11"/>
  </w:num>
  <w:num w:numId="5">
    <w:abstractNumId w:val="17"/>
  </w:num>
  <w:num w:numId="6">
    <w:abstractNumId w:val="0"/>
  </w:num>
  <w:num w:numId="7">
    <w:abstractNumId w:val="19"/>
  </w:num>
  <w:num w:numId="8">
    <w:abstractNumId w:val="20"/>
  </w:num>
  <w:num w:numId="9">
    <w:abstractNumId w:val="9"/>
  </w:num>
  <w:num w:numId="10">
    <w:abstractNumId w:val="2"/>
  </w:num>
  <w:num w:numId="11">
    <w:abstractNumId w:val="12"/>
  </w:num>
  <w:num w:numId="12">
    <w:abstractNumId w:val="6"/>
  </w:num>
  <w:num w:numId="13">
    <w:abstractNumId w:val="1"/>
  </w:num>
  <w:num w:numId="14">
    <w:abstractNumId w:val="18"/>
  </w:num>
  <w:num w:numId="15">
    <w:abstractNumId w:val="7"/>
  </w:num>
  <w:num w:numId="16">
    <w:abstractNumId w:val="3"/>
  </w:num>
  <w:num w:numId="17">
    <w:abstractNumId w:val="14"/>
  </w:num>
  <w:num w:numId="18">
    <w:abstractNumId w:val="16"/>
  </w:num>
  <w:num w:numId="19">
    <w:abstractNumId w:val="13"/>
  </w:num>
  <w:num w:numId="20">
    <w:abstractNumId w:val="5"/>
  </w:num>
  <w:num w:numId="21">
    <w:abstractNumId w:val="4"/>
  </w:num>
  <w:num w:numId="22">
    <w:abstractNumId w:val="1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  <w15:person w15:author="Prakash Atul (Ext)">
    <w15:presenceInfo w15:providerId="AD" w15:userId="S-1-5-21-4162059163-1544859033-1701284029-50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2721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2182"/>
    <w:rsid w:val="000A00B0"/>
    <w:rsid w:val="000A28E8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256A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40DB"/>
    <w:rsid w:val="001655FA"/>
    <w:rsid w:val="00167857"/>
    <w:rsid w:val="0017076D"/>
    <w:rsid w:val="001750D9"/>
    <w:rsid w:val="00175246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5CA6"/>
    <w:rsid w:val="001D4407"/>
    <w:rsid w:val="001D705B"/>
    <w:rsid w:val="001E2C66"/>
    <w:rsid w:val="001E3D6C"/>
    <w:rsid w:val="001E52CE"/>
    <w:rsid w:val="001F39DB"/>
    <w:rsid w:val="001F4076"/>
    <w:rsid w:val="0020298E"/>
    <w:rsid w:val="00205825"/>
    <w:rsid w:val="00205F8C"/>
    <w:rsid w:val="00207B56"/>
    <w:rsid w:val="002127A4"/>
    <w:rsid w:val="002153C4"/>
    <w:rsid w:val="00215B02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69A3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58E0"/>
    <w:rsid w:val="003D67DB"/>
    <w:rsid w:val="003D7BD5"/>
    <w:rsid w:val="003E23CF"/>
    <w:rsid w:val="003E542E"/>
    <w:rsid w:val="003E6867"/>
    <w:rsid w:val="003E6AB3"/>
    <w:rsid w:val="003F01E3"/>
    <w:rsid w:val="003F4F7B"/>
    <w:rsid w:val="00403523"/>
    <w:rsid w:val="00405C0C"/>
    <w:rsid w:val="00407A55"/>
    <w:rsid w:val="004110FE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1934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2C24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28E2"/>
    <w:rsid w:val="00482A32"/>
    <w:rsid w:val="00483DFC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3AEA"/>
    <w:rsid w:val="005354E9"/>
    <w:rsid w:val="005355C4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2027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D7FC7"/>
    <w:rsid w:val="005E4BDA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24BFD"/>
    <w:rsid w:val="00626438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21D"/>
    <w:rsid w:val="00654F9D"/>
    <w:rsid w:val="006558D6"/>
    <w:rsid w:val="00655F3C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797A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3C4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0CFD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1871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061FE"/>
    <w:rsid w:val="00910980"/>
    <w:rsid w:val="009126AF"/>
    <w:rsid w:val="00913C04"/>
    <w:rsid w:val="00922CA6"/>
    <w:rsid w:val="00923D63"/>
    <w:rsid w:val="00924487"/>
    <w:rsid w:val="009268B4"/>
    <w:rsid w:val="00931955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1377"/>
    <w:rsid w:val="00992AE2"/>
    <w:rsid w:val="0099324B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29B7"/>
    <w:rsid w:val="009E5A8E"/>
    <w:rsid w:val="009E6790"/>
    <w:rsid w:val="009E7280"/>
    <w:rsid w:val="009F212D"/>
    <w:rsid w:val="009F21E7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27A4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1BE"/>
    <w:rsid w:val="00A54FB0"/>
    <w:rsid w:val="00A57E99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6AC1"/>
    <w:rsid w:val="00A77D6E"/>
    <w:rsid w:val="00A81107"/>
    <w:rsid w:val="00A82979"/>
    <w:rsid w:val="00A8459B"/>
    <w:rsid w:val="00A8498C"/>
    <w:rsid w:val="00A85E04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3B9D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12A2"/>
    <w:rsid w:val="00B478D7"/>
    <w:rsid w:val="00B5004C"/>
    <w:rsid w:val="00B50A98"/>
    <w:rsid w:val="00B5158E"/>
    <w:rsid w:val="00B51A45"/>
    <w:rsid w:val="00B53610"/>
    <w:rsid w:val="00B536A7"/>
    <w:rsid w:val="00B53799"/>
    <w:rsid w:val="00B55497"/>
    <w:rsid w:val="00B567C2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E25AB"/>
    <w:rsid w:val="00BE78DF"/>
    <w:rsid w:val="00BF273B"/>
    <w:rsid w:val="00BF2F96"/>
    <w:rsid w:val="00C002FE"/>
    <w:rsid w:val="00C00446"/>
    <w:rsid w:val="00C0332E"/>
    <w:rsid w:val="00C041EB"/>
    <w:rsid w:val="00C053FB"/>
    <w:rsid w:val="00C106B0"/>
    <w:rsid w:val="00C1318A"/>
    <w:rsid w:val="00C13B91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5A24"/>
    <w:rsid w:val="00C67034"/>
    <w:rsid w:val="00C67D1E"/>
    <w:rsid w:val="00C71E1F"/>
    <w:rsid w:val="00C8028D"/>
    <w:rsid w:val="00C8324A"/>
    <w:rsid w:val="00C84A1C"/>
    <w:rsid w:val="00C865FE"/>
    <w:rsid w:val="00C96A28"/>
    <w:rsid w:val="00CA2B98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CF7480"/>
    <w:rsid w:val="00D031E8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728F"/>
    <w:rsid w:val="00D50F2E"/>
    <w:rsid w:val="00D53EC4"/>
    <w:rsid w:val="00D62C62"/>
    <w:rsid w:val="00D6399F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09E"/>
    <w:rsid w:val="00D8633F"/>
    <w:rsid w:val="00D9214C"/>
    <w:rsid w:val="00D95CF7"/>
    <w:rsid w:val="00D966C1"/>
    <w:rsid w:val="00D966DC"/>
    <w:rsid w:val="00DA287A"/>
    <w:rsid w:val="00DA3673"/>
    <w:rsid w:val="00DA5D28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1F59"/>
    <w:rsid w:val="00E33BBB"/>
    <w:rsid w:val="00E33F40"/>
    <w:rsid w:val="00E356A4"/>
    <w:rsid w:val="00E359E4"/>
    <w:rsid w:val="00E41DB9"/>
    <w:rsid w:val="00E42F54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2144"/>
    <w:rsid w:val="00E82B4B"/>
    <w:rsid w:val="00E84673"/>
    <w:rsid w:val="00E87851"/>
    <w:rsid w:val="00E95DEB"/>
    <w:rsid w:val="00E962B2"/>
    <w:rsid w:val="00EA53BB"/>
    <w:rsid w:val="00EB17E2"/>
    <w:rsid w:val="00EB3A11"/>
    <w:rsid w:val="00EB49E1"/>
    <w:rsid w:val="00EB4F9D"/>
    <w:rsid w:val="00EC0688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15AF"/>
    <w:rsid w:val="00F0569B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644"/>
    <w:rsid w:val="00F36D02"/>
    <w:rsid w:val="00F37483"/>
    <w:rsid w:val="00F412A6"/>
    <w:rsid w:val="00F43629"/>
    <w:rsid w:val="00F443D5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668C"/>
    <w:rsid w:val="00FE7503"/>
    <w:rsid w:val="00FE7AF8"/>
    <w:rsid w:val="00FE7F6E"/>
    <w:rsid w:val="00FF0DD6"/>
    <w:rsid w:val="00FF145F"/>
    <w:rsid w:val="00FF1712"/>
    <w:rsid w:val="00FF2832"/>
    <w:rsid w:val="00FF311C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DAE09DBD-79BD-4D2F-8A7A-9684194D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B567C2"/>
    <w:pPr>
      <w:tabs>
        <w:tab w:val="left" w:pos="720"/>
        <w:tab w:val="right" w:leader="dot" w:pos="9350"/>
      </w:tabs>
      <w:ind w:left="270"/>
      <w:pPrChange w:id="0" w:author="Batra Yogesh (EXT)" w:date="2018-04-06T12:55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55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16E1B-0342-4A21-8C6B-4838071DE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D19A6-1248-40B4-9411-F39D11B9A21D}"/>
</file>

<file path=customXml/itemProps3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6820FAF6-AF3B-463F-A7B6-6C7CAB479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1</TotalTime>
  <Pages>10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Gas Stream Component Analysis</vt:lpstr>
    </vt:vector>
  </TitlesOfParts>
  <Company>Chevron</Company>
  <LinksUpToDate>false</LinksUpToDate>
  <CharactersWithSpaces>8079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Stream Component Analysis</dc:title>
  <dc:creator>Wirasak Chomphu</dc:creator>
  <cp:lastModifiedBy>Wirasak Chomphu</cp:lastModifiedBy>
  <cp:revision>12</cp:revision>
  <cp:lastPrinted>2005-03-03T19:34:00Z</cp:lastPrinted>
  <dcterms:created xsi:type="dcterms:W3CDTF">2018-03-27T15:08:00Z</dcterms:created>
  <dcterms:modified xsi:type="dcterms:W3CDTF">2020-07-02T09:07:00Z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_SourceUrl">
    <vt:lpwstr/>
  </property>
  <property fmtid="{D5CDD505-2E9C-101B-9397-08002B2CF9AE}" pid="26" name="_SharedFileIndex">
    <vt:lpwstr/>
  </property>
  <property fmtid="{D5CDD505-2E9C-101B-9397-08002B2CF9AE}" pid="27" name="ComplianceAssetId">
    <vt:lpwstr/>
  </property>
  <property fmtid="{D5CDD505-2E9C-101B-9397-08002B2CF9AE}" pid="28" name="TemplateUrl">
    <vt:lpwstr/>
  </property>
</Properties>
</file>