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1F4AE0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57:00Z">
            <w:rPr>
              <w:rFonts w:asciiTheme="minorHAnsi" w:hAnsiTheme="minorHAnsi"/>
            </w:rPr>
          </w:rPrChange>
        </w:rPr>
      </w:pPr>
      <w:r w:rsidRPr="001F4AE0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57:00Z">
            <w:rPr>
              <w:rFonts w:asciiTheme="minorHAnsi" w:hAnsiTheme="minorHAnsi"/>
            </w:rPr>
          </w:rPrChange>
        </w:rPr>
      </w:pPr>
    </w:p>
    <w:p w14:paraId="0BAA3730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57:00Z">
            <w:rPr>
              <w:rFonts w:asciiTheme="minorHAnsi" w:hAnsiTheme="minorHAnsi"/>
            </w:rPr>
          </w:rPrChange>
        </w:rPr>
      </w:pPr>
    </w:p>
    <w:p w14:paraId="0BAA3731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57:00Z">
            <w:rPr>
              <w:rFonts w:asciiTheme="minorHAnsi" w:hAnsiTheme="minorHAnsi"/>
            </w:rPr>
          </w:rPrChange>
        </w:rPr>
      </w:pPr>
    </w:p>
    <w:p w14:paraId="0BAA3732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57:00Z">
            <w:rPr>
              <w:rFonts w:asciiTheme="minorHAnsi" w:hAnsiTheme="minorHAnsi"/>
            </w:rPr>
          </w:rPrChange>
        </w:rPr>
      </w:pPr>
    </w:p>
    <w:p w14:paraId="0BAA3733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57:00Z">
            <w:rPr>
              <w:rFonts w:asciiTheme="minorHAnsi" w:hAnsiTheme="minorHAnsi"/>
            </w:rPr>
          </w:rPrChange>
        </w:rPr>
      </w:pPr>
    </w:p>
    <w:p w14:paraId="0BAA3734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57:00Z">
            <w:rPr>
              <w:rFonts w:asciiTheme="minorHAnsi" w:hAnsiTheme="minorHAnsi"/>
            </w:rPr>
          </w:rPrChange>
        </w:rPr>
      </w:pPr>
    </w:p>
    <w:p w14:paraId="0BAA3735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57:00Z">
            <w:rPr>
              <w:rFonts w:asciiTheme="minorHAnsi" w:hAnsiTheme="minorHAnsi"/>
            </w:rPr>
          </w:rPrChange>
        </w:rPr>
      </w:pPr>
    </w:p>
    <w:p w14:paraId="0BAA3736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57:00Z">
            <w:rPr>
              <w:rFonts w:asciiTheme="minorHAnsi" w:hAnsiTheme="minorHAnsi"/>
            </w:rPr>
          </w:rPrChange>
        </w:rPr>
      </w:pPr>
    </w:p>
    <w:p w14:paraId="0BAA3737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57:00Z">
            <w:rPr>
              <w:rFonts w:asciiTheme="minorHAnsi" w:hAnsiTheme="minorHAnsi"/>
            </w:rPr>
          </w:rPrChange>
        </w:rPr>
      </w:pPr>
    </w:p>
    <w:p w14:paraId="0BAA3738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57:00Z">
            <w:rPr>
              <w:rFonts w:asciiTheme="minorHAnsi" w:hAnsiTheme="minorHAnsi"/>
            </w:rPr>
          </w:rPrChange>
        </w:rPr>
      </w:pPr>
    </w:p>
    <w:p w14:paraId="0BAA3739" w14:textId="77777777" w:rsidR="004D61A0" w:rsidRPr="001F4AE0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0C0D7EFA" w:rsidR="004D61A0" w:rsidRPr="001F4AE0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1F4AE0">
        <w:rPr>
          <w:rFonts w:cs="Arial"/>
          <w:color w:val="3399FF"/>
          <w:sz w:val="52"/>
          <w:szCs w:val="52"/>
        </w:rPr>
        <w:t xml:space="preserve">EC Upgrade </w:t>
      </w:r>
      <w:r w:rsidR="00A3632B" w:rsidRPr="001F4AE0">
        <w:rPr>
          <w:rFonts w:cs="Arial"/>
          <w:color w:val="3399FF"/>
          <w:sz w:val="52"/>
          <w:szCs w:val="52"/>
        </w:rPr>
        <w:t>BKK</w:t>
      </w:r>
      <w:r w:rsidRPr="001F4AE0">
        <w:rPr>
          <w:rFonts w:cs="Arial"/>
          <w:color w:val="3399FF"/>
          <w:sz w:val="52"/>
          <w:szCs w:val="52"/>
        </w:rPr>
        <w:t xml:space="preserve"> </w:t>
      </w:r>
      <w:r w:rsidR="004D61A0" w:rsidRPr="001F4AE0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1F4AE0" w:rsidRDefault="004D61A0">
      <w:pPr>
        <w:jc w:val="center"/>
        <w:rPr>
          <w:rFonts w:cs="Arial"/>
        </w:rPr>
      </w:pPr>
    </w:p>
    <w:p w14:paraId="0BAA373C" w14:textId="77777777" w:rsidR="007C0F5B" w:rsidRPr="001F4AE0" w:rsidRDefault="007C0F5B">
      <w:pPr>
        <w:jc w:val="center"/>
        <w:rPr>
          <w:rFonts w:cs="Arial"/>
        </w:rPr>
      </w:pPr>
    </w:p>
    <w:p w14:paraId="0BAA373D" w14:textId="77777777" w:rsidR="007C0F5B" w:rsidRPr="001F4AE0" w:rsidRDefault="007C0F5B">
      <w:pPr>
        <w:jc w:val="center"/>
        <w:rPr>
          <w:rFonts w:cs="Arial"/>
        </w:rPr>
      </w:pPr>
    </w:p>
    <w:p w14:paraId="0BAA373E" w14:textId="77777777" w:rsidR="007C0F5B" w:rsidRPr="001F4AE0" w:rsidRDefault="004D61A0">
      <w:pPr>
        <w:pStyle w:val="BodyText"/>
        <w:rPr>
          <w:rFonts w:cs="Arial"/>
          <w:color w:val="3399FF"/>
        </w:rPr>
      </w:pPr>
      <w:r w:rsidRPr="001F4AE0">
        <w:rPr>
          <w:rFonts w:cs="Arial"/>
          <w:b/>
          <w:color w:val="3399FF"/>
        </w:rPr>
        <w:t>Project Name</w:t>
      </w:r>
    </w:p>
    <w:p w14:paraId="0BAA373F" w14:textId="135A38E2" w:rsidR="00EF4239" w:rsidRPr="001F4AE0" w:rsidRDefault="00A3632B">
      <w:pPr>
        <w:pStyle w:val="BodyText"/>
        <w:rPr>
          <w:rFonts w:cs="Arial"/>
          <w:color w:val="3399FF"/>
        </w:rPr>
      </w:pPr>
      <w:r w:rsidRPr="001F4AE0">
        <w:rPr>
          <w:rFonts w:cs="Arial"/>
          <w:color w:val="3399FF"/>
        </w:rPr>
        <w:t>BKK</w:t>
      </w:r>
      <w:r w:rsidR="00645ABA" w:rsidRPr="001F4AE0">
        <w:rPr>
          <w:rFonts w:cs="Arial"/>
          <w:color w:val="3399FF"/>
        </w:rPr>
        <w:t xml:space="preserve"> </w:t>
      </w:r>
      <w:ins w:id="12" w:author="Batra Yogesh (EXT)" w:date="2018-04-13T16:36:00Z">
        <w:r w:rsidR="003A4BC2">
          <w:rPr>
            <w:rFonts w:cs="Arial"/>
            <w:color w:val="3399FF"/>
          </w:rPr>
          <w:t xml:space="preserve">11.2 </w:t>
        </w:r>
      </w:ins>
      <w:r w:rsidR="00FA58CA" w:rsidRPr="001F4AE0">
        <w:rPr>
          <w:rFonts w:cs="Arial"/>
          <w:color w:val="3399FF"/>
        </w:rPr>
        <w:t>Project</w:t>
      </w:r>
      <w:r w:rsidR="000A438C" w:rsidRPr="001F4AE0">
        <w:rPr>
          <w:rFonts w:cs="Arial"/>
          <w:color w:val="3399FF"/>
        </w:rPr>
        <w:t xml:space="preserve"> </w:t>
      </w:r>
      <w:r w:rsidR="002A6A74" w:rsidRPr="001F4AE0">
        <w:rPr>
          <w:rFonts w:cs="Arial"/>
          <w:color w:val="3399FF"/>
        </w:rPr>
        <w:t>Energy Components</w:t>
      </w:r>
    </w:p>
    <w:p w14:paraId="0BAA3740" w14:textId="77777777" w:rsidR="004D61A0" w:rsidRPr="001F4AE0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1F4AE0" w:rsidRDefault="004D61A0">
      <w:pPr>
        <w:jc w:val="center"/>
        <w:rPr>
          <w:rFonts w:cs="Arial"/>
          <w:color w:val="3399FF"/>
        </w:rPr>
      </w:pPr>
      <w:r w:rsidRPr="001F4AE0">
        <w:rPr>
          <w:rFonts w:cs="Arial"/>
          <w:b/>
          <w:color w:val="3399FF"/>
        </w:rPr>
        <w:t>Use-Case Name</w:t>
      </w:r>
    </w:p>
    <w:p w14:paraId="0BAA3742" w14:textId="11CD983A" w:rsidR="004D61A0" w:rsidRPr="001F4AE0" w:rsidRDefault="00A3632B">
      <w:pPr>
        <w:jc w:val="center"/>
        <w:rPr>
          <w:rFonts w:cs="Arial"/>
          <w:color w:val="3399FF"/>
        </w:rPr>
      </w:pPr>
      <w:r w:rsidRPr="001F4AE0">
        <w:rPr>
          <w:rFonts w:cs="Arial"/>
          <w:color w:val="3399FF"/>
        </w:rPr>
        <w:t>BKK_UC37</w:t>
      </w:r>
      <w:r w:rsidR="000D33FC" w:rsidRPr="001F4AE0">
        <w:rPr>
          <w:rFonts w:cs="Arial"/>
          <w:color w:val="3399FF"/>
        </w:rPr>
        <w:t xml:space="preserve"> – </w:t>
      </w:r>
      <w:r w:rsidRPr="001F4AE0">
        <w:rPr>
          <w:rFonts w:cs="Arial"/>
          <w:color w:val="3399FF"/>
        </w:rPr>
        <w:t>Maintain</w:t>
      </w:r>
      <w:r w:rsidR="001B0FF9" w:rsidRPr="001F4AE0">
        <w:rPr>
          <w:rFonts w:cs="Arial"/>
          <w:color w:val="3399FF"/>
        </w:rPr>
        <w:t>Well</w:t>
      </w:r>
      <w:r w:rsidR="004D61A0" w:rsidRPr="001F4AE0">
        <w:rPr>
          <w:rFonts w:cs="Arial"/>
          <w:color w:val="3399FF"/>
        </w:rPr>
        <w:br/>
      </w:r>
    </w:p>
    <w:p w14:paraId="0BAA3743" w14:textId="77777777" w:rsidR="007C0F5B" w:rsidRPr="001F4AE0" w:rsidRDefault="004D61A0" w:rsidP="00B107D1">
      <w:pPr>
        <w:jc w:val="center"/>
        <w:rPr>
          <w:rFonts w:cs="Arial"/>
          <w:color w:val="3399FF"/>
        </w:rPr>
      </w:pPr>
      <w:r w:rsidRPr="001F4AE0">
        <w:rPr>
          <w:rFonts w:cs="Arial"/>
          <w:b/>
          <w:color w:val="3399FF"/>
        </w:rPr>
        <w:t>Origination Date</w:t>
      </w:r>
    </w:p>
    <w:p w14:paraId="0BAA3744" w14:textId="33560A95" w:rsidR="004D61A0" w:rsidRPr="001F4AE0" w:rsidRDefault="00A82FB5" w:rsidP="00B107D1">
      <w:pPr>
        <w:jc w:val="center"/>
        <w:rPr>
          <w:rFonts w:cs="Arial"/>
          <w:color w:val="3399FF"/>
        </w:rPr>
      </w:pPr>
      <w:r w:rsidRPr="001F4AE0">
        <w:rPr>
          <w:rFonts w:cs="Arial"/>
          <w:color w:val="3399FF"/>
        </w:rPr>
        <w:t>28</w:t>
      </w:r>
      <w:r w:rsidR="0047772D" w:rsidRPr="001F4AE0">
        <w:rPr>
          <w:rFonts w:cs="Arial"/>
          <w:color w:val="3399FF"/>
        </w:rPr>
        <w:t>-</w:t>
      </w:r>
      <w:r w:rsidR="00A3632B" w:rsidRPr="001F4AE0">
        <w:rPr>
          <w:rFonts w:cs="Arial"/>
          <w:color w:val="3399FF"/>
        </w:rPr>
        <w:t>Dec</w:t>
      </w:r>
      <w:r w:rsidR="00A8498C" w:rsidRPr="001F4AE0">
        <w:rPr>
          <w:rFonts w:cs="Arial"/>
          <w:color w:val="3399FF"/>
        </w:rPr>
        <w:t>-</w:t>
      </w:r>
      <w:r w:rsidR="0047772D" w:rsidRPr="001F4AE0">
        <w:rPr>
          <w:rFonts w:cs="Arial"/>
          <w:color w:val="3399FF"/>
        </w:rPr>
        <w:t>2017</w:t>
      </w:r>
    </w:p>
    <w:p w14:paraId="0BAA3745" w14:textId="77777777" w:rsidR="004D61A0" w:rsidRPr="001F4AE0" w:rsidRDefault="004D61A0">
      <w:pPr>
        <w:rPr>
          <w:rFonts w:cs="Arial"/>
        </w:rPr>
      </w:pPr>
    </w:p>
    <w:p w14:paraId="0BAA3746" w14:textId="77777777" w:rsidR="004D61A0" w:rsidRPr="001F4AE0" w:rsidRDefault="004D61A0">
      <w:pPr>
        <w:rPr>
          <w:rFonts w:cs="Arial"/>
        </w:rPr>
      </w:pPr>
    </w:p>
    <w:p w14:paraId="0BAA3747" w14:textId="77777777" w:rsidR="004D61A0" w:rsidRPr="001F4AE0" w:rsidRDefault="004D61A0">
      <w:pPr>
        <w:rPr>
          <w:rFonts w:cs="Arial"/>
        </w:rPr>
      </w:pPr>
    </w:p>
    <w:p w14:paraId="0BAA3748" w14:textId="77777777" w:rsidR="004D61A0" w:rsidRPr="001F4AE0" w:rsidRDefault="004D61A0">
      <w:pPr>
        <w:rPr>
          <w:rFonts w:cs="Arial"/>
        </w:rPr>
      </w:pPr>
    </w:p>
    <w:p w14:paraId="0BAA3749" w14:textId="77777777" w:rsidR="004D61A0" w:rsidRPr="001F4AE0" w:rsidRDefault="004D61A0">
      <w:pPr>
        <w:rPr>
          <w:rFonts w:cs="Arial"/>
        </w:rPr>
      </w:pPr>
    </w:p>
    <w:p w14:paraId="0BAA374A" w14:textId="77777777" w:rsidR="004D61A0" w:rsidRPr="001F4AE0" w:rsidRDefault="004D61A0">
      <w:pPr>
        <w:rPr>
          <w:rFonts w:cs="Arial"/>
        </w:rPr>
      </w:pPr>
    </w:p>
    <w:p w14:paraId="0BAA374B" w14:textId="77777777" w:rsidR="004D61A0" w:rsidRPr="001F4AE0" w:rsidRDefault="004D61A0">
      <w:pPr>
        <w:rPr>
          <w:rFonts w:cs="Arial"/>
        </w:rPr>
      </w:pPr>
    </w:p>
    <w:p w14:paraId="0BAA374C" w14:textId="77777777" w:rsidR="004D61A0" w:rsidRPr="001F4AE0" w:rsidRDefault="004D61A0">
      <w:pPr>
        <w:rPr>
          <w:rFonts w:cs="Arial"/>
        </w:rPr>
      </w:pPr>
    </w:p>
    <w:p w14:paraId="0BAA374D" w14:textId="77777777" w:rsidR="004D61A0" w:rsidRPr="001F4AE0" w:rsidRDefault="004D61A0">
      <w:pPr>
        <w:rPr>
          <w:rFonts w:cs="Arial"/>
        </w:rPr>
      </w:pPr>
    </w:p>
    <w:p w14:paraId="0BAA374E" w14:textId="77777777" w:rsidR="004D61A0" w:rsidRPr="001F4AE0" w:rsidRDefault="004D61A0">
      <w:pPr>
        <w:rPr>
          <w:rFonts w:cs="Arial"/>
        </w:rPr>
      </w:pPr>
    </w:p>
    <w:p w14:paraId="0BAA374F" w14:textId="6CFFAA3C" w:rsidR="007C0F5B" w:rsidRPr="001F4AE0" w:rsidRDefault="007C0F5B">
      <w:pPr>
        <w:rPr>
          <w:rFonts w:cs="Arial"/>
        </w:rPr>
      </w:pPr>
    </w:p>
    <w:p w14:paraId="2732B955" w14:textId="66A6EA67" w:rsidR="004842BE" w:rsidRPr="001F4AE0" w:rsidRDefault="004842BE">
      <w:pPr>
        <w:rPr>
          <w:rFonts w:cs="Arial"/>
        </w:rPr>
      </w:pPr>
    </w:p>
    <w:p w14:paraId="2C7B6E53" w14:textId="55393660" w:rsidR="004842BE" w:rsidRPr="001F4AE0" w:rsidRDefault="004842BE">
      <w:pPr>
        <w:rPr>
          <w:rFonts w:cs="Arial"/>
        </w:rPr>
      </w:pPr>
    </w:p>
    <w:p w14:paraId="0EE7EE46" w14:textId="40C93B12" w:rsidR="004842BE" w:rsidRPr="001F4AE0" w:rsidRDefault="004842BE">
      <w:pPr>
        <w:rPr>
          <w:rFonts w:cs="Arial"/>
        </w:rPr>
      </w:pPr>
    </w:p>
    <w:p w14:paraId="02EBE86D" w14:textId="64E3ACC9" w:rsidR="004842BE" w:rsidRPr="001F4AE0" w:rsidRDefault="004842BE">
      <w:pPr>
        <w:rPr>
          <w:rFonts w:cs="Arial"/>
        </w:rPr>
      </w:pPr>
    </w:p>
    <w:p w14:paraId="0D687F34" w14:textId="758FE069" w:rsidR="004842BE" w:rsidRPr="001F4AE0" w:rsidRDefault="004842BE">
      <w:pPr>
        <w:rPr>
          <w:rFonts w:cs="Arial"/>
        </w:rPr>
      </w:pPr>
    </w:p>
    <w:p w14:paraId="2BA113BB" w14:textId="18611C93" w:rsidR="004842BE" w:rsidRPr="001F4AE0" w:rsidRDefault="004842BE">
      <w:pPr>
        <w:rPr>
          <w:rFonts w:cs="Arial"/>
        </w:rPr>
      </w:pPr>
    </w:p>
    <w:p w14:paraId="6091F7BC" w14:textId="72ACAE4F" w:rsidR="004842BE" w:rsidRPr="001F4AE0" w:rsidRDefault="004842BE">
      <w:pPr>
        <w:rPr>
          <w:rFonts w:cs="Arial"/>
        </w:rPr>
      </w:pPr>
    </w:p>
    <w:p w14:paraId="65A7F094" w14:textId="4CCD3BDB" w:rsidR="004842BE" w:rsidRPr="001F4AE0" w:rsidRDefault="004842BE">
      <w:pPr>
        <w:rPr>
          <w:rFonts w:cs="Arial"/>
        </w:rPr>
      </w:pPr>
    </w:p>
    <w:p w14:paraId="787E0E68" w14:textId="1B24DE55" w:rsidR="004842BE" w:rsidRPr="001F4AE0" w:rsidRDefault="004842BE">
      <w:pPr>
        <w:rPr>
          <w:rFonts w:cs="Arial"/>
        </w:rPr>
      </w:pPr>
    </w:p>
    <w:p w14:paraId="70722A6F" w14:textId="38EB9068" w:rsidR="004842BE" w:rsidRPr="001F4AE0" w:rsidRDefault="004842BE">
      <w:pPr>
        <w:rPr>
          <w:rFonts w:cs="Arial"/>
        </w:rPr>
      </w:pPr>
    </w:p>
    <w:p w14:paraId="400FC35E" w14:textId="25C90E82" w:rsidR="004842BE" w:rsidRPr="001F4AE0" w:rsidRDefault="004842BE">
      <w:pPr>
        <w:rPr>
          <w:rFonts w:cs="Arial"/>
        </w:rPr>
      </w:pPr>
    </w:p>
    <w:p w14:paraId="2D3E5E7B" w14:textId="77777777" w:rsidR="004842BE" w:rsidRPr="001F4AE0" w:rsidRDefault="004842BE">
      <w:pPr>
        <w:rPr>
          <w:rFonts w:cs="Arial"/>
        </w:rPr>
      </w:pPr>
    </w:p>
    <w:p w14:paraId="0BAA3750" w14:textId="1E8A3038" w:rsidR="004D61A0" w:rsidRPr="001F4AE0" w:rsidDel="00A12534" w:rsidRDefault="004D61A0" w:rsidP="00447470">
      <w:pPr>
        <w:rPr>
          <w:moveFrom w:id="13" w:author="Shah Ashay" w:date="2018-04-16T16:59:00Z"/>
          <w:rFonts w:cs="Arial"/>
        </w:rPr>
      </w:pPr>
      <w:moveFromRangeStart w:id="14" w:author="Shah Ashay" w:date="2018-04-16T16:59:00Z" w:name="move511661292"/>
      <w:moveFrom w:id="15" w:author="Shah Ashay" w:date="2018-04-16T16:59:00Z">
        <w:r w:rsidRPr="001F4AE0" w:rsidDel="00A12534">
          <w:rPr>
            <w:rFonts w:cs="Arial"/>
          </w:rPr>
          <w:t>Revision History</w:t>
        </w:r>
      </w:moveFrom>
    </w:p>
    <w:moveFromRangeEnd w:id="14"/>
    <w:p w14:paraId="29976DB9" w14:textId="77777777" w:rsidR="00A12534" w:rsidRPr="001F4AE0" w:rsidRDefault="00A12534" w:rsidP="00A12534">
      <w:pPr>
        <w:rPr>
          <w:moveTo w:id="16" w:author="Shah Ashay" w:date="2018-04-16T16:59:00Z"/>
          <w:rFonts w:cs="Arial"/>
        </w:rPr>
      </w:pPr>
      <w:moveToRangeStart w:id="17" w:author="Shah Ashay" w:date="2018-04-16T16:59:00Z" w:name="move511661292"/>
      <w:moveTo w:id="18" w:author="Shah Ashay" w:date="2018-04-16T16:59:00Z">
        <w:r w:rsidRPr="001F4AE0">
          <w:rPr>
            <w:rFonts w:cs="Arial"/>
          </w:rPr>
          <w:t>Revision History</w:t>
        </w:r>
      </w:moveTo>
    </w:p>
    <w:moveToRangeEnd w:id="17"/>
    <w:p w14:paraId="0BAA3751" w14:textId="4A269771" w:rsidR="004D61A0" w:rsidRPr="001F4AE0" w:rsidRDefault="00A12534">
      <w:pPr>
        <w:rPr>
          <w:rFonts w:cs="Arial"/>
        </w:rPr>
      </w:pPr>
      <w:ins w:id="19" w:author="Shah Ashay" w:date="2018-04-16T16:59:00Z">
        <w:r>
          <w:rPr>
            <w:rFonts w:cs="Arial"/>
          </w:rPr>
          <w:lastRenderedPageBreak/>
          <w:t xml:space="preserve"> 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0" w:author="Shah Ashay" w:date="2018-04-16T16:59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1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1F4AE0" w14:paraId="0BAA3756" w14:textId="5ED8BD66" w:rsidTr="00A12534">
        <w:trPr>
          <w:cantSplit/>
          <w:tblHeader/>
          <w:trPrChange w:id="22" w:author="Shah Ashay" w:date="2018-04-16T16:59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3" w:author="Shah Ashay" w:date="2018-04-16T16:59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4" w:author="Shah Ashay" w:date="2018-04-16T16:59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5" w:author="Shah Ashay" w:date="2018-04-16T16:59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6:59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6:59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8" w:author="Shah Ashay" w:date="2018-04-16T16:59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1F4AE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1F4AE0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1F4AE0" w14:paraId="0BAA375B" w14:textId="2375FBD8" w:rsidTr="00A12534">
        <w:trPr>
          <w:cantSplit/>
          <w:trPrChange w:id="29" w:author="Shah Ashay" w:date="2018-04-16T16:59:00Z">
            <w:trPr>
              <w:cantSplit/>
            </w:trPr>
          </w:trPrChange>
        </w:trPr>
        <w:tc>
          <w:tcPr>
            <w:tcW w:w="611" w:type="pct"/>
            <w:tcPrChange w:id="30" w:author="Shah Ashay" w:date="2018-04-16T16:59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1F4AE0" w:rsidRDefault="005F74A6" w:rsidP="005F74A6">
            <w:pPr>
              <w:jc w:val="center"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1</w:t>
            </w:r>
            <w:r w:rsidR="004842BE" w:rsidRPr="001F4AE0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1" w:author="Shah Ashay" w:date="2018-04-16T16:59:00Z">
              <w:tcPr>
                <w:tcW w:w="1710" w:type="dxa"/>
                <w:gridSpan w:val="2"/>
              </w:tcPr>
            </w:tcPrChange>
          </w:tcPr>
          <w:p w14:paraId="0BAA3758" w14:textId="52E254BC" w:rsidR="005F74A6" w:rsidRPr="001F4AE0" w:rsidRDefault="00A3632B">
            <w:pPr>
              <w:jc w:val="center"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28</w:t>
            </w:r>
            <w:r w:rsidR="004842BE" w:rsidRPr="001F4AE0">
              <w:rPr>
                <w:rFonts w:cs="Arial"/>
                <w:sz w:val="20"/>
              </w:rPr>
              <w:t>-</w:t>
            </w:r>
            <w:r w:rsidRPr="001F4AE0">
              <w:rPr>
                <w:rFonts w:cs="Arial"/>
                <w:sz w:val="20"/>
              </w:rPr>
              <w:t>Dec</w:t>
            </w:r>
            <w:r w:rsidR="005F74A6" w:rsidRPr="001F4AE0">
              <w:rPr>
                <w:rFonts w:cs="Arial"/>
                <w:sz w:val="20"/>
              </w:rPr>
              <w:t>-</w:t>
            </w:r>
            <w:r w:rsidR="004842BE" w:rsidRPr="001F4AE0">
              <w:rPr>
                <w:rFonts w:cs="Arial"/>
                <w:sz w:val="20"/>
              </w:rPr>
              <w:t>2017</w:t>
            </w:r>
          </w:p>
        </w:tc>
        <w:tc>
          <w:tcPr>
            <w:tcW w:w="1557" w:type="pct"/>
            <w:tcPrChange w:id="32" w:author="Shah Ashay" w:date="2018-04-16T16:59:00Z">
              <w:tcPr>
                <w:tcW w:w="2970" w:type="dxa"/>
                <w:gridSpan w:val="2"/>
              </w:tcPr>
            </w:tcPrChange>
          </w:tcPr>
          <w:p w14:paraId="0BAA3759" w14:textId="68E0E4AA" w:rsidR="005F74A6" w:rsidRPr="001F4AE0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Draft of Use Case “</w:t>
            </w:r>
            <w:r w:rsidR="00A3632B" w:rsidRPr="001F4AE0">
              <w:rPr>
                <w:rFonts w:cs="Arial"/>
                <w:sz w:val="20"/>
              </w:rPr>
              <w:t xml:space="preserve">Maintain </w:t>
            </w:r>
            <w:r w:rsidR="001B0FF9" w:rsidRPr="001F4AE0">
              <w:rPr>
                <w:rFonts w:cs="Arial"/>
                <w:sz w:val="20"/>
              </w:rPr>
              <w:t>Well</w:t>
            </w:r>
            <w:r w:rsidR="00734522" w:rsidRPr="001F4AE0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3" w:author="Shah Ashay" w:date="2018-04-16T16:59:00Z">
              <w:tcPr>
                <w:tcW w:w="1170" w:type="dxa"/>
                <w:gridSpan w:val="2"/>
              </w:tcPr>
            </w:tcPrChange>
          </w:tcPr>
          <w:p w14:paraId="0BAA375A" w14:textId="1D50BF9D" w:rsidR="005F74A6" w:rsidRPr="001F4AE0" w:rsidRDefault="00A3632B">
            <w:pPr>
              <w:jc w:val="center"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4" w:author="Shah Ashay" w:date="2018-04-16T16:59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1F4AE0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5" w:author="Shah Ashay" w:date="2018-04-16T16:59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1F4AE0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1F4AE0" w14:paraId="0BAA3760" w14:textId="645D3AAF" w:rsidTr="00A12534">
        <w:trPr>
          <w:cantSplit/>
          <w:trPrChange w:id="36" w:author="Shah Ashay" w:date="2018-04-16T16:59:00Z">
            <w:trPr>
              <w:cantSplit/>
            </w:trPr>
          </w:trPrChange>
        </w:trPr>
        <w:tc>
          <w:tcPr>
            <w:tcW w:w="611" w:type="pct"/>
            <w:tcPrChange w:id="37" w:author="Shah Ashay" w:date="2018-04-16T16:59:00Z">
              <w:tcPr>
                <w:tcW w:w="1165" w:type="dxa"/>
                <w:gridSpan w:val="2"/>
              </w:tcPr>
            </w:tcPrChange>
          </w:tcPr>
          <w:p w14:paraId="0BAA375C" w14:textId="7960CCB3" w:rsidR="005F74A6" w:rsidRPr="001F4AE0" w:rsidRDefault="00D86B6E">
            <w:pPr>
              <w:jc w:val="center"/>
              <w:rPr>
                <w:rFonts w:cs="Arial"/>
                <w:sz w:val="20"/>
              </w:rPr>
            </w:pPr>
            <w:del w:id="38" w:author="Batra Yogesh (EXT)" w:date="2018-03-27T15:54:00Z">
              <w:r w:rsidRPr="001F4AE0" w:rsidDel="00D62E8A">
                <w:rPr>
                  <w:rFonts w:cs="Arial"/>
                  <w:sz w:val="20"/>
                </w:rPr>
                <w:delText>2.0</w:delText>
              </w:r>
            </w:del>
            <w:ins w:id="39" w:author="Batra Yogesh (EXT)" w:date="2018-03-27T15:54:00Z">
              <w:r w:rsidR="00D62E8A" w:rsidRPr="001F4AE0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40" w:author="Shah Ashay" w:date="2018-04-16T16:59:00Z">
              <w:tcPr>
                <w:tcW w:w="1710" w:type="dxa"/>
                <w:gridSpan w:val="2"/>
              </w:tcPr>
            </w:tcPrChange>
          </w:tcPr>
          <w:p w14:paraId="0BAA375D" w14:textId="0312D2E6" w:rsidR="005F74A6" w:rsidRPr="001F4AE0" w:rsidRDefault="00D86B6E" w:rsidP="00A82FB5">
            <w:pPr>
              <w:jc w:val="center"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2</w:t>
            </w:r>
            <w:ins w:id="41" w:author="Batra Yogesh (EXT)" w:date="2018-03-27T14:29:00Z">
              <w:r w:rsidR="00A82FB5" w:rsidRPr="001F4AE0">
                <w:rPr>
                  <w:rFonts w:cs="Arial"/>
                  <w:sz w:val="20"/>
                </w:rPr>
                <w:t>7</w:t>
              </w:r>
            </w:ins>
            <w:del w:id="42" w:author="Batra Yogesh (EXT)" w:date="2018-03-27T14:29:00Z">
              <w:r w:rsidRPr="001F4AE0" w:rsidDel="00A82FB5">
                <w:rPr>
                  <w:rFonts w:cs="Arial"/>
                  <w:sz w:val="20"/>
                </w:rPr>
                <w:delText>3</w:delText>
              </w:r>
            </w:del>
            <w:r w:rsidRPr="001F4AE0">
              <w:rPr>
                <w:rFonts w:cs="Arial"/>
                <w:sz w:val="20"/>
              </w:rPr>
              <w:t>-</w:t>
            </w:r>
            <w:ins w:id="43" w:author="Batra Yogesh (EXT)" w:date="2018-03-27T14:29:00Z">
              <w:r w:rsidR="00A82FB5" w:rsidRPr="001F4AE0">
                <w:rPr>
                  <w:rFonts w:cs="Arial"/>
                  <w:sz w:val="20"/>
                </w:rPr>
                <w:t>Mar</w:t>
              </w:r>
            </w:ins>
            <w:del w:id="44" w:author="Batra Yogesh (EXT)" w:date="2018-03-27T14:29:00Z">
              <w:r w:rsidRPr="001F4AE0" w:rsidDel="00A82FB5">
                <w:rPr>
                  <w:rFonts w:cs="Arial"/>
                  <w:sz w:val="20"/>
                </w:rPr>
                <w:delText>Ja</w:delText>
              </w:r>
            </w:del>
            <w:del w:id="45" w:author="Batra Yogesh (EXT)" w:date="2018-03-27T14:30:00Z">
              <w:r w:rsidRPr="001F4AE0" w:rsidDel="00A82FB5">
                <w:rPr>
                  <w:rFonts w:cs="Arial"/>
                  <w:sz w:val="20"/>
                </w:rPr>
                <w:delText>n</w:delText>
              </w:r>
            </w:del>
            <w:r w:rsidRPr="001F4AE0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6" w:author="Shah Ashay" w:date="2018-04-16T16:59:00Z">
              <w:tcPr>
                <w:tcW w:w="2970" w:type="dxa"/>
                <w:gridSpan w:val="2"/>
              </w:tcPr>
            </w:tcPrChange>
          </w:tcPr>
          <w:p w14:paraId="0BAA375E" w14:textId="04316DC4" w:rsidR="005F74A6" w:rsidRPr="001F4AE0" w:rsidRDefault="00D86B6E" w:rsidP="00D86B6E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 xml:space="preserve">Updated as per </w:t>
            </w:r>
            <w:ins w:id="47" w:author="Batra Yogesh (EXT)" w:date="2018-03-27T14:30:00Z">
              <w:r w:rsidR="00A82FB5" w:rsidRPr="001F4AE0">
                <w:rPr>
                  <w:rFonts w:cs="Arial"/>
                  <w:sz w:val="20"/>
                </w:rPr>
                <w:t xml:space="preserve">EC </w:t>
              </w:r>
            </w:ins>
            <w:r w:rsidRPr="001F4AE0">
              <w:rPr>
                <w:rFonts w:cs="Arial"/>
                <w:sz w:val="20"/>
              </w:rPr>
              <w:t>11.2</w:t>
            </w:r>
            <w:r w:rsidRPr="001F4AE0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8" w:author="Shah Ashay" w:date="2018-04-16T16:59:00Z">
              <w:tcPr>
                <w:tcW w:w="1170" w:type="dxa"/>
                <w:gridSpan w:val="2"/>
              </w:tcPr>
            </w:tcPrChange>
          </w:tcPr>
          <w:p w14:paraId="0BAA375F" w14:textId="075D5B28" w:rsidR="005F74A6" w:rsidRPr="001F4AE0" w:rsidRDefault="00D86B6E">
            <w:pPr>
              <w:jc w:val="center"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9" w:author="Shah Ashay" w:date="2018-04-16T16:59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1F4AE0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50" w:author="Shah Ashay" w:date="2018-04-16T16:59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1F4AE0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7E193C" w:rsidRPr="001F4AE0" w14:paraId="2D32B573" w14:textId="77777777" w:rsidTr="00A12534">
        <w:trPr>
          <w:cantSplit/>
          <w:ins w:id="51" w:author="Wirasak Chomphu" w:date="2020-07-02T16:18:00Z"/>
        </w:trPr>
        <w:tc>
          <w:tcPr>
            <w:tcW w:w="611" w:type="pct"/>
          </w:tcPr>
          <w:p w14:paraId="5D1D6C27" w14:textId="28D909CF" w:rsidR="007E193C" w:rsidRPr="001F4AE0" w:rsidDel="00D62E8A" w:rsidRDefault="007E193C" w:rsidP="007E193C">
            <w:pPr>
              <w:jc w:val="center"/>
              <w:rPr>
                <w:ins w:id="52" w:author="Wirasak Chomphu" w:date="2020-07-02T16:18:00Z"/>
                <w:rFonts w:cs="Arial"/>
                <w:sz w:val="20"/>
              </w:rPr>
            </w:pPr>
            <w:bookmarkStart w:id="53" w:name="_GoBack" w:colFirst="0" w:colLast="5"/>
            <w:ins w:id="54" w:author="Wirasak Chomphu" w:date="2020-07-02T16:18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4CCB065C" w14:textId="295A07F1" w:rsidR="007E193C" w:rsidRPr="001F4AE0" w:rsidRDefault="007E193C" w:rsidP="007E193C">
            <w:pPr>
              <w:jc w:val="center"/>
              <w:rPr>
                <w:ins w:id="55" w:author="Wirasak Chomphu" w:date="2020-07-02T16:18:00Z"/>
                <w:rFonts w:cs="Arial"/>
                <w:sz w:val="20"/>
              </w:rPr>
            </w:pPr>
            <w:ins w:id="56" w:author="Wirasak Chomphu" w:date="2020-07-02T16:18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23BFCA5F" w14:textId="7DEF814D" w:rsidR="007E193C" w:rsidRPr="001F4AE0" w:rsidRDefault="007E193C" w:rsidP="007E193C">
            <w:pPr>
              <w:pStyle w:val="Header"/>
              <w:tabs>
                <w:tab w:val="clear" w:pos="4320"/>
                <w:tab w:val="clear" w:pos="8640"/>
              </w:tabs>
              <w:rPr>
                <w:ins w:id="57" w:author="Wirasak Chomphu" w:date="2020-07-02T16:18:00Z"/>
                <w:rFonts w:cs="Arial"/>
                <w:sz w:val="20"/>
              </w:rPr>
            </w:pPr>
            <w:ins w:id="58" w:author="Wirasak Chomphu" w:date="2020-07-02T16:18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0FC354EA" w14:textId="684059E0" w:rsidR="007E193C" w:rsidRPr="001F4AE0" w:rsidRDefault="007E193C" w:rsidP="007E193C">
            <w:pPr>
              <w:jc w:val="center"/>
              <w:rPr>
                <w:ins w:id="59" w:author="Wirasak Chomphu" w:date="2020-07-02T16:18:00Z"/>
                <w:rFonts w:cs="Arial"/>
                <w:sz w:val="20"/>
              </w:rPr>
            </w:pPr>
            <w:ins w:id="60" w:author="Wirasak Chomphu" w:date="2020-07-02T16:18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539D438A" w14:textId="77777777" w:rsidR="007E193C" w:rsidRPr="001F4AE0" w:rsidRDefault="007E193C" w:rsidP="007E193C">
            <w:pPr>
              <w:jc w:val="center"/>
              <w:rPr>
                <w:ins w:id="61" w:author="Wirasak Chomphu" w:date="2020-07-02T16:18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5334D741" w14:textId="77777777" w:rsidR="007E193C" w:rsidRPr="001F4AE0" w:rsidRDefault="007E193C" w:rsidP="007E193C">
            <w:pPr>
              <w:jc w:val="center"/>
              <w:rPr>
                <w:ins w:id="62" w:author="Wirasak Chomphu" w:date="2020-07-02T16:18:00Z"/>
                <w:rFonts w:cs="Arial"/>
                <w:sz w:val="20"/>
              </w:rPr>
            </w:pPr>
          </w:p>
        </w:tc>
      </w:tr>
      <w:bookmarkEnd w:id="53"/>
      <w:tr w:rsidR="005F74A6" w:rsidRPr="001F4AE0" w:rsidDel="00A12534" w14:paraId="0BAA3765" w14:textId="0EB11FD0" w:rsidTr="00A12534">
        <w:trPr>
          <w:cantSplit/>
          <w:del w:id="63" w:author="Shah Ashay" w:date="2018-04-16T16:59:00Z"/>
          <w:trPrChange w:id="64" w:author="Shah Ashay" w:date="2018-04-16T16:59:00Z">
            <w:trPr>
              <w:cantSplit/>
            </w:trPr>
          </w:trPrChange>
        </w:trPr>
        <w:tc>
          <w:tcPr>
            <w:tcW w:w="611" w:type="pct"/>
            <w:tcPrChange w:id="65" w:author="Shah Ashay" w:date="2018-04-16T16:59:00Z">
              <w:tcPr>
                <w:tcW w:w="1165" w:type="dxa"/>
                <w:gridSpan w:val="2"/>
              </w:tcPr>
            </w:tcPrChange>
          </w:tcPr>
          <w:p w14:paraId="0BAA3761" w14:textId="1C5CBFED" w:rsidR="005F74A6" w:rsidRPr="001F4AE0" w:rsidDel="00A12534" w:rsidRDefault="005F74A6">
            <w:pPr>
              <w:jc w:val="center"/>
              <w:rPr>
                <w:del w:id="66" w:author="Shah Ashay" w:date="2018-04-16T16:59:00Z"/>
                <w:rFonts w:cs="Arial"/>
                <w:sz w:val="20"/>
              </w:rPr>
            </w:pPr>
          </w:p>
        </w:tc>
        <w:tc>
          <w:tcPr>
            <w:tcW w:w="897" w:type="pct"/>
            <w:tcPrChange w:id="67" w:author="Shah Ashay" w:date="2018-04-16T16:59:00Z">
              <w:tcPr>
                <w:tcW w:w="1710" w:type="dxa"/>
                <w:gridSpan w:val="2"/>
              </w:tcPr>
            </w:tcPrChange>
          </w:tcPr>
          <w:p w14:paraId="0BAA3762" w14:textId="2D3BA537" w:rsidR="005F74A6" w:rsidRPr="001F4AE0" w:rsidDel="00A12534" w:rsidRDefault="005F74A6">
            <w:pPr>
              <w:jc w:val="center"/>
              <w:rPr>
                <w:del w:id="68" w:author="Shah Ashay" w:date="2018-04-16T16:59:00Z"/>
                <w:rFonts w:cs="Arial"/>
                <w:sz w:val="20"/>
              </w:rPr>
            </w:pPr>
          </w:p>
        </w:tc>
        <w:tc>
          <w:tcPr>
            <w:tcW w:w="1557" w:type="pct"/>
            <w:tcPrChange w:id="69" w:author="Shah Ashay" w:date="2018-04-16T16:59:00Z">
              <w:tcPr>
                <w:tcW w:w="2970" w:type="dxa"/>
                <w:gridSpan w:val="2"/>
              </w:tcPr>
            </w:tcPrChange>
          </w:tcPr>
          <w:p w14:paraId="0BAA3763" w14:textId="643DF8B5" w:rsidR="005F74A6" w:rsidRPr="001F4AE0" w:rsidDel="00A12534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70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71" w:author="Shah Ashay" w:date="2018-04-16T16:59:00Z">
              <w:tcPr>
                <w:tcW w:w="1170" w:type="dxa"/>
                <w:gridSpan w:val="2"/>
              </w:tcPr>
            </w:tcPrChange>
          </w:tcPr>
          <w:p w14:paraId="0BAA3764" w14:textId="387B2DC4" w:rsidR="005F74A6" w:rsidRPr="001F4AE0" w:rsidDel="00A12534" w:rsidRDefault="005F74A6">
            <w:pPr>
              <w:jc w:val="center"/>
              <w:rPr>
                <w:del w:id="72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73" w:author="Shah Ashay" w:date="2018-04-16T16:59:00Z">
              <w:tcPr>
                <w:tcW w:w="1170" w:type="dxa"/>
                <w:gridSpan w:val="2"/>
              </w:tcPr>
            </w:tcPrChange>
          </w:tcPr>
          <w:p w14:paraId="7F4C939B" w14:textId="68979543" w:rsidR="005F74A6" w:rsidRPr="001F4AE0" w:rsidDel="00A12534" w:rsidRDefault="005F74A6">
            <w:pPr>
              <w:jc w:val="center"/>
              <w:rPr>
                <w:del w:id="74" w:author="Shah Ashay" w:date="2018-04-16T16:59:00Z"/>
                <w:rFonts w:cs="Arial"/>
                <w:sz w:val="20"/>
              </w:rPr>
            </w:pPr>
          </w:p>
        </w:tc>
        <w:tc>
          <w:tcPr>
            <w:tcW w:w="707" w:type="pct"/>
            <w:tcPrChange w:id="75" w:author="Shah Ashay" w:date="2018-04-16T16:59:00Z">
              <w:tcPr>
                <w:tcW w:w="1350" w:type="dxa"/>
                <w:gridSpan w:val="2"/>
              </w:tcPr>
            </w:tcPrChange>
          </w:tcPr>
          <w:p w14:paraId="2220525C" w14:textId="1A461C1C" w:rsidR="005F74A6" w:rsidRPr="001F4AE0" w:rsidDel="00A12534" w:rsidRDefault="005F74A6">
            <w:pPr>
              <w:jc w:val="center"/>
              <w:rPr>
                <w:del w:id="76" w:author="Shah Ashay" w:date="2018-04-16T16:59:00Z"/>
                <w:rFonts w:cs="Arial"/>
                <w:sz w:val="20"/>
              </w:rPr>
            </w:pPr>
          </w:p>
        </w:tc>
      </w:tr>
      <w:tr w:rsidR="005F74A6" w:rsidRPr="001F4AE0" w:rsidDel="00A12534" w14:paraId="0BAA376A" w14:textId="09C7D4B2" w:rsidTr="00A12534">
        <w:trPr>
          <w:cantSplit/>
          <w:del w:id="77" w:author="Shah Ashay" w:date="2018-04-16T16:59:00Z"/>
          <w:trPrChange w:id="78" w:author="Shah Ashay" w:date="2018-04-16T16:59:00Z">
            <w:trPr>
              <w:cantSplit/>
            </w:trPr>
          </w:trPrChange>
        </w:trPr>
        <w:tc>
          <w:tcPr>
            <w:tcW w:w="611" w:type="pct"/>
            <w:tcPrChange w:id="79" w:author="Shah Ashay" w:date="2018-04-16T16:59:00Z">
              <w:tcPr>
                <w:tcW w:w="1165" w:type="dxa"/>
                <w:gridSpan w:val="2"/>
              </w:tcPr>
            </w:tcPrChange>
          </w:tcPr>
          <w:p w14:paraId="0BAA3766" w14:textId="3C1E2689" w:rsidR="005F74A6" w:rsidRPr="001F4AE0" w:rsidDel="00A12534" w:rsidRDefault="005F74A6">
            <w:pPr>
              <w:jc w:val="center"/>
              <w:rPr>
                <w:del w:id="80" w:author="Shah Ashay" w:date="2018-04-16T16:59:00Z"/>
                <w:rFonts w:cs="Arial"/>
                <w:sz w:val="20"/>
              </w:rPr>
            </w:pPr>
          </w:p>
        </w:tc>
        <w:tc>
          <w:tcPr>
            <w:tcW w:w="897" w:type="pct"/>
            <w:tcPrChange w:id="81" w:author="Shah Ashay" w:date="2018-04-16T16:59:00Z">
              <w:tcPr>
                <w:tcW w:w="1710" w:type="dxa"/>
                <w:gridSpan w:val="2"/>
              </w:tcPr>
            </w:tcPrChange>
          </w:tcPr>
          <w:p w14:paraId="0BAA3767" w14:textId="6BB9238B" w:rsidR="005F74A6" w:rsidRPr="001F4AE0" w:rsidDel="00A12534" w:rsidRDefault="005F74A6">
            <w:pPr>
              <w:jc w:val="center"/>
              <w:rPr>
                <w:del w:id="82" w:author="Shah Ashay" w:date="2018-04-16T16:59:00Z"/>
                <w:rFonts w:cs="Arial"/>
                <w:sz w:val="20"/>
              </w:rPr>
            </w:pPr>
          </w:p>
        </w:tc>
        <w:tc>
          <w:tcPr>
            <w:tcW w:w="1557" w:type="pct"/>
            <w:tcPrChange w:id="83" w:author="Shah Ashay" w:date="2018-04-16T16:59:00Z">
              <w:tcPr>
                <w:tcW w:w="2970" w:type="dxa"/>
                <w:gridSpan w:val="2"/>
              </w:tcPr>
            </w:tcPrChange>
          </w:tcPr>
          <w:p w14:paraId="0BAA3768" w14:textId="38957A2A" w:rsidR="005F74A6" w:rsidRPr="001F4AE0" w:rsidDel="00A12534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4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85" w:author="Shah Ashay" w:date="2018-04-16T16:59:00Z">
              <w:tcPr>
                <w:tcW w:w="1170" w:type="dxa"/>
                <w:gridSpan w:val="2"/>
              </w:tcPr>
            </w:tcPrChange>
          </w:tcPr>
          <w:p w14:paraId="0BAA3769" w14:textId="597C8209" w:rsidR="005F74A6" w:rsidRPr="001F4AE0" w:rsidDel="00A12534" w:rsidRDefault="005F74A6">
            <w:pPr>
              <w:jc w:val="center"/>
              <w:rPr>
                <w:del w:id="86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87" w:author="Shah Ashay" w:date="2018-04-16T16:59:00Z">
              <w:tcPr>
                <w:tcW w:w="1170" w:type="dxa"/>
                <w:gridSpan w:val="2"/>
              </w:tcPr>
            </w:tcPrChange>
          </w:tcPr>
          <w:p w14:paraId="027A5A19" w14:textId="189578E0" w:rsidR="005F74A6" w:rsidRPr="001F4AE0" w:rsidDel="00A12534" w:rsidRDefault="005F74A6">
            <w:pPr>
              <w:jc w:val="center"/>
              <w:rPr>
                <w:del w:id="88" w:author="Shah Ashay" w:date="2018-04-16T16:59:00Z"/>
                <w:rFonts w:cs="Arial"/>
                <w:sz w:val="20"/>
              </w:rPr>
            </w:pPr>
          </w:p>
        </w:tc>
        <w:tc>
          <w:tcPr>
            <w:tcW w:w="707" w:type="pct"/>
            <w:tcPrChange w:id="89" w:author="Shah Ashay" w:date="2018-04-16T16:59:00Z">
              <w:tcPr>
                <w:tcW w:w="1350" w:type="dxa"/>
                <w:gridSpan w:val="2"/>
              </w:tcPr>
            </w:tcPrChange>
          </w:tcPr>
          <w:p w14:paraId="38883292" w14:textId="394AE88A" w:rsidR="005F74A6" w:rsidRPr="001F4AE0" w:rsidDel="00A12534" w:rsidRDefault="005F74A6">
            <w:pPr>
              <w:jc w:val="center"/>
              <w:rPr>
                <w:del w:id="90" w:author="Shah Ashay" w:date="2018-04-16T16:59:00Z"/>
                <w:rFonts w:cs="Arial"/>
                <w:sz w:val="20"/>
              </w:rPr>
            </w:pPr>
          </w:p>
        </w:tc>
      </w:tr>
      <w:tr w:rsidR="005F74A6" w:rsidRPr="001F4AE0" w:rsidDel="00A12534" w14:paraId="0BAA376F" w14:textId="26E081DC" w:rsidTr="00A12534">
        <w:trPr>
          <w:cantSplit/>
          <w:del w:id="91" w:author="Shah Ashay" w:date="2018-04-16T16:59:00Z"/>
          <w:trPrChange w:id="92" w:author="Shah Ashay" w:date="2018-04-16T16:59:00Z">
            <w:trPr>
              <w:cantSplit/>
            </w:trPr>
          </w:trPrChange>
        </w:trPr>
        <w:tc>
          <w:tcPr>
            <w:tcW w:w="611" w:type="pct"/>
            <w:tcPrChange w:id="93" w:author="Shah Ashay" w:date="2018-04-16T16:59:00Z">
              <w:tcPr>
                <w:tcW w:w="1165" w:type="dxa"/>
                <w:gridSpan w:val="2"/>
              </w:tcPr>
            </w:tcPrChange>
          </w:tcPr>
          <w:p w14:paraId="0BAA376B" w14:textId="52376CFB" w:rsidR="005F74A6" w:rsidRPr="001F4AE0" w:rsidDel="00A12534" w:rsidRDefault="005F74A6">
            <w:pPr>
              <w:jc w:val="center"/>
              <w:rPr>
                <w:del w:id="94" w:author="Shah Ashay" w:date="2018-04-16T16:59:00Z"/>
                <w:rFonts w:cs="Arial"/>
                <w:sz w:val="20"/>
              </w:rPr>
            </w:pPr>
          </w:p>
        </w:tc>
        <w:tc>
          <w:tcPr>
            <w:tcW w:w="897" w:type="pct"/>
            <w:tcPrChange w:id="95" w:author="Shah Ashay" w:date="2018-04-16T16:59:00Z">
              <w:tcPr>
                <w:tcW w:w="1710" w:type="dxa"/>
                <w:gridSpan w:val="2"/>
              </w:tcPr>
            </w:tcPrChange>
          </w:tcPr>
          <w:p w14:paraId="0BAA376C" w14:textId="335CBB7E" w:rsidR="005F74A6" w:rsidRPr="001F4AE0" w:rsidDel="00A12534" w:rsidRDefault="005F74A6">
            <w:pPr>
              <w:jc w:val="center"/>
              <w:rPr>
                <w:del w:id="96" w:author="Shah Ashay" w:date="2018-04-16T16:59:00Z"/>
                <w:rFonts w:cs="Arial"/>
                <w:sz w:val="20"/>
              </w:rPr>
            </w:pPr>
          </w:p>
        </w:tc>
        <w:tc>
          <w:tcPr>
            <w:tcW w:w="1557" w:type="pct"/>
            <w:tcPrChange w:id="97" w:author="Shah Ashay" w:date="2018-04-16T16:59:00Z">
              <w:tcPr>
                <w:tcW w:w="2970" w:type="dxa"/>
                <w:gridSpan w:val="2"/>
              </w:tcPr>
            </w:tcPrChange>
          </w:tcPr>
          <w:p w14:paraId="0BAA376D" w14:textId="0791903E" w:rsidR="005F74A6" w:rsidRPr="001F4AE0" w:rsidDel="00A12534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8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99" w:author="Shah Ashay" w:date="2018-04-16T16:59:00Z">
              <w:tcPr>
                <w:tcW w:w="1170" w:type="dxa"/>
                <w:gridSpan w:val="2"/>
              </w:tcPr>
            </w:tcPrChange>
          </w:tcPr>
          <w:p w14:paraId="0BAA376E" w14:textId="7657483A" w:rsidR="005F74A6" w:rsidRPr="001F4AE0" w:rsidDel="00A12534" w:rsidRDefault="005F74A6">
            <w:pPr>
              <w:jc w:val="center"/>
              <w:rPr>
                <w:del w:id="100" w:author="Shah Ashay" w:date="2018-04-16T16:59:00Z"/>
                <w:rFonts w:cs="Arial"/>
                <w:sz w:val="20"/>
              </w:rPr>
            </w:pPr>
          </w:p>
        </w:tc>
        <w:tc>
          <w:tcPr>
            <w:tcW w:w="614" w:type="pct"/>
            <w:tcPrChange w:id="101" w:author="Shah Ashay" w:date="2018-04-16T16:59:00Z">
              <w:tcPr>
                <w:tcW w:w="1170" w:type="dxa"/>
                <w:gridSpan w:val="2"/>
              </w:tcPr>
            </w:tcPrChange>
          </w:tcPr>
          <w:p w14:paraId="4BC707ED" w14:textId="0D7AD1A2" w:rsidR="005F74A6" w:rsidRPr="001F4AE0" w:rsidDel="00A12534" w:rsidRDefault="005F74A6">
            <w:pPr>
              <w:jc w:val="center"/>
              <w:rPr>
                <w:del w:id="102" w:author="Shah Ashay" w:date="2018-04-16T16:59:00Z"/>
                <w:rFonts w:cs="Arial"/>
                <w:sz w:val="20"/>
              </w:rPr>
            </w:pPr>
          </w:p>
        </w:tc>
        <w:tc>
          <w:tcPr>
            <w:tcW w:w="707" w:type="pct"/>
            <w:tcPrChange w:id="103" w:author="Shah Ashay" w:date="2018-04-16T16:59:00Z">
              <w:tcPr>
                <w:tcW w:w="1350" w:type="dxa"/>
                <w:gridSpan w:val="2"/>
              </w:tcPr>
            </w:tcPrChange>
          </w:tcPr>
          <w:p w14:paraId="5CF39564" w14:textId="3BC8F15E" w:rsidR="005F74A6" w:rsidRPr="001F4AE0" w:rsidDel="00A12534" w:rsidRDefault="005F74A6">
            <w:pPr>
              <w:jc w:val="center"/>
              <w:rPr>
                <w:del w:id="104" w:author="Shah Ashay" w:date="2018-04-16T16:59:00Z"/>
                <w:rFonts w:cs="Arial"/>
                <w:sz w:val="20"/>
              </w:rPr>
            </w:pPr>
          </w:p>
        </w:tc>
      </w:tr>
    </w:tbl>
    <w:p w14:paraId="0BAA3770" w14:textId="77777777" w:rsidR="00AD190F" w:rsidRPr="001F4AE0" w:rsidRDefault="00AD190F">
      <w:pPr>
        <w:rPr>
          <w:rFonts w:cs="Arial"/>
        </w:rPr>
        <w:sectPr w:rsidR="00AD190F" w:rsidRPr="001F4AE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1F4AE0" w:rsidRDefault="004D61A0">
      <w:pPr>
        <w:jc w:val="center"/>
        <w:rPr>
          <w:rFonts w:cs="Arial"/>
          <w:b/>
          <w:color w:val="3399FF"/>
          <w:sz w:val="28"/>
        </w:rPr>
      </w:pPr>
      <w:r w:rsidRPr="001F4AE0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1F4AE0" w:rsidRDefault="004D61A0">
      <w:pPr>
        <w:rPr>
          <w:rFonts w:cs="Arial"/>
        </w:rPr>
      </w:pPr>
    </w:p>
    <w:p w14:paraId="5956CD30" w14:textId="62B323D7" w:rsidR="00A3632B" w:rsidRPr="00A12534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A12534">
        <w:rPr>
          <w:rFonts w:ascii="Arial" w:hAnsi="Arial" w:cs="Arial"/>
        </w:rPr>
        <w:fldChar w:fldCharType="begin"/>
      </w:r>
      <w:r w:rsidR="004D61A0" w:rsidRPr="001F4AE0">
        <w:rPr>
          <w:rFonts w:ascii="Arial" w:hAnsi="Arial" w:cs="Arial"/>
        </w:rPr>
        <w:instrText xml:space="preserve"> TOC \o "1-2" \h \z </w:instrText>
      </w:r>
      <w:r w:rsidRPr="00A12534">
        <w:rPr>
          <w:rFonts w:ascii="Arial" w:hAnsi="Arial" w:cs="Arial"/>
          <w:rPrChange w:id="105" w:author="Batra Yogesh (EXT)" w:date="2018-04-13T12:57:00Z">
            <w:rPr>
              <w:rFonts w:ascii="Arial" w:hAnsi="Arial" w:cs="Arial"/>
            </w:rPr>
          </w:rPrChange>
        </w:rPr>
        <w:fldChar w:fldCharType="separate"/>
      </w:r>
      <w:r w:rsidR="00E06764" w:rsidRPr="001F4AE0">
        <w:rPr>
          <w:rFonts w:ascii="Arial" w:hAnsi="Arial" w:cs="Arial"/>
          <w:rPrChange w:id="106" w:author="Batra Yogesh (EXT)" w:date="2018-04-13T12:57:00Z">
            <w:rPr/>
          </w:rPrChange>
        </w:rPr>
        <w:fldChar w:fldCharType="begin"/>
      </w:r>
      <w:r w:rsidR="00E06764" w:rsidRPr="00A12534">
        <w:instrText xml:space="preserve"> HYPERLINK \l "_Toc502243237" </w:instrText>
      </w:r>
      <w:r w:rsidR="00E06764" w:rsidRPr="001F4AE0">
        <w:rPr>
          <w:rFonts w:ascii="Arial" w:hAnsi="Arial" w:cs="Arial"/>
          <w:rPrChange w:id="107" w:author="Batra Yogesh (EXT)" w:date="2018-04-13T12:57:00Z">
            <w:rPr>
              <w:noProof/>
            </w:rPr>
          </w:rPrChange>
        </w:rPr>
        <w:fldChar w:fldCharType="separate"/>
      </w:r>
      <w:r w:rsidR="00A3632B" w:rsidRPr="00A12534">
        <w:rPr>
          <w:rStyle w:val="Hyperlink"/>
          <w:rFonts w:ascii="Arial" w:hAnsi="Arial" w:cs="Arial"/>
          <w:noProof/>
          <w:rPrChange w:id="108" w:author="Shah Ashay" w:date="2018-04-16T16:59:00Z">
            <w:rPr>
              <w:rStyle w:val="Hyperlink"/>
              <w:noProof/>
            </w:rPr>
          </w:rPrChange>
        </w:rPr>
        <w:t>1.</w:t>
      </w:r>
      <w:r w:rsidR="00A3632B" w:rsidRPr="00A12534">
        <w:rPr>
          <w:rFonts w:ascii="Arial" w:hAnsi="Arial" w:cs="Arial"/>
          <w:noProof/>
          <w:szCs w:val="28"/>
          <w:lang w:bidi="th-TH"/>
          <w:rPrChange w:id="109" w:author="Shah Ashay" w:date="2018-04-16T16:5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A3632B" w:rsidRPr="00A12534">
        <w:rPr>
          <w:rStyle w:val="Hyperlink"/>
          <w:rFonts w:ascii="Arial" w:hAnsi="Arial" w:cs="Arial"/>
          <w:noProof/>
          <w:rPrChange w:id="110" w:author="Shah Ashay" w:date="2018-04-16T16:59:00Z">
            <w:rPr>
              <w:rStyle w:val="Hyperlink"/>
              <w:noProof/>
            </w:rPr>
          </w:rPrChange>
        </w:rPr>
        <w:t>Use Case Information</w:t>
      </w:r>
      <w:r w:rsidR="00A3632B" w:rsidRPr="00A12534">
        <w:rPr>
          <w:noProof/>
          <w:webHidden/>
        </w:rPr>
        <w:tab/>
      </w:r>
      <w:r w:rsidR="00A3632B" w:rsidRPr="001F4AE0">
        <w:rPr>
          <w:rFonts w:ascii="Arial" w:hAnsi="Arial" w:cs="Arial"/>
          <w:noProof/>
          <w:webHidden/>
          <w:rPrChange w:id="111" w:author="Batra Yogesh (EXT)" w:date="2018-04-13T12:57:00Z">
            <w:rPr>
              <w:noProof/>
              <w:webHidden/>
            </w:rPr>
          </w:rPrChange>
        </w:rPr>
        <w:fldChar w:fldCharType="begin"/>
      </w:r>
      <w:r w:rsidR="00A3632B" w:rsidRPr="00A12534">
        <w:rPr>
          <w:noProof/>
          <w:webHidden/>
        </w:rPr>
        <w:instrText xml:space="preserve"> PAGEREF _Toc502243237 \h </w:instrText>
      </w:r>
      <w:r w:rsidR="00A3632B" w:rsidRPr="001F4AE0">
        <w:rPr>
          <w:rFonts w:ascii="Arial" w:hAnsi="Arial" w:cs="Arial"/>
          <w:noProof/>
          <w:webHidden/>
          <w:rPrChange w:id="112" w:author="Batra Yogesh (EXT)" w:date="2018-04-13T12:57:00Z">
            <w:rPr>
              <w:rFonts w:ascii="Arial" w:hAnsi="Arial" w:cs="Arial"/>
              <w:noProof/>
              <w:webHidden/>
            </w:rPr>
          </w:rPrChange>
        </w:rPr>
      </w:r>
      <w:r w:rsidR="00A3632B" w:rsidRPr="001F4AE0">
        <w:rPr>
          <w:rFonts w:ascii="Arial" w:hAnsi="Arial" w:cs="Arial"/>
          <w:noProof/>
          <w:webHidden/>
          <w:rPrChange w:id="113" w:author="Batra Yogesh (EXT)" w:date="2018-04-13T12:57:00Z">
            <w:rPr>
              <w:noProof/>
              <w:webHidden/>
            </w:rPr>
          </w:rPrChange>
        </w:rPr>
        <w:fldChar w:fldCharType="separate"/>
      </w:r>
      <w:r w:rsidR="00A3632B" w:rsidRPr="00A12534">
        <w:rPr>
          <w:noProof/>
          <w:webHidden/>
        </w:rPr>
        <w:t>4</w:t>
      </w:r>
      <w:r w:rsidR="00A3632B" w:rsidRPr="001F4AE0">
        <w:rPr>
          <w:rFonts w:ascii="Arial" w:hAnsi="Arial" w:cs="Arial"/>
          <w:noProof/>
          <w:webHidden/>
          <w:rPrChange w:id="114" w:author="Batra Yogesh (EXT)" w:date="2018-04-13T12:57:00Z">
            <w:rPr>
              <w:noProof/>
              <w:webHidden/>
            </w:rPr>
          </w:rPrChange>
        </w:rPr>
        <w:fldChar w:fldCharType="end"/>
      </w:r>
      <w:r w:rsidR="00E06764" w:rsidRPr="001F4AE0">
        <w:rPr>
          <w:rFonts w:ascii="Arial" w:hAnsi="Arial" w:cs="Arial"/>
          <w:noProof/>
          <w:rPrChange w:id="115" w:author="Batra Yogesh (EXT)" w:date="2018-04-13T12:57:00Z">
            <w:rPr>
              <w:noProof/>
            </w:rPr>
          </w:rPrChange>
        </w:rPr>
        <w:fldChar w:fldCharType="end"/>
      </w:r>
    </w:p>
    <w:p w14:paraId="720A8878" w14:textId="5223AB5C" w:rsidR="00A3632B" w:rsidRPr="00A12534" w:rsidRDefault="00E06764">
      <w:pPr>
        <w:pStyle w:val="TOC1"/>
        <w:rPr>
          <w:rFonts w:cstheme="minorBidi"/>
          <w:noProof/>
          <w:szCs w:val="28"/>
          <w:lang w:bidi="th-TH"/>
        </w:rPr>
      </w:pPr>
      <w:r w:rsidRPr="00A12534">
        <w:fldChar w:fldCharType="begin"/>
      </w:r>
      <w:r w:rsidRPr="00A12534">
        <w:instrText xml:space="preserve"> HYPERLINK \l "_Toc502243238" </w:instrText>
      </w:r>
      <w:r w:rsidRPr="00A12534">
        <w:rPr>
          <w:noProof/>
        </w:rPr>
        <w:fldChar w:fldCharType="separate"/>
      </w:r>
      <w:r w:rsidR="00A3632B" w:rsidRPr="00A12534">
        <w:rPr>
          <w:rStyle w:val="Hyperlink"/>
          <w:rFonts w:ascii="Arial" w:hAnsi="Arial" w:cs="Arial"/>
          <w:noProof/>
          <w:rPrChange w:id="116" w:author="Shah Ashay" w:date="2018-04-16T16:59:00Z">
            <w:rPr>
              <w:rStyle w:val="Hyperlink"/>
              <w:noProof/>
            </w:rPr>
          </w:rPrChange>
        </w:rPr>
        <w:t>2.</w:t>
      </w:r>
      <w:r w:rsidR="00A3632B" w:rsidRPr="00A12534">
        <w:rPr>
          <w:rFonts w:ascii="Arial" w:hAnsi="Arial" w:cs="Arial"/>
          <w:noProof/>
          <w:szCs w:val="28"/>
          <w:lang w:bidi="th-TH"/>
          <w:rPrChange w:id="117" w:author="Shah Ashay" w:date="2018-04-16T16:5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D86B6E" w:rsidRPr="00A12534">
        <w:rPr>
          <w:rStyle w:val="Hyperlink"/>
          <w:rFonts w:ascii="Arial" w:hAnsi="Arial" w:cs="Arial"/>
          <w:noProof/>
          <w:rPrChange w:id="118" w:author="Shah Ashay" w:date="2018-04-16T16:59:00Z">
            <w:rPr>
              <w:rStyle w:val="Hyperlink"/>
              <w:noProof/>
            </w:rPr>
          </w:rPrChange>
        </w:rPr>
        <w:t>Primary Flow: BKK_UC37 Maintain</w:t>
      </w:r>
      <w:r w:rsidR="00A3632B" w:rsidRPr="00A12534">
        <w:rPr>
          <w:rStyle w:val="Hyperlink"/>
          <w:rFonts w:ascii="Arial" w:hAnsi="Arial" w:cs="Arial"/>
          <w:noProof/>
          <w:rPrChange w:id="119" w:author="Shah Ashay" w:date="2018-04-16T16:59:00Z">
            <w:rPr>
              <w:rStyle w:val="Hyperlink"/>
              <w:noProof/>
            </w:rPr>
          </w:rPrChange>
        </w:rPr>
        <w:t xml:space="preserve"> well</w:t>
      </w:r>
      <w:r w:rsidR="00A3632B" w:rsidRPr="00A12534">
        <w:rPr>
          <w:noProof/>
          <w:webHidden/>
        </w:rPr>
        <w:tab/>
      </w:r>
      <w:r w:rsidR="00A3632B" w:rsidRPr="00A12534">
        <w:rPr>
          <w:noProof/>
          <w:webHidden/>
        </w:rPr>
        <w:fldChar w:fldCharType="begin"/>
      </w:r>
      <w:r w:rsidR="00A3632B" w:rsidRPr="00A12534">
        <w:rPr>
          <w:noProof/>
          <w:webHidden/>
        </w:rPr>
        <w:instrText xml:space="preserve"> PAGEREF _Toc502243238 \h </w:instrText>
      </w:r>
      <w:r w:rsidR="00A3632B" w:rsidRPr="00A12534">
        <w:rPr>
          <w:noProof/>
          <w:webHidden/>
        </w:rPr>
      </w:r>
      <w:r w:rsidR="00A3632B" w:rsidRPr="00A12534">
        <w:rPr>
          <w:noProof/>
          <w:webHidden/>
        </w:rPr>
        <w:fldChar w:fldCharType="separate"/>
      </w:r>
      <w:r w:rsidR="00A3632B" w:rsidRPr="00A12534">
        <w:rPr>
          <w:noProof/>
          <w:webHidden/>
        </w:rPr>
        <w:t>4</w:t>
      </w:r>
      <w:r w:rsidR="00A3632B" w:rsidRPr="00A12534">
        <w:rPr>
          <w:noProof/>
          <w:webHidden/>
        </w:rPr>
        <w:fldChar w:fldCharType="end"/>
      </w:r>
      <w:r w:rsidRPr="00A12534">
        <w:rPr>
          <w:noProof/>
        </w:rPr>
        <w:fldChar w:fldCharType="end"/>
      </w:r>
    </w:p>
    <w:p w14:paraId="1922623A" w14:textId="09278D48" w:rsidR="00A3632B" w:rsidRPr="00A12534" w:rsidRDefault="00E06764">
      <w:pPr>
        <w:pStyle w:val="TOC1"/>
        <w:rPr>
          <w:rFonts w:cstheme="minorBidi"/>
          <w:noProof/>
          <w:szCs w:val="28"/>
          <w:lang w:bidi="th-TH"/>
        </w:rPr>
      </w:pPr>
      <w:r w:rsidRPr="00A12534">
        <w:fldChar w:fldCharType="begin"/>
      </w:r>
      <w:r w:rsidRPr="00A12534">
        <w:instrText xml:space="preserve"> HYPERLINK \l "_Toc502243239" </w:instrText>
      </w:r>
      <w:r w:rsidRPr="00A12534">
        <w:rPr>
          <w:noProof/>
        </w:rPr>
        <w:fldChar w:fldCharType="separate"/>
      </w:r>
      <w:r w:rsidR="00A3632B" w:rsidRPr="00A12534">
        <w:rPr>
          <w:rStyle w:val="Hyperlink"/>
          <w:rFonts w:ascii="Arial" w:hAnsi="Arial" w:cs="Arial"/>
          <w:noProof/>
          <w:rPrChange w:id="120" w:author="Shah Ashay" w:date="2018-04-16T16:59:00Z">
            <w:rPr>
              <w:rStyle w:val="Hyperlink"/>
              <w:noProof/>
            </w:rPr>
          </w:rPrChange>
        </w:rPr>
        <w:t>3.</w:t>
      </w:r>
      <w:r w:rsidR="00A3632B" w:rsidRPr="00A12534">
        <w:rPr>
          <w:rFonts w:ascii="Arial" w:hAnsi="Arial" w:cs="Arial"/>
          <w:noProof/>
          <w:szCs w:val="28"/>
          <w:lang w:bidi="th-TH"/>
          <w:rPrChange w:id="121" w:author="Shah Ashay" w:date="2018-04-16T16:5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A3632B" w:rsidRPr="00A12534">
        <w:rPr>
          <w:rStyle w:val="Hyperlink"/>
          <w:rFonts w:ascii="Arial" w:hAnsi="Arial" w:cs="Arial"/>
          <w:noProof/>
          <w:rPrChange w:id="122" w:author="Shah Ashay" w:date="2018-04-16T16:59:00Z">
            <w:rPr>
              <w:rStyle w:val="Hyperlink"/>
              <w:noProof/>
            </w:rPr>
          </w:rPrChange>
        </w:rPr>
        <w:t>Alternatives</w:t>
      </w:r>
      <w:r w:rsidR="00A3632B" w:rsidRPr="00A12534">
        <w:rPr>
          <w:noProof/>
          <w:webHidden/>
        </w:rPr>
        <w:tab/>
      </w:r>
      <w:r w:rsidR="00A3632B" w:rsidRPr="00A12534">
        <w:rPr>
          <w:noProof/>
          <w:webHidden/>
        </w:rPr>
        <w:fldChar w:fldCharType="begin"/>
      </w:r>
      <w:r w:rsidR="00A3632B" w:rsidRPr="00A12534">
        <w:rPr>
          <w:noProof/>
          <w:webHidden/>
        </w:rPr>
        <w:instrText xml:space="preserve"> PAGEREF _Toc502243239 \h </w:instrText>
      </w:r>
      <w:r w:rsidR="00A3632B" w:rsidRPr="00A12534">
        <w:rPr>
          <w:noProof/>
          <w:webHidden/>
        </w:rPr>
      </w:r>
      <w:r w:rsidR="00A3632B" w:rsidRPr="00A12534">
        <w:rPr>
          <w:noProof/>
          <w:webHidden/>
        </w:rPr>
        <w:fldChar w:fldCharType="separate"/>
      </w:r>
      <w:r w:rsidR="00A3632B" w:rsidRPr="00A12534">
        <w:rPr>
          <w:noProof/>
          <w:webHidden/>
        </w:rPr>
        <w:t>6</w:t>
      </w:r>
      <w:r w:rsidR="00A3632B" w:rsidRPr="00A12534">
        <w:rPr>
          <w:noProof/>
          <w:webHidden/>
        </w:rPr>
        <w:fldChar w:fldCharType="end"/>
      </w:r>
      <w:r w:rsidRPr="00A12534">
        <w:rPr>
          <w:noProof/>
        </w:rPr>
        <w:fldChar w:fldCharType="end"/>
      </w:r>
    </w:p>
    <w:p w14:paraId="571EFDA5" w14:textId="47EA0124" w:rsidR="00A3632B" w:rsidRPr="00A12534" w:rsidRDefault="000335F8" w:rsidP="00EE2F6A">
      <w:pPr>
        <w:pStyle w:val="TOC2"/>
        <w:rPr>
          <w:rFonts w:eastAsiaTheme="minorEastAsia" w:cstheme="minorBidi"/>
          <w:szCs w:val="28"/>
          <w:lang w:bidi="th-TH"/>
        </w:rPr>
      </w:pPr>
      <w:r w:rsidRPr="00A12534">
        <w:fldChar w:fldCharType="begin"/>
      </w:r>
      <w:r w:rsidRPr="00A12534">
        <w:instrText xml:space="preserve"> HYPERLINK \l "_Toc502243240" </w:instrText>
      </w:r>
      <w:r w:rsidRPr="00A12534">
        <w:fldChar w:fldCharType="separate"/>
      </w:r>
      <w:r w:rsidR="00A3632B" w:rsidRPr="00A12534">
        <w:rPr>
          <w:rStyle w:val="Hyperlink"/>
          <w:rFonts w:ascii="Arial" w:hAnsi="Arial" w:cs="Arial"/>
          <w:rPrChange w:id="123" w:author="Shah Ashay" w:date="2018-04-16T16:59:00Z">
            <w:rPr>
              <w:rStyle w:val="Hyperlink"/>
            </w:rPr>
          </w:rPrChange>
        </w:rPr>
        <w:t>3.1</w:t>
      </w:r>
      <w:r w:rsidR="00A3632B" w:rsidRPr="00A12534">
        <w:rPr>
          <w:rFonts w:ascii="Arial" w:eastAsiaTheme="minorEastAsia" w:hAnsi="Arial" w:cs="Arial"/>
          <w:szCs w:val="28"/>
          <w:lang w:bidi="th-TH"/>
          <w:rPrChange w:id="124" w:author="Shah Ashay" w:date="2018-04-16T16:59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A3632B" w:rsidRPr="00A12534">
        <w:rPr>
          <w:rStyle w:val="Hyperlink"/>
          <w:rFonts w:ascii="Arial" w:hAnsi="Arial" w:cs="Arial"/>
          <w:rPrChange w:id="125" w:author="Shah Ashay" w:date="2018-04-16T16:59:00Z">
            <w:rPr>
              <w:rStyle w:val="Hyperlink"/>
            </w:rPr>
          </w:rPrChange>
        </w:rPr>
        <w:t>Alternate Flow A1: Modify en existing well</w:t>
      </w:r>
      <w:r w:rsidR="00A3632B" w:rsidRPr="00A12534">
        <w:rPr>
          <w:webHidden/>
        </w:rPr>
        <w:tab/>
      </w:r>
      <w:r w:rsidR="00A3632B" w:rsidRPr="00A12534">
        <w:rPr>
          <w:webHidden/>
        </w:rPr>
        <w:fldChar w:fldCharType="begin"/>
      </w:r>
      <w:r w:rsidR="00A3632B" w:rsidRPr="00A12534">
        <w:rPr>
          <w:webHidden/>
        </w:rPr>
        <w:instrText xml:space="preserve"> PAGEREF _Toc502243240 \h </w:instrText>
      </w:r>
      <w:r w:rsidR="00A3632B" w:rsidRPr="00A12534">
        <w:rPr>
          <w:webHidden/>
        </w:rPr>
      </w:r>
      <w:r w:rsidR="00A3632B" w:rsidRPr="00A12534">
        <w:rPr>
          <w:webHidden/>
        </w:rPr>
        <w:fldChar w:fldCharType="separate"/>
      </w:r>
      <w:r w:rsidR="00A3632B" w:rsidRPr="00A12534">
        <w:rPr>
          <w:webHidden/>
        </w:rPr>
        <w:t>6</w:t>
      </w:r>
      <w:r w:rsidR="00A3632B" w:rsidRPr="00A12534">
        <w:rPr>
          <w:webHidden/>
        </w:rPr>
        <w:fldChar w:fldCharType="end"/>
      </w:r>
      <w:r w:rsidRPr="00A12534">
        <w:fldChar w:fldCharType="end"/>
      </w:r>
    </w:p>
    <w:p w14:paraId="5AF59415" w14:textId="0BBFBC54" w:rsidR="00A3632B" w:rsidRPr="00A12534" w:rsidRDefault="00E06764">
      <w:pPr>
        <w:pStyle w:val="TOC1"/>
        <w:rPr>
          <w:rFonts w:cstheme="minorBidi"/>
          <w:noProof/>
          <w:szCs w:val="28"/>
          <w:lang w:bidi="th-TH"/>
        </w:rPr>
      </w:pPr>
      <w:r w:rsidRPr="00A12534">
        <w:fldChar w:fldCharType="begin"/>
      </w:r>
      <w:r w:rsidRPr="00A12534">
        <w:instrText xml:space="preserve"> HYPERLINK \l "_Toc502243241" </w:instrText>
      </w:r>
      <w:r w:rsidRPr="00A12534">
        <w:rPr>
          <w:noProof/>
        </w:rPr>
        <w:fldChar w:fldCharType="separate"/>
      </w:r>
      <w:r w:rsidR="00A3632B" w:rsidRPr="00A12534">
        <w:rPr>
          <w:rStyle w:val="Hyperlink"/>
          <w:rFonts w:ascii="Arial" w:hAnsi="Arial" w:cs="Arial"/>
          <w:noProof/>
          <w:rPrChange w:id="126" w:author="Shah Ashay" w:date="2018-04-16T17:00:00Z">
            <w:rPr>
              <w:rStyle w:val="Hyperlink"/>
              <w:noProof/>
            </w:rPr>
          </w:rPrChange>
        </w:rPr>
        <w:t>4.</w:t>
      </w:r>
      <w:r w:rsidR="00A3632B" w:rsidRPr="00A12534">
        <w:rPr>
          <w:rFonts w:ascii="Arial" w:hAnsi="Arial" w:cs="Arial"/>
          <w:noProof/>
          <w:szCs w:val="28"/>
          <w:lang w:bidi="th-TH"/>
          <w:rPrChange w:id="127" w:author="Shah Ashay" w:date="2018-04-16T17:00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A3632B" w:rsidRPr="00A12534">
        <w:rPr>
          <w:rStyle w:val="Hyperlink"/>
          <w:rFonts w:ascii="Arial" w:hAnsi="Arial" w:cs="Arial"/>
          <w:noProof/>
          <w:rPrChange w:id="128" w:author="Shah Ashay" w:date="2018-04-16T17:00:00Z">
            <w:rPr>
              <w:rStyle w:val="Hyperlink"/>
              <w:noProof/>
            </w:rPr>
          </w:rPrChange>
        </w:rPr>
        <w:t>Exceptions</w:t>
      </w:r>
      <w:r w:rsidR="00A3632B" w:rsidRPr="00A12534">
        <w:rPr>
          <w:noProof/>
          <w:webHidden/>
        </w:rPr>
        <w:tab/>
      </w:r>
      <w:r w:rsidR="00A3632B" w:rsidRPr="00A12534">
        <w:rPr>
          <w:noProof/>
          <w:webHidden/>
        </w:rPr>
        <w:fldChar w:fldCharType="begin"/>
      </w:r>
      <w:r w:rsidR="00A3632B" w:rsidRPr="00A12534">
        <w:rPr>
          <w:noProof/>
          <w:webHidden/>
        </w:rPr>
        <w:instrText xml:space="preserve"> PAGEREF _Toc502243241 \h </w:instrText>
      </w:r>
      <w:r w:rsidR="00A3632B" w:rsidRPr="00A12534">
        <w:rPr>
          <w:noProof/>
          <w:webHidden/>
        </w:rPr>
      </w:r>
      <w:r w:rsidR="00A3632B" w:rsidRPr="00A12534">
        <w:rPr>
          <w:noProof/>
          <w:webHidden/>
        </w:rPr>
        <w:fldChar w:fldCharType="separate"/>
      </w:r>
      <w:r w:rsidR="00A3632B" w:rsidRPr="00A12534">
        <w:rPr>
          <w:noProof/>
          <w:webHidden/>
        </w:rPr>
        <w:t>8</w:t>
      </w:r>
      <w:r w:rsidR="00A3632B" w:rsidRPr="00A12534">
        <w:rPr>
          <w:noProof/>
          <w:webHidden/>
        </w:rPr>
        <w:fldChar w:fldCharType="end"/>
      </w:r>
      <w:r w:rsidRPr="00A12534">
        <w:rPr>
          <w:noProof/>
        </w:rPr>
        <w:fldChar w:fldCharType="end"/>
      </w:r>
    </w:p>
    <w:p w14:paraId="1A3ECE1C" w14:textId="2D46BBFC" w:rsidR="00A3632B" w:rsidRPr="00A12534" w:rsidRDefault="00E06764" w:rsidP="00EE2F6A">
      <w:pPr>
        <w:pStyle w:val="TOC2"/>
        <w:rPr>
          <w:rFonts w:eastAsiaTheme="minorEastAsia" w:cstheme="minorBidi"/>
          <w:szCs w:val="28"/>
          <w:lang w:bidi="th-TH"/>
        </w:rPr>
      </w:pPr>
      <w:r w:rsidRPr="00A12534">
        <w:fldChar w:fldCharType="begin"/>
      </w:r>
      <w:r w:rsidRPr="00A12534">
        <w:instrText xml:space="preserve"> HYPERLINK \l "_Toc502243242" </w:instrText>
      </w:r>
      <w:r w:rsidRPr="00A12534">
        <w:fldChar w:fldCharType="separate"/>
      </w:r>
      <w:r w:rsidR="00A3632B" w:rsidRPr="00A12534">
        <w:rPr>
          <w:rStyle w:val="Hyperlink"/>
          <w:rFonts w:ascii="Arial" w:hAnsi="Arial" w:cs="Arial"/>
          <w:rPrChange w:id="129" w:author="Shah Ashay" w:date="2018-04-16T17:00:00Z">
            <w:rPr>
              <w:rStyle w:val="Hyperlink"/>
            </w:rPr>
          </w:rPrChange>
        </w:rPr>
        <w:t>4.1</w:t>
      </w:r>
      <w:r w:rsidR="00A3632B" w:rsidRPr="00A12534">
        <w:rPr>
          <w:rFonts w:ascii="Arial" w:eastAsiaTheme="minorEastAsia" w:hAnsi="Arial" w:cs="Arial"/>
          <w:szCs w:val="28"/>
          <w:lang w:bidi="th-TH"/>
          <w:rPrChange w:id="130" w:author="Shah Ashay" w:date="2018-04-16T17:00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A3632B" w:rsidRPr="00A12534">
        <w:rPr>
          <w:rStyle w:val="Hyperlink"/>
          <w:rFonts w:ascii="Arial" w:hAnsi="Arial" w:cs="Arial"/>
          <w:rPrChange w:id="131" w:author="Shah Ashay" w:date="2018-04-16T17:00:00Z">
            <w:rPr>
              <w:rStyle w:val="Hyperlink"/>
            </w:rPr>
          </w:rPrChange>
        </w:rPr>
        <w:t>List of Common Issues/Errors</w:t>
      </w:r>
      <w:r w:rsidR="00A3632B" w:rsidRPr="00A12534">
        <w:rPr>
          <w:webHidden/>
        </w:rPr>
        <w:tab/>
      </w:r>
      <w:r w:rsidR="00A3632B" w:rsidRPr="00A12534">
        <w:rPr>
          <w:webHidden/>
        </w:rPr>
        <w:fldChar w:fldCharType="begin"/>
      </w:r>
      <w:r w:rsidR="00A3632B" w:rsidRPr="00A12534">
        <w:rPr>
          <w:webHidden/>
        </w:rPr>
        <w:instrText xml:space="preserve"> PAGEREF _Toc502243242 \h </w:instrText>
      </w:r>
      <w:r w:rsidR="00A3632B" w:rsidRPr="00A12534">
        <w:rPr>
          <w:webHidden/>
        </w:rPr>
      </w:r>
      <w:r w:rsidR="00A3632B" w:rsidRPr="00A12534">
        <w:rPr>
          <w:webHidden/>
        </w:rPr>
        <w:fldChar w:fldCharType="separate"/>
      </w:r>
      <w:r w:rsidR="00A3632B" w:rsidRPr="00A12534">
        <w:rPr>
          <w:webHidden/>
        </w:rPr>
        <w:t>8</w:t>
      </w:r>
      <w:r w:rsidR="00A3632B" w:rsidRPr="00A12534">
        <w:rPr>
          <w:webHidden/>
        </w:rPr>
        <w:fldChar w:fldCharType="end"/>
      </w:r>
      <w:r w:rsidRPr="00A12534">
        <w:fldChar w:fldCharType="end"/>
      </w:r>
    </w:p>
    <w:p w14:paraId="0BAA3779" w14:textId="5A1B0334" w:rsidR="004D61A0" w:rsidRPr="001F4AE0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1F4AE0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A12534">
        <w:rPr>
          <w:rFonts w:ascii="Arial" w:hAnsi="Arial" w:cs="Arial"/>
        </w:rPr>
        <w:fldChar w:fldCharType="end"/>
      </w:r>
    </w:p>
    <w:p w14:paraId="0BAA377A" w14:textId="77777777" w:rsidR="00447470" w:rsidRPr="001F4AE0" w:rsidRDefault="00447470" w:rsidP="00447470">
      <w:pPr>
        <w:pStyle w:val="Heading1"/>
      </w:pPr>
      <w:bookmarkStart w:id="132" w:name="_Toc502243237"/>
      <w:r w:rsidRPr="001F4AE0">
        <w:lastRenderedPageBreak/>
        <w:t>Use Case Information</w:t>
      </w:r>
      <w:bookmarkEnd w:id="132"/>
    </w:p>
    <w:p w14:paraId="0BAA377B" w14:textId="77777777" w:rsidR="00447470" w:rsidRPr="001F4AE0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47470" w:rsidRPr="00A12534" w14:paraId="0BAA377E" w14:textId="77777777" w:rsidTr="00A12534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C" w14:textId="77777777" w:rsidR="00447470" w:rsidRPr="00A1253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0BAA377D" w14:textId="3CDB6DA2" w:rsidR="00447470" w:rsidRPr="00A12534" w:rsidRDefault="00A3632B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BKK_UC37</w:t>
            </w:r>
            <w:r w:rsidR="00447470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Maintain Well</w:t>
            </w:r>
          </w:p>
        </w:tc>
      </w:tr>
      <w:tr w:rsidR="00447470" w:rsidRPr="00A12534" w14:paraId="0BAA3781" w14:textId="77777777" w:rsidTr="00A12534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F" w14:textId="77777777" w:rsidR="00447470" w:rsidRPr="00A1253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0BAA3780" w14:textId="1019C89F" w:rsidR="00447470" w:rsidRPr="00A12534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  <w:rPrChange w:id="133" w:author="Shah Ashay" w:date="2018-04-16T17:00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r w:rsidR="00A3632B" w:rsidRPr="00A12534">
              <w:rPr>
                <w:rFonts w:cs="Arial"/>
                <w:sz w:val="20"/>
                <w:szCs w:val="20"/>
                <w:rPrChange w:id="134" w:author="Shah Ashay" w:date="2018-04-16T17:00:00Z">
                  <w:rPr>
                    <w:rFonts w:cs="Arial"/>
                    <w:sz w:val="19"/>
                    <w:szCs w:val="19"/>
                  </w:rPr>
                </w:rPrChange>
              </w:rPr>
              <w:t xml:space="preserve">Maintain </w:t>
            </w:r>
            <w:r w:rsidR="001B0FF9" w:rsidRPr="00A12534">
              <w:rPr>
                <w:rFonts w:cs="Arial"/>
                <w:sz w:val="20"/>
                <w:szCs w:val="20"/>
                <w:rPrChange w:id="135" w:author="Shah Ashay" w:date="2018-04-16T17:00:00Z">
                  <w:rPr>
                    <w:rFonts w:cs="Arial"/>
                    <w:sz w:val="19"/>
                    <w:szCs w:val="19"/>
                  </w:rPr>
                </w:rPrChange>
              </w:rPr>
              <w:t>wells</w:t>
            </w:r>
            <w:r w:rsidRPr="00A12534">
              <w:rPr>
                <w:rFonts w:cs="Arial"/>
                <w:sz w:val="20"/>
                <w:szCs w:val="20"/>
                <w:rPrChange w:id="136" w:author="Shah Ashay" w:date="2018-04-16T17:00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A12534" w14:paraId="0BAA3785" w14:textId="77777777" w:rsidTr="00A12534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0BAA3782" w14:textId="77777777" w:rsidR="00447470" w:rsidRPr="00A1253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</w:tcPr>
          <w:p w14:paraId="7BDDB89E" w14:textId="77777777" w:rsidR="001B0FF9" w:rsidRPr="00A12534" w:rsidRDefault="001B0FF9" w:rsidP="001B0FF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Enter Production Well Status</w:t>
            </w:r>
          </w:p>
          <w:p w14:paraId="6E15E6FB" w14:textId="1CBC7461" w:rsidR="00EF12D2" w:rsidRPr="00A12534" w:rsidRDefault="001B0FF9" w:rsidP="001B0FF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Enter Production Well Daily Data 1</w:t>
            </w:r>
          </w:p>
          <w:p w14:paraId="0B4DC523" w14:textId="4094E599" w:rsidR="001B0FF9" w:rsidRPr="00A12534" w:rsidRDefault="001B0FF9" w:rsidP="001B0FF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Enter Well Test Result</w:t>
            </w:r>
          </w:p>
          <w:p w14:paraId="2B38F593" w14:textId="4354F5C0" w:rsidR="001B0FF9" w:rsidRPr="00A12534" w:rsidRDefault="001B0FF9" w:rsidP="001B0FF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Enter Injection Well Status</w:t>
            </w:r>
          </w:p>
          <w:p w14:paraId="2D648D1C" w14:textId="62B773D2" w:rsidR="001B0FF9" w:rsidRPr="00A12534" w:rsidRDefault="001B0FF9" w:rsidP="001B0FF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Enter Water Injection Well Daily Data</w:t>
            </w:r>
          </w:p>
          <w:p w14:paraId="4C6C485F" w14:textId="1E35486E" w:rsidR="00EF12D2" w:rsidRPr="00A12534" w:rsidRDefault="00A3632B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del w:id="137" w:author="Batra Yogesh (EXT)" w:date="2018-04-04T17:30:00Z">
              <w:r w:rsidRPr="00A12534" w:rsidDel="008663D7">
                <w:rPr>
                  <w:rFonts w:cs="Arial"/>
                  <w:color w:val="000000" w:themeColor="text1"/>
                  <w:sz w:val="20"/>
                  <w:szCs w:val="20"/>
                </w:rPr>
                <w:delText>Maintain</w:delText>
              </w:r>
              <w:r w:rsidR="001B0FF9" w:rsidRPr="00A12534" w:rsidDel="008663D7">
                <w:rPr>
                  <w:rFonts w:cs="Arial"/>
                  <w:color w:val="000000" w:themeColor="text1"/>
                  <w:sz w:val="20"/>
                  <w:szCs w:val="20"/>
                </w:rPr>
                <w:delText>a</w:delText>
              </w:r>
            </w:del>
            <w:ins w:id="138" w:author="Batra Yogesh (EXT)" w:date="2018-04-04T17:30:00Z">
              <w:r w:rsidR="008663D7" w:rsidRPr="00A12534">
                <w:rPr>
                  <w:rFonts w:cs="Arial"/>
                  <w:color w:val="000000" w:themeColor="text1"/>
                  <w:sz w:val="20"/>
                  <w:szCs w:val="20"/>
                </w:rPr>
                <w:t>Maintain</w:t>
              </w:r>
            </w:ins>
            <w:r w:rsidR="001B0FF9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1B0FF9" w:rsidRPr="00A12534">
              <w:rPr>
                <w:rFonts w:cs="Arial"/>
                <w:sz w:val="20"/>
                <w:szCs w:val="20"/>
                <w:rPrChange w:id="139" w:author="Shah Ashay" w:date="2018-04-16T17:00:00Z">
                  <w:rPr>
                    <w:rFonts w:cs="Arial"/>
                    <w:sz w:val="19"/>
                    <w:szCs w:val="19"/>
                  </w:rPr>
                </w:rPrChange>
              </w:rPr>
              <w:t>Well Bore</w:t>
            </w:r>
          </w:p>
          <w:p w14:paraId="0BAA3784" w14:textId="533E8D26" w:rsidR="00447470" w:rsidRPr="00A12534" w:rsidRDefault="00447470" w:rsidP="00EF12D2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A12534" w14:paraId="786CE4E0" w14:textId="77777777" w:rsidTr="00A12534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44594FF9" w14:textId="0C92EA69" w:rsidR="00726BBA" w:rsidRPr="00A12534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</w:tcPr>
          <w:p w14:paraId="315DD97A" w14:textId="54D31E1E" w:rsidR="00474389" w:rsidRPr="00A12534" w:rsidRDefault="00276855" w:rsidP="00276855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BF – WELL (CO.0049)</w:t>
            </w:r>
          </w:p>
        </w:tc>
      </w:tr>
      <w:tr w:rsidR="00E04471" w:rsidRPr="00A12534" w14:paraId="3A3BB46F" w14:textId="77777777" w:rsidTr="00A12534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5B85C687" w14:textId="333651E8" w:rsidR="00E04471" w:rsidRPr="00A12534" w:rsidRDefault="00E04471" w:rsidP="005C55E6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 xml:space="preserve">EC </w:t>
            </w:r>
            <w:del w:id="140" w:author="Batra Yogesh (EXT)" w:date="2018-04-06T11:39:00Z">
              <w:r w:rsidRPr="00A12534" w:rsidDel="005C55E6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41" w:author="Batra Yogesh (EXT)" w:date="2018-04-06T11:39:00Z">
              <w:r w:rsidR="005C55E6" w:rsidRPr="00A12534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6480" w:type="dxa"/>
          </w:tcPr>
          <w:p w14:paraId="76A05FF2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018DB8BC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34F4B47A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2ABC7E4B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1C45DDA6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3F54F5B2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39627B54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12221697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40C966DD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097BF51E" w14:textId="7777777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361E0F3F" w14:textId="737748A7" w:rsidR="00E04471" w:rsidRPr="00A12534" w:rsidRDefault="00E04471" w:rsidP="00E0447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A12534" w14:paraId="0BAA378E" w14:textId="77777777" w:rsidTr="00A12534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A" w14:textId="77777777" w:rsidR="00D17537" w:rsidRPr="00A12534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</w:tcPr>
          <w:p w14:paraId="0BAA378D" w14:textId="321D23B1" w:rsidR="00474389" w:rsidRPr="00A12534" w:rsidRDefault="00474389" w:rsidP="001B0FF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A12534" w14:paraId="0BAA3791" w14:textId="77777777" w:rsidTr="00A12534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F" w14:textId="77777777" w:rsidR="00447470" w:rsidRPr="00A12534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BAA3790" w14:textId="77777777" w:rsidR="00447470" w:rsidRPr="00A12534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1F4AE0" w:rsidRDefault="00447470" w:rsidP="00447470">
      <w:pPr>
        <w:rPr>
          <w:ins w:id="142" w:author="Batra Yogesh (EXT)" w:date="2018-03-27T14:30:00Z"/>
          <w:rFonts w:cs="Arial"/>
        </w:rPr>
      </w:pPr>
    </w:p>
    <w:p w14:paraId="749752A9" w14:textId="1ADB46F5" w:rsidR="00A82FB5" w:rsidRPr="001F4AE0" w:rsidRDefault="00A82FB5" w:rsidP="00A82FB5">
      <w:pPr>
        <w:rPr>
          <w:moveTo w:id="143" w:author="Batra Yogesh (EXT)" w:date="2018-03-27T14:30:00Z"/>
          <w:rFonts w:cs="Arial"/>
          <w:rPrChange w:id="144" w:author="Batra Yogesh (EXT)" w:date="2018-04-13T12:57:00Z">
            <w:rPr>
              <w:moveTo w:id="145" w:author="Batra Yogesh (EXT)" w:date="2018-03-27T14:30:00Z"/>
              <w:b/>
            </w:rPr>
          </w:rPrChange>
        </w:rPr>
      </w:pPr>
      <w:moveToRangeStart w:id="146" w:author="Batra Yogesh (EXT)" w:date="2018-03-27T14:30:00Z" w:name="move509924360"/>
      <w:moveTo w:id="147" w:author="Batra Yogesh (EXT)" w:date="2018-03-27T14:30:00Z">
        <w:r w:rsidRPr="001F4AE0">
          <w:rPr>
            <w:rFonts w:cs="Arial"/>
            <w:rPrChange w:id="148" w:author="Batra Yogesh (EXT)" w:date="2018-04-13T12:57:00Z">
              <w:rPr>
                <w:b/>
              </w:rPr>
            </w:rPrChange>
          </w:rPr>
          <w:t>Note: the toolbar on EC11</w:t>
        </w:r>
      </w:moveTo>
      <w:ins w:id="149" w:author="Batra Yogesh (EXT)" w:date="2018-04-13T12:57:00Z">
        <w:r w:rsidR="001F4AE0" w:rsidRPr="001F4AE0">
          <w:rPr>
            <w:rFonts w:cs="Arial"/>
            <w:rPrChange w:id="150" w:author="Batra Yogesh (EXT)" w:date="2018-04-13T12:57:00Z">
              <w:rPr>
                <w:rFonts w:cs="Arial"/>
                <w:b/>
              </w:rPr>
            </w:rPrChange>
          </w:rPr>
          <w:t>.2</w:t>
        </w:r>
      </w:ins>
      <w:moveTo w:id="151" w:author="Batra Yogesh (EXT)" w:date="2018-03-27T14:30:00Z">
        <w:r w:rsidRPr="001F4AE0">
          <w:rPr>
            <w:rFonts w:cs="Arial"/>
            <w:rPrChange w:id="152" w:author="Batra Yogesh (EXT)" w:date="2018-04-13T12:57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6C4B058B" w14:textId="77777777" w:rsidR="00A82FB5" w:rsidRPr="003A4BC2" w:rsidRDefault="00A82FB5" w:rsidP="00A82FB5">
      <w:pPr>
        <w:rPr>
          <w:moveTo w:id="153" w:author="Batra Yogesh (EXT)" w:date="2018-03-27T14:30:00Z"/>
          <w:rFonts w:cs="Arial"/>
          <w:b/>
        </w:rPr>
      </w:pPr>
    </w:p>
    <w:p w14:paraId="152091EC" w14:textId="77777777" w:rsidR="00A82FB5" w:rsidRPr="003A4BC2" w:rsidRDefault="00A82FB5" w:rsidP="00A82FB5">
      <w:pPr>
        <w:jc w:val="center"/>
        <w:rPr>
          <w:moveTo w:id="154" w:author="Batra Yogesh (EXT)" w:date="2018-03-27T14:30:00Z"/>
          <w:rFonts w:cs="Arial"/>
          <w:b/>
        </w:rPr>
      </w:pPr>
      <w:moveTo w:id="155" w:author="Batra Yogesh (EXT)" w:date="2018-03-27T14:30:00Z">
        <w:r w:rsidRPr="001F4AE0">
          <w:rPr>
            <w:rFonts w:cs="Arial"/>
            <w:noProof/>
            <w:color w:val="000000"/>
            <w:szCs w:val="22"/>
            <w:rPrChange w:id="156" w:author="Batra Yogesh (EXT)" w:date="2018-04-13T12:57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1D8AB7EB" wp14:editId="761936FC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46"/>
    <w:p w14:paraId="378B4308" w14:textId="77777777" w:rsidR="00A82FB5" w:rsidRPr="001F4AE0" w:rsidRDefault="00A82FB5" w:rsidP="00447470">
      <w:pPr>
        <w:rPr>
          <w:rFonts w:cs="Arial"/>
        </w:rPr>
      </w:pPr>
    </w:p>
    <w:p w14:paraId="0BAA3794" w14:textId="5745AD40" w:rsidR="004D61A0" w:rsidRPr="001F4AE0" w:rsidRDefault="004D61A0" w:rsidP="005D1403">
      <w:pPr>
        <w:pStyle w:val="Heading1"/>
      </w:pPr>
      <w:bookmarkStart w:id="157" w:name="_Toc536253722"/>
      <w:bookmarkStart w:id="158" w:name="_Toc536258288"/>
      <w:bookmarkStart w:id="159" w:name="_Toc502243238"/>
      <w:r w:rsidRPr="001F4AE0">
        <w:t xml:space="preserve">Primary </w:t>
      </w:r>
      <w:bookmarkEnd w:id="157"/>
      <w:bookmarkEnd w:id="158"/>
      <w:r w:rsidR="00BF2F96" w:rsidRPr="001F4AE0">
        <w:t>Flow</w:t>
      </w:r>
      <w:r w:rsidR="0033669C" w:rsidRPr="001F4AE0">
        <w:t xml:space="preserve">: </w:t>
      </w:r>
      <w:r w:rsidR="00A3632B" w:rsidRPr="001F4AE0">
        <w:t>BKK_UC37</w:t>
      </w:r>
      <w:r w:rsidR="0033669C" w:rsidRPr="001F4AE0">
        <w:t xml:space="preserve"> </w:t>
      </w:r>
      <w:r w:rsidR="00A3632B" w:rsidRPr="001F4AE0">
        <w:t>Maintain</w:t>
      </w:r>
      <w:r w:rsidR="00276855" w:rsidRPr="001F4AE0">
        <w:t xml:space="preserve"> well</w:t>
      </w:r>
      <w:bookmarkEnd w:id="159"/>
    </w:p>
    <w:p w14:paraId="3D71DBE3" w14:textId="77777777" w:rsidR="00D86B6E" w:rsidRPr="003A4BC2" w:rsidRDefault="00D86B6E" w:rsidP="00D86B6E">
      <w:pPr>
        <w:rPr>
          <w:rFonts w:cs="Arial"/>
        </w:rPr>
      </w:pPr>
    </w:p>
    <w:p w14:paraId="540D69C8" w14:textId="5DE5B40A" w:rsidR="00D86B6E" w:rsidRPr="00A12534" w:rsidDel="00A82FB5" w:rsidRDefault="00D86B6E" w:rsidP="00D86B6E">
      <w:pPr>
        <w:rPr>
          <w:moveFrom w:id="160" w:author="Batra Yogesh (EXT)" w:date="2018-03-27T14:30:00Z"/>
          <w:rFonts w:cs="Arial"/>
          <w:b/>
        </w:rPr>
      </w:pPr>
      <w:moveFromRangeStart w:id="161" w:author="Batra Yogesh (EXT)" w:date="2018-03-27T14:30:00Z" w:name="move509924360"/>
      <w:moveFrom w:id="162" w:author="Batra Yogesh (EXT)" w:date="2018-03-27T14:30:00Z">
        <w:r w:rsidRPr="003A4BC2" w:rsidDel="00A82FB5">
          <w:rPr>
            <w:rFonts w:cs="Arial"/>
            <w:b/>
          </w:rPr>
          <w:t>Note: the toolbar on EC11 has changed. Refer to the image below for different buttons</w:t>
        </w:r>
      </w:moveFrom>
    </w:p>
    <w:p w14:paraId="584D259D" w14:textId="5038CD5B" w:rsidR="00D86B6E" w:rsidRPr="00A12534" w:rsidDel="00A82FB5" w:rsidRDefault="00D86B6E" w:rsidP="00D86B6E">
      <w:pPr>
        <w:rPr>
          <w:moveFrom w:id="163" w:author="Batra Yogesh (EXT)" w:date="2018-03-27T14:30:00Z"/>
          <w:rFonts w:cs="Arial"/>
          <w:b/>
        </w:rPr>
      </w:pPr>
    </w:p>
    <w:p w14:paraId="22A8CD9B" w14:textId="4CC1EF1B" w:rsidR="00D86B6E" w:rsidRPr="003A4BC2" w:rsidDel="00A82FB5" w:rsidRDefault="00D86B6E" w:rsidP="00D86B6E">
      <w:pPr>
        <w:jc w:val="center"/>
        <w:rPr>
          <w:moveFrom w:id="164" w:author="Batra Yogesh (EXT)" w:date="2018-03-27T14:30:00Z"/>
          <w:rFonts w:cs="Arial"/>
          <w:b/>
        </w:rPr>
      </w:pPr>
      <w:moveFrom w:id="165" w:author="Batra Yogesh (EXT)" w:date="2018-03-27T14:30:00Z">
        <w:del w:id="166" w:author="Shah Ashay" w:date="2018-04-16T17:00:00Z">
          <w:r w:rsidRPr="001F4AE0" w:rsidDel="00A12534">
            <w:rPr>
              <w:rFonts w:cs="Arial"/>
              <w:noProof/>
              <w:color w:val="000000"/>
              <w:szCs w:val="22"/>
              <w:rPrChange w:id="167" w:author="Batra Yogesh (EXT)" w:date="2018-04-13T12:57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5A96BE51" wp14:editId="46FEC529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61"/>
    <w:p w14:paraId="557C97D2" w14:textId="77777777" w:rsidR="00D86B6E" w:rsidRPr="001F4AE0" w:rsidRDefault="00D86B6E" w:rsidP="00D17537">
      <w:pPr>
        <w:rPr>
          <w:rFonts w:cs="Arial"/>
        </w:rPr>
      </w:pPr>
    </w:p>
    <w:p w14:paraId="0BAA3795" w14:textId="13E244FF" w:rsidR="00EF4239" w:rsidRPr="001F4AE0" w:rsidRDefault="004D61A0" w:rsidP="00D17537">
      <w:pPr>
        <w:rPr>
          <w:rFonts w:cs="Arial"/>
        </w:rPr>
      </w:pPr>
      <w:r w:rsidRPr="001F4AE0">
        <w:rPr>
          <w:rFonts w:cs="Arial"/>
        </w:rPr>
        <w:t xml:space="preserve">Trigger: </w:t>
      </w:r>
      <w:r w:rsidR="00570D43" w:rsidRPr="001F4AE0">
        <w:rPr>
          <w:rFonts w:cs="Arial"/>
        </w:rPr>
        <w:t xml:space="preserve"> </w:t>
      </w:r>
      <w:r w:rsidR="00033B40" w:rsidRPr="001F4AE0">
        <w:rPr>
          <w:rFonts w:cs="Arial"/>
        </w:rPr>
        <w:t xml:space="preserve">User </w:t>
      </w:r>
      <w:r w:rsidR="00D97983" w:rsidRPr="001F4AE0">
        <w:rPr>
          <w:rFonts w:cs="Arial"/>
        </w:rPr>
        <w:t xml:space="preserve">needs to </w:t>
      </w:r>
      <w:del w:id="168" w:author="Batra Yogesh (EXT)" w:date="2018-04-04T17:30:00Z">
        <w:r w:rsidR="00A3632B" w:rsidRPr="001F4AE0" w:rsidDel="008663D7">
          <w:rPr>
            <w:rFonts w:cs="Arial"/>
          </w:rPr>
          <w:delText>Maintain</w:delText>
        </w:r>
      </w:del>
      <w:ins w:id="169" w:author="Batra Yogesh (EXT)" w:date="2018-04-04T17:30:00Z">
        <w:r w:rsidR="008663D7" w:rsidRPr="001F4AE0">
          <w:rPr>
            <w:rFonts w:cs="Arial"/>
          </w:rPr>
          <w:t>maintain</w:t>
        </w:r>
      </w:ins>
      <w:r w:rsidR="00D86B6E" w:rsidRPr="001F4AE0">
        <w:rPr>
          <w:rFonts w:cs="Arial"/>
        </w:rPr>
        <w:t xml:space="preserve"> </w:t>
      </w:r>
      <w:r w:rsidR="001B0FF9" w:rsidRPr="001F4AE0">
        <w:rPr>
          <w:rFonts w:cs="Arial"/>
        </w:rPr>
        <w:t>a well</w:t>
      </w:r>
    </w:p>
    <w:p w14:paraId="0F7D630A" w14:textId="77777777" w:rsidR="00D86B6E" w:rsidRPr="001F4AE0" w:rsidRDefault="00D86B6E" w:rsidP="00D17537">
      <w:pPr>
        <w:rPr>
          <w:rFonts w:cs="Arial"/>
          <w:i/>
          <w:color w:val="000000" w:themeColor="text1"/>
          <w:sz w:val="20"/>
        </w:rPr>
      </w:pPr>
    </w:p>
    <w:p w14:paraId="1B8E6067" w14:textId="3A27E6C1" w:rsidR="00C6253C" w:rsidRPr="001F4AE0" w:rsidRDefault="00C6253C">
      <w:pPr>
        <w:rPr>
          <w:rFonts w:cs="Arial"/>
          <w:b/>
          <w:bCs/>
          <w:sz w:val="24"/>
          <w:szCs w:val="32"/>
        </w:rPr>
      </w:pPr>
      <w:bookmarkStart w:id="170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71" w:author="Shah Ashay" w:date="2018-04-16T17:00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609"/>
        <w:gridCol w:w="2425"/>
        <w:tblGridChange w:id="172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A12534" w14:paraId="4045A374" w14:textId="77777777" w:rsidTr="00A12534">
        <w:trPr>
          <w:tblHeader/>
          <w:trPrChange w:id="173" w:author="Shah Ashay" w:date="2018-04-16T17:00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74" w:author="Shah Ashay" w:date="2018-04-16T17:00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A1253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12534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75" w:author="Shah Ashay" w:date="2018-04-16T17:00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A1253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12534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395" w:type="pct"/>
            <w:shd w:val="clear" w:color="auto" w:fill="3399FF"/>
            <w:tcPrChange w:id="176" w:author="Shah Ashay" w:date="2018-04-16T17:00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A1253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12534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297" w:type="pct"/>
            <w:shd w:val="clear" w:color="auto" w:fill="3399FF"/>
            <w:tcPrChange w:id="177" w:author="Shah Ashay" w:date="2018-04-16T17:00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A1253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12534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A12534" w14:paraId="2556EE83" w14:textId="77777777" w:rsidTr="00A12534">
        <w:tc>
          <w:tcPr>
            <w:tcW w:w="369" w:type="pct"/>
            <w:shd w:val="clear" w:color="auto" w:fill="C6D9F1" w:themeFill="text2" w:themeFillTint="33"/>
            <w:tcPrChange w:id="178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A1253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79" w:author="Shah Ashay" w:date="2018-04-16T17:00:00Z">
              <w:tcPr>
                <w:tcW w:w="3630" w:type="dxa"/>
              </w:tcPr>
            </w:tcPrChange>
          </w:tcPr>
          <w:p w14:paraId="6C02BABD" w14:textId="4AB2B999" w:rsidR="00C6253C" w:rsidRPr="00A1253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6E7313"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>Maintain Well</w:t>
            </w:r>
            <w:r w:rsidR="00A16508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A12534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51C0EEA7" w:rsidR="00C6253C" w:rsidRPr="00A12534" w:rsidRDefault="006E7313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Well and Reservoir Objects 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Maintain Well</w:t>
            </w:r>
          </w:p>
        </w:tc>
        <w:tc>
          <w:tcPr>
            <w:tcW w:w="1395" w:type="pct"/>
            <w:tcPrChange w:id="180" w:author="Shah Ashay" w:date="2018-04-16T17:00:00Z">
              <w:tcPr>
                <w:tcW w:w="2160" w:type="dxa"/>
              </w:tcPr>
            </w:tcPrChange>
          </w:tcPr>
          <w:p w14:paraId="2DD67D74" w14:textId="77777777" w:rsidR="00C6253C" w:rsidRPr="00A1253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A12534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Date</w:t>
            </w:r>
            <w:r w:rsidRPr="00A12534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A1253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139B905F" w14:textId="77777777" w:rsidR="006A4B98" w:rsidRPr="00A1253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51FE4827" w14:textId="77777777" w:rsidR="006A4B98" w:rsidRPr="00A1253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81" w:author="Shah Ashay" w:date="2018-04-16T17:00:00Z">
                  <w:rPr>
                    <w:sz w:val="20"/>
                    <w:szCs w:val="20"/>
                  </w:rPr>
                </w:rPrChange>
              </w:rPr>
            </w:pPr>
            <w:r w:rsidRPr="00A12534">
              <w:rPr>
                <w:rFonts w:cs="Arial"/>
                <w:b/>
                <w:sz w:val="20"/>
                <w:szCs w:val="20"/>
                <w:rPrChange w:id="182" w:author="Shah Ashay" w:date="2018-04-16T17:00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9B4AC1A" w14:textId="00392144" w:rsidR="00543E5D" w:rsidRPr="00A12534" w:rsidDel="00A1135A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183" w:author="Batra Yogesh (EXT)" w:date="2018-04-06T12:42:00Z"/>
                <w:rFonts w:cs="Arial"/>
                <w:sz w:val="20"/>
                <w:szCs w:val="20"/>
                <w:rPrChange w:id="184" w:author="Shah Ashay" w:date="2018-04-16T17:00:00Z">
                  <w:rPr>
                    <w:del w:id="185" w:author="Batra Yogesh (EXT)" w:date="2018-04-06T12:42:00Z"/>
                    <w:sz w:val="20"/>
                    <w:szCs w:val="20"/>
                  </w:rPr>
                </w:rPrChange>
              </w:rPr>
            </w:pPr>
            <w:del w:id="186" w:author="Batra Yogesh (EXT)" w:date="2018-04-06T12:42:00Z">
              <w:r w:rsidRPr="00A12534" w:rsidDel="00A1135A">
                <w:rPr>
                  <w:rFonts w:cs="Arial"/>
                  <w:b/>
                  <w:sz w:val="20"/>
                  <w:szCs w:val="20"/>
                  <w:rPrChange w:id="187" w:author="Shah Ashay" w:date="2018-04-16T17:00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522C6B1B" w:rsidR="006E7313" w:rsidRPr="00A12534" w:rsidDel="00A1135A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188" w:author="Batra Yogesh (EXT)" w:date="2018-04-06T12:42:00Z"/>
                <w:rFonts w:cs="Arial"/>
                <w:sz w:val="20"/>
                <w:szCs w:val="20"/>
                <w:rPrChange w:id="189" w:author="Shah Ashay" w:date="2018-04-16T17:00:00Z">
                  <w:rPr>
                    <w:del w:id="190" w:author="Batra Yogesh (EXT)" w:date="2018-04-06T12:42:00Z"/>
                    <w:sz w:val="20"/>
                    <w:szCs w:val="20"/>
                  </w:rPr>
                </w:rPrChange>
              </w:rPr>
            </w:pPr>
            <w:del w:id="191" w:author="Batra Yogesh (EXT)" w:date="2018-04-06T12:42:00Z">
              <w:r w:rsidRPr="00A12534" w:rsidDel="00A1135A">
                <w:rPr>
                  <w:rFonts w:cs="Arial"/>
                  <w:b/>
                  <w:sz w:val="20"/>
                  <w:szCs w:val="20"/>
                  <w:rPrChange w:id="192" w:author="Shah Ashay" w:date="2018-04-16T17:00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0BDAABC8" w14:textId="0EB5465B" w:rsidR="00EF12D2" w:rsidRPr="00A12534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193" w:author="Shah Ashay" w:date="2018-04-16T17:00:00Z">
                  <w:rPr/>
                </w:rPrChange>
              </w:rPr>
              <w:pPrChange w:id="194" w:author="Batra Yogesh (EXT)" w:date="2018-04-06T12:42:00Z">
                <w:pPr>
                  <w:pStyle w:val="NoSpacing"/>
                </w:pPr>
              </w:pPrChange>
            </w:pPr>
          </w:p>
        </w:tc>
        <w:tc>
          <w:tcPr>
            <w:tcW w:w="1297" w:type="pct"/>
            <w:tcPrChange w:id="195" w:author="Shah Ashay" w:date="2018-04-16T17:00:00Z">
              <w:tcPr>
                <w:tcW w:w="2880" w:type="dxa"/>
              </w:tcPr>
            </w:tcPrChange>
          </w:tcPr>
          <w:p w14:paraId="5EFCDA7E" w14:textId="37E281D3" w:rsidR="003977AD" w:rsidRPr="00A12534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A12534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A12534" w14:paraId="07D65E3C" w14:textId="77777777" w:rsidTr="00A12534">
        <w:trPr>
          <w:trHeight w:val="881"/>
          <w:trPrChange w:id="196" w:author="Shah Ashay" w:date="2018-04-16T17:00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97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A1253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198" w:author="Shah Ashay" w:date="2018-04-16T17:00:00Z">
              <w:tcPr>
                <w:tcW w:w="3630" w:type="dxa"/>
              </w:tcPr>
            </w:tcPrChange>
          </w:tcPr>
          <w:p w14:paraId="58F1FCD5" w14:textId="72A906D1" w:rsidR="00E46F9D" w:rsidRPr="00A12534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395" w:type="pct"/>
            <w:tcPrChange w:id="199" w:author="Shah Ashay" w:date="2018-04-16T17:00:00Z">
              <w:tcPr>
                <w:tcW w:w="2160" w:type="dxa"/>
              </w:tcPr>
            </w:tcPrChange>
          </w:tcPr>
          <w:p w14:paraId="567D4A19" w14:textId="77777777" w:rsidR="00C6253C" w:rsidRPr="00A1253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297" w:type="pct"/>
            <w:tcPrChange w:id="200" w:author="Shah Ashay" w:date="2018-04-16T17:00:00Z">
              <w:tcPr>
                <w:tcW w:w="2880" w:type="dxa"/>
              </w:tcPr>
            </w:tcPrChange>
          </w:tcPr>
          <w:p w14:paraId="1F908F4E" w14:textId="77777777" w:rsidR="00C6253C" w:rsidRPr="00A1253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A12534" w14:paraId="71C79D9B" w14:textId="77777777" w:rsidTr="00A12534">
        <w:tc>
          <w:tcPr>
            <w:tcW w:w="369" w:type="pct"/>
            <w:shd w:val="clear" w:color="auto" w:fill="C6D9F1" w:themeFill="text2" w:themeFillTint="33"/>
            <w:tcPrChange w:id="201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A1253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02" w:author="Shah Ashay" w:date="2018-04-16T17:00:00Z">
              <w:tcPr>
                <w:tcW w:w="3630" w:type="dxa"/>
              </w:tcPr>
            </w:tcPrChange>
          </w:tcPr>
          <w:p w14:paraId="35A1395D" w14:textId="77777777" w:rsidR="00C6253C" w:rsidRPr="00A1253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A12534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A12534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1665BA31" w14:textId="77777777" w:rsidR="00385ECB" w:rsidRPr="00A12534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Area</w:t>
            </w:r>
          </w:p>
          <w:p w14:paraId="37F83DC6" w14:textId="77777777" w:rsidR="00C6253C" w:rsidRPr="00A12534" w:rsidRDefault="00385ECB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  <w:rPrChange w:id="203" w:author="Shah Ashay" w:date="2018-04-16T17:00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A12534" w:rsidRDefault="006E7313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7F53BB38" w14:textId="36C1D6F2" w:rsidR="006E7313" w:rsidRPr="00A12534" w:rsidRDefault="00A3632B" w:rsidP="00A3632B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 xml:space="preserve">Facility Class </w:t>
            </w:r>
            <w:r w:rsidR="00FB3B2D" w:rsidRPr="00A12534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1395" w:type="pct"/>
            <w:tcPrChange w:id="204" w:author="Shah Ashay" w:date="2018-04-16T17:00:00Z">
              <w:tcPr>
                <w:tcW w:w="2160" w:type="dxa"/>
              </w:tcPr>
            </w:tcPrChange>
          </w:tcPr>
          <w:p w14:paraId="757B7376" w14:textId="0CF9396A" w:rsidR="00E92708" w:rsidRPr="00A1253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A1253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A1253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A12534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PrChange w:id="205" w:author="Shah Ashay" w:date="2018-04-16T17:00:00Z">
              <w:tcPr>
                <w:tcW w:w="2880" w:type="dxa"/>
              </w:tcPr>
            </w:tcPrChange>
          </w:tcPr>
          <w:p w14:paraId="2C4905E6" w14:textId="77777777" w:rsidR="00C6253C" w:rsidRPr="00A12534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A12534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A12534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A12534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EF12D2" w:rsidRPr="00A12534" w14:paraId="53FBD0F4" w14:textId="77777777" w:rsidTr="00A12534">
        <w:tc>
          <w:tcPr>
            <w:tcW w:w="369" w:type="pct"/>
            <w:shd w:val="clear" w:color="auto" w:fill="C6D9F1" w:themeFill="text2" w:themeFillTint="33"/>
            <w:tcPrChange w:id="206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77777777" w:rsidR="00EF12D2" w:rsidRPr="00A12534" w:rsidRDefault="00EF12D2" w:rsidP="00B24074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207" w:author="Shah Ashay" w:date="2018-04-16T17:00:00Z">
              <w:tcPr>
                <w:tcW w:w="3630" w:type="dxa"/>
              </w:tcPr>
            </w:tcPrChange>
          </w:tcPr>
          <w:p w14:paraId="0B0448CE" w14:textId="77777777" w:rsidR="00D86B6E" w:rsidRPr="00A12534" w:rsidRDefault="00D86B6E" w:rsidP="00D86B6E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</w:p>
          <w:p w14:paraId="0B6E1968" w14:textId="1B579BE4" w:rsidR="00EF12D2" w:rsidRPr="00A12534" w:rsidRDefault="00EF12D2" w:rsidP="00EF12D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pct"/>
            <w:tcPrChange w:id="208" w:author="Shah Ashay" w:date="2018-04-16T17:00:00Z">
              <w:tcPr>
                <w:tcW w:w="2160" w:type="dxa"/>
              </w:tcPr>
            </w:tcPrChange>
          </w:tcPr>
          <w:p w14:paraId="4FED390F" w14:textId="47C1DEB4" w:rsidR="006E7313" w:rsidRPr="00A12534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If there are current wells listed in the Data Window, two options are displayed: </w:t>
            </w:r>
          </w:p>
          <w:p w14:paraId="7389801F" w14:textId="77777777" w:rsidR="006E7313" w:rsidRPr="00A12534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AB2E36B" w14:textId="117AB916" w:rsidR="006E7313" w:rsidRPr="00A12534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="00831EBD"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New Version</w:t>
            </w:r>
          </w:p>
          <w:p w14:paraId="1BCB5A16" w14:textId="1A69395F" w:rsidR="006E7313" w:rsidRPr="00A12534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• New Object</w:t>
            </w:r>
          </w:p>
          <w:p w14:paraId="634BCC24" w14:textId="77777777" w:rsidR="006E7313" w:rsidRPr="00A12534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6A5D37B" w14:textId="5E7A5E40" w:rsidR="00EF12D2" w:rsidRPr="00A12534" w:rsidRDefault="00EF12D2" w:rsidP="00B2407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A new data entry form is created in the Data Window.</w:t>
            </w:r>
          </w:p>
          <w:p w14:paraId="12AEE08A" w14:textId="77777777" w:rsidR="00EF12D2" w:rsidRPr="00A12534" w:rsidRDefault="00EF12D2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PrChange w:id="209" w:author="Shah Ashay" w:date="2018-04-16T17:00:00Z">
              <w:tcPr>
                <w:tcW w:w="2880" w:type="dxa"/>
              </w:tcPr>
            </w:tcPrChange>
          </w:tcPr>
          <w:p w14:paraId="59E8D337" w14:textId="54A44B3D" w:rsidR="00EF12D2" w:rsidRPr="00A12534" w:rsidRDefault="00EF12D2" w:rsidP="00B24074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12534" w14:paraId="09B20488" w14:textId="77777777" w:rsidTr="00A12534">
        <w:tc>
          <w:tcPr>
            <w:tcW w:w="369" w:type="pct"/>
            <w:shd w:val="clear" w:color="auto" w:fill="C6D9F1" w:themeFill="text2" w:themeFillTint="33"/>
            <w:tcPrChange w:id="210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7ADF7DE5" w:rsidR="00831EBD" w:rsidRPr="00A12534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lastRenderedPageBreak/>
              <w:t>5.</w:t>
            </w:r>
          </w:p>
        </w:tc>
        <w:tc>
          <w:tcPr>
            <w:tcW w:w="1939" w:type="pct"/>
            <w:tcPrChange w:id="211" w:author="Shah Ashay" w:date="2018-04-16T17:00:00Z">
              <w:tcPr>
                <w:tcW w:w="3630" w:type="dxa"/>
              </w:tcPr>
            </w:tcPrChange>
          </w:tcPr>
          <w:p w14:paraId="0AE208F7" w14:textId="2B7720DA" w:rsidR="00831EBD" w:rsidRPr="00A1253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If prompted, click “New Object”</w:t>
            </w:r>
          </w:p>
        </w:tc>
        <w:tc>
          <w:tcPr>
            <w:tcW w:w="1395" w:type="pct"/>
            <w:tcPrChange w:id="212" w:author="Shah Ashay" w:date="2018-04-16T17:00:00Z">
              <w:tcPr>
                <w:tcW w:w="2160" w:type="dxa"/>
              </w:tcPr>
            </w:tcPrChange>
          </w:tcPr>
          <w:p w14:paraId="3446DA15" w14:textId="55E04931" w:rsidR="00831EBD" w:rsidRPr="00A12534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  <w:r w:rsidR="00A3632B" w:rsidRPr="00A12534">
              <w:rPr>
                <w:rFonts w:cs="Arial"/>
                <w:color w:val="000000" w:themeColor="text1"/>
                <w:sz w:val="20"/>
                <w:szCs w:val="20"/>
              </w:rPr>
              <w:t>:</w:t>
            </w:r>
          </w:p>
          <w:p w14:paraId="4388C05F" w14:textId="77777777" w:rsidR="00A3632B" w:rsidRPr="00A12534" w:rsidRDefault="00A3632B" w:rsidP="00A3632B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048C856" w14:textId="26C4A4DF" w:rsidR="00A3632B" w:rsidRPr="00A12534" w:rsidRDefault="00A3632B" w:rsidP="00A3632B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Mandatory fields are </w:t>
            </w:r>
            <w:r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Well Code, Well Name, Start Date, </w:t>
            </w:r>
            <w:del w:id="213" w:author="Batra Yogesh (EXT)" w:date="2018-04-06T11:41:00Z">
              <w:r w:rsidRPr="00A12534" w:rsidDel="006012CD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Well UID</w:delText>
              </w:r>
            </w:del>
            <w:r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, Well Type, Theoretical Calc Method, </w:t>
            </w:r>
            <w:del w:id="214" w:author="Batra Yogesh (EXT)" w:date="2018-04-06T11:41:00Z">
              <w:r w:rsidRPr="00A12534" w:rsidDel="006012CD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Zone</w:delText>
              </w:r>
            </w:del>
            <w:r w:rsidRPr="00A12534">
              <w:rPr>
                <w:rFonts w:cs="Arial"/>
                <w:b/>
                <w:color w:val="000000" w:themeColor="text1"/>
                <w:sz w:val="20"/>
                <w:szCs w:val="20"/>
              </w:rPr>
              <w:t>,</w:t>
            </w:r>
            <w:del w:id="215" w:author="Batra Yogesh (EXT)" w:date="2018-04-06T11:41:00Z">
              <w:r w:rsidRPr="00A12534" w:rsidDel="006012CD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 Sub Zone, Drilling Campaign</w:delText>
              </w:r>
            </w:del>
          </w:p>
          <w:p w14:paraId="1864C135" w14:textId="504AC1AA" w:rsidR="00A3632B" w:rsidRPr="00A12534" w:rsidRDefault="00A3632B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EF482F4" w14:textId="652D6CEF" w:rsidR="00A3632B" w:rsidRPr="00A12534" w:rsidRDefault="00A3632B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All Attributes include:</w:t>
            </w:r>
          </w:p>
          <w:p w14:paraId="18D823A0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Code</w:t>
            </w:r>
          </w:p>
          <w:p w14:paraId="36DB784F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Name</w:t>
            </w:r>
          </w:p>
          <w:p w14:paraId="1CA3379B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Description</w:t>
            </w:r>
          </w:p>
          <w:p w14:paraId="3C99050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Start Date</w:t>
            </w:r>
          </w:p>
          <w:p w14:paraId="5562E7EF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End Date</w:t>
            </w:r>
          </w:p>
          <w:p w14:paraId="4E68A87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UID</w:t>
            </w:r>
          </w:p>
          <w:p w14:paraId="2013EBF9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Top Depth</w:t>
            </w:r>
          </w:p>
          <w:p w14:paraId="375063E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Type</w:t>
            </w:r>
          </w:p>
          <w:p w14:paraId="22159AD1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Production Method</w:t>
            </w:r>
          </w:p>
          <w:p w14:paraId="31E10E1B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Pump Type</w:t>
            </w:r>
          </w:p>
          <w:p w14:paraId="21E6F4E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Meter Frequency</w:t>
            </w:r>
          </w:p>
          <w:p w14:paraId="344E2C9E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Test  Equipment Method</w:t>
            </w:r>
          </w:p>
          <w:p w14:paraId="3612760D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Daily Methods</w:t>
            </w:r>
          </w:p>
          <w:p w14:paraId="7D47A397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Gas Lift Method</w:t>
            </w:r>
          </w:p>
          <w:p w14:paraId="405BD403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Theoretical Calc Method</w:t>
            </w:r>
          </w:p>
          <w:p w14:paraId="1DE1502F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Calculate Mass Method</w:t>
            </w:r>
          </w:p>
          <w:p w14:paraId="67CDCD6D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Theoretical Inj Calc Method</w:t>
            </w:r>
          </w:p>
          <w:p w14:paraId="5D4EAAD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Theoretical Water Inj Calc Method</w:t>
            </w:r>
          </w:p>
          <w:p w14:paraId="2DFC9E39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Potential Method</w:t>
            </w:r>
          </w:p>
          <w:p w14:paraId="4F4EB950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Potential Mass Method</w:t>
            </w:r>
          </w:p>
          <w:p w14:paraId="1A280C47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Potential Gas Inj Method</w:t>
            </w:r>
          </w:p>
          <w:p w14:paraId="0D6BCDF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Potential Water Inj Method</w:t>
            </w:r>
          </w:p>
          <w:p w14:paraId="7BC881B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On Stream Method</w:t>
            </w:r>
          </w:p>
          <w:p w14:paraId="56248020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BS&amp;W Volume Method</w:t>
            </w:r>
          </w:p>
          <w:p w14:paraId="51542C3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Other Config Options</w:t>
            </w:r>
          </w:p>
          <w:p w14:paraId="2530CC44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Test Shrinkage Method</w:t>
            </w:r>
          </w:p>
          <w:p w14:paraId="5C190C77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Calculation Rule</w:t>
            </w:r>
          </w:p>
          <w:p w14:paraId="4800212C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Override Well Calculation Rule</w:t>
            </w:r>
          </w:p>
          <w:p w14:paraId="48057D0F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Alloc By Fixed GOR</w:t>
            </w:r>
          </w:p>
          <w:p w14:paraId="159B8DC1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Alloc By Fixed WC</w:t>
            </w:r>
          </w:p>
          <w:p w14:paraId="0B99EEC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Include in allocat - Choke UOM</w:t>
            </w:r>
          </w:p>
          <w:p w14:paraId="2B69C440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Oil Density On Well</w:t>
            </w:r>
          </w:p>
          <w:p w14:paraId="139A861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Gas Density On Well</w:t>
            </w:r>
          </w:p>
          <w:p w14:paraId="2A162A9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Water Density On Well</w:t>
            </w:r>
          </w:p>
          <w:p w14:paraId="2F6BE833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- Active Production Day Definition  </w:t>
            </w:r>
          </w:p>
          <w:p w14:paraId="59B7B91A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Reference Object</w:t>
            </w:r>
          </w:p>
          <w:p w14:paraId="78450CB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- Zone  </w:t>
            </w:r>
          </w:p>
          <w:p w14:paraId="0C057C09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Report Well Category</w:t>
            </w:r>
          </w:p>
          <w:p w14:paraId="4974178C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- Choke </w:t>
            </w:r>
          </w:p>
          <w:p w14:paraId="05B82B2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>- Gas Lift Choke</w:t>
            </w:r>
          </w:p>
          <w:p w14:paraId="055B5F9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- Deferment Calculation Rule  </w:t>
            </w:r>
          </w:p>
          <w:p w14:paraId="1D6EEC17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Well Hole</w:t>
            </w:r>
          </w:p>
          <w:p w14:paraId="4363E5BA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Commercial Entity</w:t>
            </w:r>
          </w:p>
          <w:p w14:paraId="6A70F353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Process Train</w:t>
            </w:r>
          </w:p>
          <w:p w14:paraId="0A33A06E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Test Device</w:t>
            </w:r>
          </w:p>
          <w:p w14:paraId="799E574D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Op Production Unit</w:t>
            </w:r>
          </w:p>
          <w:p w14:paraId="4A881FC8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Op Sub Production Unit</w:t>
            </w:r>
          </w:p>
          <w:p w14:paraId="63380A67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Op Area</w:t>
            </w:r>
          </w:p>
          <w:p w14:paraId="77F40DF2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Op Sub Area</w:t>
            </w:r>
          </w:p>
          <w:p w14:paraId="68C7F8C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Op Facility Class 2</w:t>
            </w:r>
          </w:p>
          <w:p w14:paraId="5A9F8125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- Op Facility Class 1 </w:t>
            </w:r>
          </w:p>
          <w:p w14:paraId="342A51A4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Geo Field</w:t>
            </w:r>
          </w:p>
          <w:p w14:paraId="568ADB51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Geo Country</w:t>
            </w:r>
          </w:p>
          <w:p w14:paraId="280C8AFE" w14:textId="77777777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Geo Region</w:t>
            </w:r>
          </w:p>
          <w:p w14:paraId="01EC7401" w14:textId="043D0094" w:rsidR="00A3632B" w:rsidRPr="00A12534" w:rsidRDefault="00A3632B" w:rsidP="00A3632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- Geo License</w:t>
            </w:r>
          </w:p>
          <w:p w14:paraId="1C7EB3BD" w14:textId="6155D12F" w:rsidR="00831EBD" w:rsidRPr="00A12534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PrChange w:id="216" w:author="Shah Ashay" w:date="2018-04-16T17:00:00Z">
              <w:tcPr>
                <w:tcW w:w="2880" w:type="dxa"/>
              </w:tcPr>
            </w:tcPrChange>
          </w:tcPr>
          <w:p w14:paraId="30CBDD53" w14:textId="77777777" w:rsidR="00831EBD" w:rsidRPr="00A12534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>New object is selected because the user is creating a new well.</w:t>
            </w:r>
          </w:p>
          <w:p w14:paraId="6D6C17B3" w14:textId="78E223F0" w:rsidR="00831EBD" w:rsidRPr="00A12534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3C2227E" w14:textId="159B8A52" w:rsidR="00831EBD" w:rsidRPr="00A12534" w:rsidRDefault="00831EBD" w:rsidP="00A3632B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12534" w14:paraId="1A039314" w14:textId="77777777" w:rsidTr="00A12534">
        <w:tc>
          <w:tcPr>
            <w:tcW w:w="369" w:type="pct"/>
            <w:shd w:val="clear" w:color="auto" w:fill="C6D9F1" w:themeFill="text2" w:themeFillTint="33"/>
            <w:tcPrChange w:id="217" w:author="Shah Ashay" w:date="2018-04-16T17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43D401A2" w:rsidR="00831EBD" w:rsidRPr="00A12534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1939" w:type="pct"/>
            <w:tcPrChange w:id="218" w:author="Shah Ashay" w:date="2018-04-16T17:00:00Z">
              <w:tcPr>
                <w:tcW w:w="3630" w:type="dxa"/>
              </w:tcPr>
            </w:tcPrChange>
          </w:tcPr>
          <w:p w14:paraId="37A7AF3A" w14:textId="77777777" w:rsidR="00831EBD" w:rsidRPr="00A12534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A1253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A1253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pct"/>
            <w:tcPrChange w:id="219" w:author="Shah Ashay" w:date="2018-04-16T17:00:00Z">
              <w:tcPr>
                <w:tcW w:w="2160" w:type="dxa"/>
              </w:tcPr>
            </w:tcPrChange>
          </w:tcPr>
          <w:p w14:paraId="1956FC33" w14:textId="4E25EFCE" w:rsidR="00831EBD" w:rsidRPr="00A1253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12534">
              <w:rPr>
                <w:rFonts w:cs="Arial"/>
                <w:color w:val="000000" w:themeColor="text1"/>
                <w:sz w:val="20"/>
                <w:szCs w:val="20"/>
              </w:rPr>
              <w:t xml:space="preserve">The well is saved and available for data entry. </w:t>
            </w:r>
          </w:p>
        </w:tc>
        <w:tc>
          <w:tcPr>
            <w:tcW w:w="1297" w:type="pct"/>
            <w:tcPrChange w:id="220" w:author="Shah Ashay" w:date="2018-04-16T17:00:00Z">
              <w:tcPr>
                <w:tcW w:w="2880" w:type="dxa"/>
              </w:tcPr>
            </w:tcPrChange>
          </w:tcPr>
          <w:p w14:paraId="3915F277" w14:textId="6ABFF060" w:rsidR="00831EBD" w:rsidRPr="00A12534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12534" w14:paraId="30ECEF77" w14:textId="77777777" w:rsidTr="00A12534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21" w:author="Shah Ashay" w:date="2018-04-16T17:00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A12534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22" w:author="Shah Ashay" w:date="2018-04-16T17:00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A12534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395" w:type="pct"/>
            <w:shd w:val="clear" w:color="auto" w:fill="C6D9F1" w:themeFill="text2" w:themeFillTint="33"/>
            <w:tcPrChange w:id="223" w:author="Shah Ashay" w:date="2018-04-16T17:00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A1253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297" w:type="pct"/>
            <w:shd w:val="clear" w:color="auto" w:fill="C6D9F1" w:themeFill="text2" w:themeFillTint="33"/>
            <w:tcPrChange w:id="224" w:author="Shah Ashay" w:date="2018-04-16T17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A1253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1F4AE0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1F4AE0" w:rsidRDefault="004D61A0" w:rsidP="005D1403">
      <w:pPr>
        <w:pStyle w:val="Heading1"/>
      </w:pPr>
      <w:bookmarkStart w:id="225" w:name="_Toc502243239"/>
      <w:r w:rsidRPr="001F4AE0">
        <w:t>Alternative</w:t>
      </w:r>
      <w:bookmarkEnd w:id="170"/>
      <w:r w:rsidR="00BF2F96" w:rsidRPr="001F4AE0">
        <w:t>s</w:t>
      </w:r>
      <w:bookmarkEnd w:id="225"/>
      <w:r w:rsidR="00023077" w:rsidRPr="001F4AE0">
        <w:t xml:space="preserve"> </w:t>
      </w:r>
    </w:p>
    <w:p w14:paraId="0BAA3800" w14:textId="6F139C9F" w:rsidR="0006165A" w:rsidRPr="001F4AE0" w:rsidRDefault="004D61A0" w:rsidP="00447470">
      <w:pPr>
        <w:pStyle w:val="Heading2"/>
      </w:pPr>
      <w:bookmarkStart w:id="226" w:name="_Toc55750750"/>
      <w:bookmarkStart w:id="227" w:name="_Toc55748915"/>
      <w:bookmarkStart w:id="228" w:name="_Toc240857193"/>
      <w:bookmarkStart w:id="229" w:name="_Toc502243240"/>
      <w:r w:rsidRPr="001F4AE0">
        <w:t xml:space="preserve">Alternate </w:t>
      </w:r>
      <w:r w:rsidR="00447470" w:rsidRPr="001F4AE0">
        <w:t>Flow</w:t>
      </w:r>
      <w:r w:rsidRPr="001F4AE0">
        <w:t xml:space="preserve"> A1:</w:t>
      </w:r>
      <w:bookmarkEnd w:id="226"/>
      <w:r w:rsidRPr="001F4AE0">
        <w:t xml:space="preserve"> </w:t>
      </w:r>
      <w:bookmarkEnd w:id="227"/>
      <w:bookmarkEnd w:id="228"/>
      <w:r w:rsidR="0036271F" w:rsidRPr="001F4AE0">
        <w:t xml:space="preserve">Modify </w:t>
      </w:r>
      <w:del w:id="230" w:author="Batra Yogesh (EXT)" w:date="2018-04-04T17:30:00Z">
        <w:r w:rsidR="00276855" w:rsidRPr="001F4AE0" w:rsidDel="008663D7">
          <w:delText>en</w:delText>
        </w:r>
      </w:del>
      <w:ins w:id="231" w:author="Batra Yogesh (EXT)" w:date="2018-04-04T17:30:00Z">
        <w:r w:rsidR="008663D7" w:rsidRPr="001F4AE0">
          <w:t>an</w:t>
        </w:r>
      </w:ins>
      <w:r w:rsidR="00276855" w:rsidRPr="001F4AE0">
        <w:t xml:space="preserve"> existing well</w:t>
      </w:r>
      <w:bookmarkEnd w:id="229"/>
    </w:p>
    <w:p w14:paraId="0BAA3801" w14:textId="33D9E772" w:rsidR="00A93A96" w:rsidRPr="001F4AE0" w:rsidRDefault="00C002FE" w:rsidP="00D17537">
      <w:pPr>
        <w:rPr>
          <w:rFonts w:cs="Arial"/>
        </w:rPr>
      </w:pPr>
      <w:r w:rsidRPr="001F4AE0">
        <w:rPr>
          <w:rFonts w:cs="Arial"/>
          <w:iCs/>
          <w:szCs w:val="28"/>
        </w:rPr>
        <w:t>Details:</w:t>
      </w:r>
      <w:r w:rsidRPr="001F4AE0">
        <w:rPr>
          <w:rFonts w:cs="Arial"/>
        </w:rPr>
        <w:t xml:space="preserve">  </w:t>
      </w:r>
      <w:r w:rsidR="00945D93" w:rsidRPr="001F4AE0">
        <w:rPr>
          <w:rFonts w:cs="Arial"/>
          <w:color w:val="000000" w:themeColor="text1"/>
        </w:rPr>
        <w:t xml:space="preserve">Once daily </w:t>
      </w:r>
      <w:r w:rsidR="00E92708" w:rsidRPr="001F4AE0">
        <w:rPr>
          <w:rFonts w:cs="Arial"/>
          <w:color w:val="000000" w:themeColor="text1"/>
        </w:rPr>
        <w:t>information</w:t>
      </w:r>
      <w:r w:rsidR="00945D93" w:rsidRPr="001F4AE0">
        <w:rPr>
          <w:rFonts w:cs="Arial"/>
          <w:color w:val="000000" w:themeColor="text1"/>
        </w:rPr>
        <w:t xml:space="preserve"> are entered, it may be necessary to update existing records if the record was entered incorrectly.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32" w:author="Batra Yogesh (EXT)" w:date="2018-04-13T12:58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788"/>
        <w:gridCol w:w="3531"/>
        <w:gridCol w:w="2119"/>
        <w:gridCol w:w="2912"/>
        <w:tblGridChange w:id="233">
          <w:tblGrid>
            <w:gridCol w:w="805"/>
            <w:gridCol w:w="3600"/>
            <w:gridCol w:w="2160"/>
            <w:gridCol w:w="2970"/>
          </w:tblGrid>
        </w:tblGridChange>
      </w:tblGrid>
      <w:tr w:rsidR="009D7887" w:rsidRPr="001F4AE0" w14:paraId="0BAA3807" w14:textId="77777777" w:rsidTr="001F4AE0">
        <w:trPr>
          <w:cantSplit/>
          <w:tblHeader/>
          <w:trPrChange w:id="234" w:author="Batra Yogesh (EXT)" w:date="2018-04-13T12:58:00Z">
            <w:trPr>
              <w:cantSplit/>
              <w:tblHeader/>
            </w:trPr>
          </w:trPrChange>
        </w:trPr>
        <w:tc>
          <w:tcPr>
            <w:tcW w:w="422" w:type="pct"/>
            <w:tcBorders>
              <w:bottom w:val="single" w:sz="4" w:space="0" w:color="auto"/>
            </w:tcBorders>
            <w:shd w:val="clear" w:color="auto" w:fill="3399FF"/>
            <w:tcPrChange w:id="235" w:author="Batra Yogesh (EXT)" w:date="2018-04-13T12:58:00Z">
              <w:tcPr>
                <w:tcW w:w="805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0989F80E" w:rsidR="00446086" w:rsidRPr="001F4AE0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</w:rPr>
              <w:lastRenderedPageBreak/>
              <w:t xml:space="preserve">  </w:t>
            </w:r>
            <w:r w:rsidRPr="001F4AE0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1888" w:type="pct"/>
            <w:shd w:val="clear" w:color="auto" w:fill="3399FF"/>
            <w:tcPrChange w:id="236" w:author="Batra Yogesh (EXT)" w:date="2018-04-13T12:58:00Z">
              <w:tcPr>
                <w:tcW w:w="3600" w:type="dxa"/>
                <w:shd w:val="clear" w:color="auto" w:fill="3399FF"/>
              </w:tcPr>
            </w:tcPrChange>
          </w:tcPr>
          <w:p w14:paraId="0BAA3804" w14:textId="77777777" w:rsidR="00446086" w:rsidRPr="001F4AE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33" w:type="pct"/>
            <w:shd w:val="clear" w:color="auto" w:fill="3399FF"/>
            <w:tcPrChange w:id="237" w:author="Batra Yogesh (EXT)" w:date="2018-04-13T12:58:00Z">
              <w:tcPr>
                <w:tcW w:w="2160" w:type="dxa"/>
                <w:shd w:val="clear" w:color="auto" w:fill="3399FF"/>
              </w:tcPr>
            </w:tcPrChange>
          </w:tcPr>
          <w:p w14:paraId="0BAA3805" w14:textId="77777777" w:rsidR="00446086" w:rsidRPr="001F4AE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57" w:type="pct"/>
            <w:shd w:val="clear" w:color="auto" w:fill="3399FF"/>
            <w:tcPrChange w:id="238" w:author="Batra Yogesh (EXT)" w:date="2018-04-13T12:58:00Z">
              <w:tcPr>
                <w:tcW w:w="2970" w:type="dxa"/>
                <w:shd w:val="clear" w:color="auto" w:fill="3399FF"/>
              </w:tcPr>
            </w:tcPrChange>
          </w:tcPr>
          <w:p w14:paraId="0BAA3806" w14:textId="77777777" w:rsidR="00446086" w:rsidRPr="001F4AE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276855" w:rsidRPr="001F4AE0" w14:paraId="0BAA380C" w14:textId="77777777" w:rsidTr="001F4AE0">
        <w:trPr>
          <w:cantSplit/>
          <w:trPrChange w:id="239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40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08" w14:textId="0F600A9C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41" w:author="Batra Yogesh (EXT)" w:date="2018-04-13T12:58:00Z">
              <w:tcPr>
                <w:tcW w:w="3600" w:type="dxa"/>
              </w:tcPr>
            </w:tcPrChange>
          </w:tcPr>
          <w:p w14:paraId="3C8E70DB" w14:textId="7777777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Pr="001F4AE0">
              <w:rPr>
                <w:rFonts w:cs="Arial"/>
                <w:b/>
                <w:color w:val="000000" w:themeColor="text1"/>
                <w:sz w:val="20"/>
                <w:szCs w:val="20"/>
              </w:rPr>
              <w:t>Maintain Well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screen</w:t>
            </w:r>
          </w:p>
          <w:p w14:paraId="0BAA3809" w14:textId="3F8C65D0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Administration 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Assets 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Well and Reservoir Objects 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Maintain Well</w:t>
            </w:r>
          </w:p>
        </w:tc>
        <w:tc>
          <w:tcPr>
            <w:tcW w:w="1133" w:type="pct"/>
            <w:tcPrChange w:id="242" w:author="Batra Yogesh (EXT)" w:date="2018-04-13T12:58:00Z">
              <w:tcPr>
                <w:tcW w:w="2160" w:type="dxa"/>
              </w:tcPr>
            </w:tcPrChange>
          </w:tcPr>
          <w:p w14:paraId="082AB7C1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69D81CC2" w14:textId="77777777" w:rsidR="00276855" w:rsidRPr="00A12534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3A4BC2">
              <w:rPr>
                <w:rFonts w:cs="Arial"/>
                <w:b/>
                <w:sz w:val="20"/>
                <w:szCs w:val="20"/>
              </w:rPr>
              <w:t>Date</w:t>
            </w:r>
            <w:r w:rsidRPr="003A4BC2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22D440C7" w14:textId="77777777" w:rsidR="00276855" w:rsidRPr="001F4AE0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3" w:author="Batra Yogesh (EXT)" w:date="2018-04-13T12:57:00Z">
                  <w:rPr>
                    <w:sz w:val="20"/>
                    <w:szCs w:val="20"/>
                  </w:rPr>
                </w:rPrChange>
              </w:rPr>
            </w:pPr>
            <w:r w:rsidRPr="001F4AE0">
              <w:rPr>
                <w:rFonts w:cs="Arial"/>
                <w:b/>
                <w:sz w:val="20"/>
                <w:szCs w:val="20"/>
                <w:rPrChange w:id="244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43C5E743" w14:textId="77777777" w:rsidR="00276855" w:rsidRPr="001F4AE0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5" w:author="Batra Yogesh (EXT)" w:date="2018-04-13T12:57:00Z">
                  <w:rPr>
                    <w:sz w:val="20"/>
                    <w:szCs w:val="20"/>
                  </w:rPr>
                </w:rPrChange>
              </w:rPr>
            </w:pPr>
            <w:r w:rsidRPr="001F4AE0">
              <w:rPr>
                <w:rFonts w:cs="Arial"/>
                <w:b/>
                <w:sz w:val="20"/>
                <w:szCs w:val="20"/>
                <w:rPrChange w:id="246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A45CE6F" w14:textId="77777777" w:rsidR="00276855" w:rsidRPr="001F4AE0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7" w:author="Batra Yogesh (EXT)" w:date="2018-04-13T12:57:00Z">
                  <w:rPr>
                    <w:sz w:val="20"/>
                    <w:szCs w:val="20"/>
                  </w:rPr>
                </w:rPrChange>
              </w:rPr>
            </w:pPr>
            <w:r w:rsidRPr="001F4AE0">
              <w:rPr>
                <w:rFonts w:cs="Arial"/>
                <w:b/>
                <w:sz w:val="20"/>
                <w:szCs w:val="20"/>
                <w:rPrChange w:id="248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30D2AAE" w14:textId="07DA88DC" w:rsidR="00276855" w:rsidRPr="001F4AE0" w:rsidDel="00896C8E" w:rsidRDefault="00276855" w:rsidP="00276855">
            <w:pPr>
              <w:pStyle w:val="NoSpacing"/>
              <w:numPr>
                <w:ilvl w:val="0"/>
                <w:numId w:val="18"/>
              </w:numPr>
              <w:rPr>
                <w:del w:id="249" w:author="Batra Yogesh (EXT)" w:date="2018-04-06T12:43:00Z"/>
                <w:rFonts w:cs="Arial"/>
                <w:sz w:val="20"/>
                <w:szCs w:val="20"/>
                <w:rPrChange w:id="250" w:author="Batra Yogesh (EXT)" w:date="2018-04-13T12:57:00Z">
                  <w:rPr>
                    <w:del w:id="251" w:author="Batra Yogesh (EXT)" w:date="2018-04-06T12:43:00Z"/>
                    <w:sz w:val="20"/>
                    <w:szCs w:val="20"/>
                  </w:rPr>
                </w:rPrChange>
              </w:rPr>
            </w:pPr>
            <w:del w:id="252" w:author="Batra Yogesh (EXT)" w:date="2018-04-06T12:43:00Z">
              <w:r w:rsidRPr="001F4AE0" w:rsidDel="00896C8E">
                <w:rPr>
                  <w:rFonts w:cs="Arial"/>
                  <w:b/>
                  <w:sz w:val="20"/>
                  <w:szCs w:val="20"/>
                  <w:rPrChange w:id="253" w:author="Batra Yogesh (EXT)" w:date="2018-04-13T12:57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2B2B0B16" w14:textId="3B3D1FCA" w:rsidR="00276855" w:rsidRPr="001F4AE0" w:rsidDel="00896C8E" w:rsidRDefault="00276855" w:rsidP="00276855">
            <w:pPr>
              <w:pStyle w:val="NoSpacing"/>
              <w:numPr>
                <w:ilvl w:val="0"/>
                <w:numId w:val="18"/>
              </w:numPr>
              <w:rPr>
                <w:del w:id="254" w:author="Batra Yogesh (EXT)" w:date="2018-04-06T12:43:00Z"/>
                <w:rFonts w:cs="Arial"/>
                <w:sz w:val="20"/>
                <w:szCs w:val="20"/>
                <w:rPrChange w:id="255" w:author="Batra Yogesh (EXT)" w:date="2018-04-13T12:57:00Z">
                  <w:rPr>
                    <w:del w:id="256" w:author="Batra Yogesh (EXT)" w:date="2018-04-06T12:43:00Z"/>
                    <w:sz w:val="20"/>
                    <w:szCs w:val="20"/>
                  </w:rPr>
                </w:rPrChange>
              </w:rPr>
            </w:pPr>
            <w:del w:id="257" w:author="Batra Yogesh (EXT)" w:date="2018-04-06T12:43:00Z">
              <w:r w:rsidRPr="001F4AE0" w:rsidDel="00896C8E">
                <w:rPr>
                  <w:rFonts w:cs="Arial"/>
                  <w:b/>
                  <w:sz w:val="20"/>
                  <w:szCs w:val="20"/>
                  <w:rPrChange w:id="258" w:author="Batra Yogesh (EXT)" w:date="2018-04-13T12:57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6AA5C027" w14:textId="20A4FFA3" w:rsidR="00A3632B" w:rsidRPr="001F4AE0" w:rsidDel="00896C8E" w:rsidRDefault="00A3632B" w:rsidP="00A3632B">
            <w:pPr>
              <w:pStyle w:val="NoSpacing"/>
              <w:numPr>
                <w:ilvl w:val="0"/>
                <w:numId w:val="18"/>
              </w:numPr>
              <w:rPr>
                <w:del w:id="259" w:author="Batra Yogesh (EXT)" w:date="2018-04-06T12:43:00Z"/>
                <w:rFonts w:cs="Arial"/>
                <w:sz w:val="20"/>
                <w:szCs w:val="20"/>
                <w:rPrChange w:id="260" w:author="Batra Yogesh (EXT)" w:date="2018-04-13T12:57:00Z">
                  <w:rPr>
                    <w:del w:id="261" w:author="Batra Yogesh (EXT)" w:date="2018-04-06T12:43:00Z"/>
                    <w:sz w:val="20"/>
                    <w:szCs w:val="20"/>
                  </w:rPr>
                </w:rPrChange>
              </w:rPr>
            </w:pPr>
            <w:del w:id="262" w:author="Batra Yogesh (EXT)" w:date="2018-04-06T12:43:00Z">
              <w:r w:rsidRPr="001F4AE0" w:rsidDel="00896C8E">
                <w:rPr>
                  <w:rFonts w:cs="Arial"/>
                  <w:b/>
                  <w:sz w:val="20"/>
                  <w:szCs w:val="20"/>
                  <w:rPrChange w:id="263" w:author="Batra Yogesh (EXT)" w:date="2018-04-13T12:57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0BAA380A" w14:textId="751BBAFC" w:rsidR="00276855" w:rsidRPr="001F4AE0" w:rsidRDefault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264" w:author="Batra Yogesh (EXT)" w:date="2018-04-13T12:57:00Z">
                  <w:rPr/>
                </w:rPrChange>
              </w:rPr>
              <w:pPrChange w:id="265" w:author="Batra Yogesh (EXT)" w:date="2018-04-06T12:43:00Z">
                <w:pPr>
                  <w:pStyle w:val="NoSpacing"/>
                  <w:ind w:left="360"/>
                </w:pPr>
              </w:pPrChange>
            </w:pPr>
          </w:p>
        </w:tc>
        <w:tc>
          <w:tcPr>
            <w:tcW w:w="1557" w:type="pct"/>
            <w:tcPrChange w:id="266" w:author="Batra Yogesh (EXT)" w:date="2018-04-13T12:58:00Z">
              <w:tcPr>
                <w:tcW w:w="2970" w:type="dxa"/>
              </w:tcPr>
            </w:tcPrChange>
          </w:tcPr>
          <w:p w14:paraId="0BAA380B" w14:textId="2D55157A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Note: Fields are populated according to the navigation role defined for each user</w:t>
            </w:r>
          </w:p>
        </w:tc>
      </w:tr>
      <w:tr w:rsidR="00276855" w:rsidRPr="001F4AE0" w14:paraId="0BAA3811" w14:textId="77777777" w:rsidTr="001F4AE0">
        <w:trPr>
          <w:cantSplit/>
          <w:trPrChange w:id="267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68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0D" w14:textId="49DD1FE0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69" w:author="Batra Yogesh (EXT)" w:date="2018-04-13T12:58:00Z">
              <w:tcPr>
                <w:tcW w:w="3600" w:type="dxa"/>
              </w:tcPr>
            </w:tcPrChange>
          </w:tcPr>
          <w:p w14:paraId="0BAA380E" w14:textId="2CA1F6C9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1F4AE0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33" w:type="pct"/>
            <w:tcPrChange w:id="270" w:author="Batra Yogesh (EXT)" w:date="2018-04-13T12:58:00Z">
              <w:tcPr>
                <w:tcW w:w="2160" w:type="dxa"/>
              </w:tcPr>
            </w:tcPrChange>
          </w:tcPr>
          <w:p w14:paraId="0BAA380F" w14:textId="009EBBE7" w:rsidR="00276855" w:rsidRPr="001F4AE0" w:rsidRDefault="00276855" w:rsidP="00276855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57" w:type="pct"/>
            <w:tcPrChange w:id="271" w:author="Batra Yogesh (EXT)" w:date="2018-04-13T12:58:00Z">
              <w:tcPr>
                <w:tcW w:w="2970" w:type="dxa"/>
              </w:tcPr>
            </w:tcPrChange>
          </w:tcPr>
          <w:p w14:paraId="0BAA3810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0BAA3816" w14:textId="77777777" w:rsidTr="001F4AE0">
        <w:trPr>
          <w:cantSplit/>
          <w:trPrChange w:id="272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73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2" w14:textId="431CA73F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74" w:author="Batra Yogesh (EXT)" w:date="2018-04-13T12:58:00Z">
              <w:tcPr>
                <w:tcW w:w="3600" w:type="dxa"/>
              </w:tcPr>
            </w:tcPrChange>
          </w:tcPr>
          <w:p w14:paraId="375785EB" w14:textId="7777777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1F4AE0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33B94956" w14:textId="77777777" w:rsidR="00276855" w:rsidRPr="00A12534" w:rsidRDefault="00276855" w:rsidP="00A3632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12534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663F2E39" w14:textId="77777777" w:rsidR="00276855" w:rsidRPr="001F4AE0" w:rsidRDefault="00276855" w:rsidP="00A3632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5" w:author="Batra Yogesh (EXT)" w:date="2018-04-13T12:57:00Z">
                  <w:rPr>
                    <w:sz w:val="20"/>
                    <w:szCs w:val="20"/>
                  </w:rPr>
                </w:rPrChange>
              </w:rPr>
            </w:pPr>
            <w:r w:rsidRPr="001F4AE0">
              <w:rPr>
                <w:rFonts w:cs="Arial"/>
                <w:b/>
                <w:sz w:val="20"/>
                <w:szCs w:val="20"/>
                <w:rPrChange w:id="276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20DD3393" w14:textId="77777777" w:rsidR="00276855" w:rsidRPr="001F4AE0" w:rsidRDefault="00276855" w:rsidP="00A3632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7" w:author="Batra Yogesh (EXT)" w:date="2018-04-13T12:57:00Z">
                  <w:rPr>
                    <w:sz w:val="20"/>
                    <w:szCs w:val="20"/>
                  </w:rPr>
                </w:rPrChange>
              </w:rPr>
            </w:pPr>
            <w:r w:rsidRPr="001F4AE0">
              <w:rPr>
                <w:rFonts w:cs="Arial"/>
                <w:b/>
                <w:sz w:val="20"/>
                <w:szCs w:val="20"/>
                <w:rPrChange w:id="278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61105356" w14:textId="77777777" w:rsidR="00276855" w:rsidRPr="001F4AE0" w:rsidRDefault="00276855" w:rsidP="00A3632B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b/>
                <w:sz w:val="20"/>
                <w:szCs w:val="20"/>
                <w:rPrChange w:id="279" w:author="Batra Yogesh (EXT)" w:date="2018-04-13T12:57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4A59E847" w14:textId="77777777" w:rsidR="00276855" w:rsidRPr="001F4AE0" w:rsidRDefault="00276855" w:rsidP="00A3632B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A4BC2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0BAA3813" w14:textId="3311607D" w:rsidR="00276855" w:rsidRPr="003A4BC2" w:rsidRDefault="00A3632B" w:rsidP="00A3632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3A4BC2">
              <w:rPr>
                <w:rFonts w:cs="Arial"/>
                <w:b/>
                <w:sz w:val="20"/>
                <w:szCs w:val="20"/>
              </w:rPr>
              <w:t>Facility Class 1</w:t>
            </w:r>
          </w:p>
        </w:tc>
        <w:tc>
          <w:tcPr>
            <w:tcW w:w="1133" w:type="pct"/>
            <w:tcPrChange w:id="280" w:author="Batra Yogesh (EXT)" w:date="2018-04-13T12:58:00Z">
              <w:tcPr>
                <w:tcW w:w="2160" w:type="dxa"/>
              </w:tcPr>
            </w:tcPrChange>
          </w:tcPr>
          <w:p w14:paraId="47DE4C3D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361FA371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6CDF360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0BAA3814" w14:textId="1B6FA4EE" w:rsidR="00276855" w:rsidRPr="001F4AE0" w:rsidRDefault="00276855" w:rsidP="00276855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281" w:author="Batra Yogesh (EXT)" w:date="2018-04-13T12:58:00Z">
              <w:tcPr>
                <w:tcW w:w="2970" w:type="dxa"/>
              </w:tcPr>
            </w:tcPrChange>
          </w:tcPr>
          <w:p w14:paraId="55FE9519" w14:textId="77777777" w:rsidR="00276855" w:rsidRPr="001F4AE0" w:rsidRDefault="00276855" w:rsidP="00276855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1F4AE0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22AAB73A" w14:textId="77777777" w:rsidR="00276855" w:rsidRPr="001F4AE0" w:rsidRDefault="00276855" w:rsidP="00276855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BAA3815" w14:textId="77777777" w:rsidR="00276855" w:rsidRPr="001F4AE0" w:rsidRDefault="00276855" w:rsidP="00276855">
            <w:pPr>
              <w:textAlignment w:val="center"/>
              <w:rPr>
                <w:rFonts w:cs="Arial"/>
                <w:sz w:val="20"/>
              </w:rPr>
            </w:pPr>
          </w:p>
        </w:tc>
      </w:tr>
      <w:tr w:rsidR="00276855" w:rsidRPr="001F4AE0" w14:paraId="4948D2FE" w14:textId="77777777" w:rsidTr="001F4AE0">
        <w:trPr>
          <w:cantSplit/>
          <w:trPrChange w:id="282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83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7E7D7C9D" w14:textId="77777777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84" w:author="Batra Yogesh (EXT)" w:date="2018-04-13T12:58:00Z">
              <w:tcPr>
                <w:tcW w:w="3600" w:type="dxa"/>
              </w:tcPr>
            </w:tcPrChange>
          </w:tcPr>
          <w:p w14:paraId="6E4C6DDF" w14:textId="77777777" w:rsidR="00D86B6E" w:rsidRPr="001F4AE0" w:rsidRDefault="00D86B6E" w:rsidP="00D86B6E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</w:p>
          <w:p w14:paraId="2F22A107" w14:textId="0A58088B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3" w:type="pct"/>
            <w:tcPrChange w:id="285" w:author="Batra Yogesh (EXT)" w:date="2018-04-13T12:58:00Z">
              <w:tcPr>
                <w:tcW w:w="2160" w:type="dxa"/>
              </w:tcPr>
            </w:tcPrChange>
          </w:tcPr>
          <w:p w14:paraId="6F1D5FE7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If there are current wells listed in the Data Window, two options are displayed: </w:t>
            </w:r>
          </w:p>
          <w:p w14:paraId="54F502EC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67E080D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• New Version</w:t>
            </w:r>
          </w:p>
          <w:p w14:paraId="3C07BF47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• New Object</w:t>
            </w:r>
          </w:p>
          <w:p w14:paraId="1041D77E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8F4C84D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A new data entry form is created in the Data Window.</w:t>
            </w:r>
          </w:p>
          <w:p w14:paraId="5E88451C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286" w:author="Batra Yogesh (EXT)" w:date="2018-04-13T12:58:00Z">
              <w:tcPr>
                <w:tcW w:w="2970" w:type="dxa"/>
              </w:tcPr>
            </w:tcPrChange>
          </w:tcPr>
          <w:p w14:paraId="2CD02C86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3DBD735C" w14:textId="77777777" w:rsidTr="001F4AE0">
        <w:trPr>
          <w:cantSplit/>
          <w:trPrChange w:id="287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88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2DF6EC48" w14:textId="77777777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89" w:author="Batra Yogesh (EXT)" w:date="2018-04-13T12:58:00Z">
              <w:tcPr>
                <w:tcW w:w="3600" w:type="dxa"/>
              </w:tcPr>
            </w:tcPrChange>
          </w:tcPr>
          <w:p w14:paraId="74D34265" w14:textId="66BB52ED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If prompted, click “New Version”</w:t>
            </w:r>
            <w:r w:rsidR="009B104D"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and select the date of the version for this well</w:t>
            </w:r>
          </w:p>
        </w:tc>
        <w:tc>
          <w:tcPr>
            <w:tcW w:w="1133" w:type="pct"/>
            <w:tcPrChange w:id="290" w:author="Batra Yogesh (EXT)" w:date="2018-04-13T12:58:00Z">
              <w:tcPr>
                <w:tcW w:w="2160" w:type="dxa"/>
              </w:tcPr>
            </w:tcPrChange>
          </w:tcPr>
          <w:p w14:paraId="37161812" w14:textId="77777777" w:rsidR="009B104D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A data entry screen is displayed in the Data Window </w:t>
            </w:r>
          </w:p>
          <w:p w14:paraId="107836BC" w14:textId="77777777" w:rsidR="009B104D" w:rsidRPr="001F4AE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84CDF73" w14:textId="77777777" w:rsidR="00276855" w:rsidRPr="001F4AE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Select Daytime of the version of this well</w:t>
            </w:r>
          </w:p>
          <w:p w14:paraId="67A71E64" w14:textId="3DB949B1" w:rsidR="009B104D" w:rsidRPr="001F4AE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291" w:author="Batra Yogesh (EXT)" w:date="2018-04-13T12:58:00Z">
              <w:tcPr>
                <w:tcW w:w="2970" w:type="dxa"/>
              </w:tcPr>
            </w:tcPrChange>
          </w:tcPr>
          <w:p w14:paraId="1145CC5B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68628BC5" w14:textId="77777777" w:rsidTr="001F4AE0">
        <w:trPr>
          <w:cantSplit/>
          <w:trPrChange w:id="292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93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4A18687F" w14:textId="77777777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94" w:author="Batra Yogesh (EXT)" w:date="2018-04-13T12:58:00Z">
              <w:tcPr>
                <w:tcW w:w="3600" w:type="dxa"/>
              </w:tcPr>
            </w:tcPrChange>
          </w:tcPr>
          <w:p w14:paraId="4D7AA5C0" w14:textId="77777777" w:rsidR="009B104D" w:rsidRPr="001F4AE0" w:rsidRDefault="009B104D" w:rsidP="009B104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5358858" w14:textId="77777777" w:rsidR="009B104D" w:rsidRPr="001F4AE0" w:rsidRDefault="009B104D" w:rsidP="009B104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256D9D77" w14:textId="2BBB5A0E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3" w:type="pct"/>
            <w:tcPrChange w:id="295" w:author="Batra Yogesh (EXT)" w:date="2018-04-13T12:58:00Z">
              <w:tcPr>
                <w:tcW w:w="2160" w:type="dxa"/>
              </w:tcPr>
            </w:tcPrChange>
          </w:tcPr>
          <w:p w14:paraId="550D8EAE" w14:textId="32426BF5" w:rsidR="009B104D" w:rsidRPr="001F4AE0" w:rsidRDefault="009B104D" w:rsidP="009B104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New version was saved and displayed as expected</w:t>
            </w:r>
          </w:p>
          <w:p w14:paraId="793EA316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296" w:author="Batra Yogesh (EXT)" w:date="2018-04-13T12:58:00Z">
              <w:tcPr>
                <w:tcW w:w="2970" w:type="dxa"/>
              </w:tcPr>
            </w:tcPrChange>
          </w:tcPr>
          <w:p w14:paraId="7303806B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0BAA381B" w14:textId="77777777" w:rsidTr="001F4AE0">
        <w:trPr>
          <w:cantSplit/>
          <w:trPrChange w:id="297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298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7" w14:textId="5E26BE51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299" w:author="Batra Yogesh (EXT)" w:date="2018-04-13T12:58:00Z">
              <w:tcPr>
                <w:tcW w:w="3600" w:type="dxa"/>
              </w:tcPr>
            </w:tcPrChange>
          </w:tcPr>
          <w:p w14:paraId="0BAA3818" w14:textId="79BA9C20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Select the </w:t>
            </w:r>
            <w:r w:rsidR="009B104D" w:rsidRPr="001F4AE0">
              <w:rPr>
                <w:rFonts w:cs="Arial"/>
                <w:color w:val="000000" w:themeColor="text1"/>
                <w:sz w:val="20"/>
                <w:szCs w:val="20"/>
              </w:rPr>
              <w:t>field</w:t>
            </w: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 that needs to be updated</w:t>
            </w:r>
          </w:p>
        </w:tc>
        <w:tc>
          <w:tcPr>
            <w:tcW w:w="1133" w:type="pct"/>
            <w:tcPrChange w:id="300" w:author="Batra Yogesh (EXT)" w:date="2018-04-13T12:58:00Z">
              <w:tcPr>
                <w:tcW w:w="2160" w:type="dxa"/>
              </w:tcPr>
            </w:tcPrChange>
          </w:tcPr>
          <w:p w14:paraId="0BAA3819" w14:textId="051FF8C1" w:rsidR="00276855" w:rsidRPr="001F4AE0" w:rsidRDefault="00276855" w:rsidP="00D86B6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 xml:space="preserve">Row is highlighted </w:t>
            </w:r>
          </w:p>
        </w:tc>
        <w:tc>
          <w:tcPr>
            <w:tcW w:w="1557" w:type="pct"/>
            <w:tcPrChange w:id="301" w:author="Batra Yogesh (EXT)" w:date="2018-04-13T12:58:00Z">
              <w:tcPr>
                <w:tcW w:w="2970" w:type="dxa"/>
              </w:tcPr>
            </w:tcPrChange>
          </w:tcPr>
          <w:p w14:paraId="0BAA381A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0BAA3820" w14:textId="77777777" w:rsidTr="001F4AE0">
        <w:trPr>
          <w:cantSplit/>
          <w:trPrChange w:id="302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03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C" w14:textId="311E2328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Borders>
              <w:bottom w:val="single" w:sz="4" w:space="0" w:color="auto"/>
            </w:tcBorders>
            <w:tcPrChange w:id="304" w:author="Batra Yogesh (EXT)" w:date="2018-04-13T12:58:00Z">
              <w:tcPr>
                <w:tcW w:w="3600" w:type="dxa"/>
                <w:tcBorders>
                  <w:bottom w:val="single" w:sz="4" w:space="0" w:color="auto"/>
                </w:tcBorders>
              </w:tcPr>
            </w:tcPrChange>
          </w:tcPr>
          <w:p w14:paraId="0BAA381D" w14:textId="41406D3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Modify the data in the input fields that need to be updated</w:t>
            </w:r>
          </w:p>
        </w:tc>
        <w:tc>
          <w:tcPr>
            <w:tcW w:w="1133" w:type="pct"/>
            <w:tcBorders>
              <w:bottom w:val="single" w:sz="4" w:space="0" w:color="auto"/>
            </w:tcBorders>
            <w:tcPrChange w:id="305" w:author="Batra Yogesh (EXT)" w:date="2018-04-13T12:58:00Z">
              <w:tcPr>
                <w:tcW w:w="2160" w:type="dxa"/>
                <w:tcBorders>
                  <w:bottom w:val="single" w:sz="4" w:space="0" w:color="auto"/>
                </w:tcBorders>
              </w:tcPr>
            </w:tcPrChange>
          </w:tcPr>
          <w:p w14:paraId="0BAA381E" w14:textId="1280DB7F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Updated data appears in entry field</w:t>
            </w:r>
          </w:p>
        </w:tc>
        <w:tc>
          <w:tcPr>
            <w:tcW w:w="1557" w:type="pct"/>
            <w:tcBorders>
              <w:bottom w:val="single" w:sz="4" w:space="0" w:color="auto"/>
            </w:tcBorders>
            <w:tcPrChange w:id="306" w:author="Batra Yogesh (EXT)" w:date="2018-04-13T12:58:00Z">
              <w:tcPr>
                <w:tcW w:w="2970" w:type="dxa"/>
                <w:tcBorders>
                  <w:bottom w:val="single" w:sz="4" w:space="0" w:color="auto"/>
                </w:tcBorders>
              </w:tcPr>
            </w:tcPrChange>
          </w:tcPr>
          <w:p w14:paraId="0BAA381F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028668B9" w14:textId="77777777" w:rsidTr="001F4AE0">
        <w:trPr>
          <w:cantSplit/>
          <w:trPrChange w:id="307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08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6486500F" w14:textId="77777777" w:rsidR="00276855" w:rsidRPr="001F4AE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Borders>
              <w:bottom w:val="single" w:sz="4" w:space="0" w:color="auto"/>
            </w:tcBorders>
            <w:tcPrChange w:id="309" w:author="Batra Yogesh (EXT)" w:date="2018-04-13T12:58:00Z">
              <w:tcPr>
                <w:tcW w:w="3600" w:type="dxa"/>
                <w:tcBorders>
                  <w:bottom w:val="single" w:sz="4" w:space="0" w:color="auto"/>
                </w:tcBorders>
              </w:tcPr>
            </w:tcPrChange>
          </w:tcPr>
          <w:p w14:paraId="181D6DC3" w14:textId="7777777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3C088A43" w14:textId="77777777" w:rsidR="00276855" w:rsidRPr="001F4AE0" w:rsidRDefault="00276855" w:rsidP="00276855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0FBA2EB0" w14:textId="7777777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3" w:type="pct"/>
            <w:tcBorders>
              <w:bottom w:val="single" w:sz="4" w:space="0" w:color="auto"/>
            </w:tcBorders>
            <w:tcPrChange w:id="310" w:author="Batra Yogesh (EXT)" w:date="2018-04-13T12:58:00Z">
              <w:tcPr>
                <w:tcW w:w="2160" w:type="dxa"/>
                <w:tcBorders>
                  <w:bottom w:val="single" w:sz="4" w:space="0" w:color="auto"/>
                </w:tcBorders>
              </w:tcPr>
            </w:tcPrChange>
          </w:tcPr>
          <w:p w14:paraId="2EACFD90" w14:textId="77777777" w:rsidR="00276855" w:rsidRPr="001F4AE0" w:rsidRDefault="00276855" w:rsidP="00276855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1F4AE0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3104432F" w14:textId="12C31580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49DC43E" w14:textId="77777777" w:rsidR="00276855" w:rsidRPr="001F4AE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Borders>
              <w:bottom w:val="single" w:sz="4" w:space="0" w:color="auto"/>
            </w:tcBorders>
            <w:tcPrChange w:id="311" w:author="Batra Yogesh (EXT)" w:date="2018-04-13T12:58:00Z">
              <w:tcPr>
                <w:tcW w:w="2970" w:type="dxa"/>
                <w:tcBorders>
                  <w:bottom w:val="single" w:sz="4" w:space="0" w:color="auto"/>
                </w:tcBorders>
              </w:tcPr>
            </w:tcPrChange>
          </w:tcPr>
          <w:p w14:paraId="637E621A" w14:textId="44B584CE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1F4AE0" w14:paraId="0BAA3825" w14:textId="77777777" w:rsidTr="001F4AE0">
        <w:trPr>
          <w:cantSplit/>
          <w:trPrChange w:id="312" w:author="Batra Yogesh (EXT)" w:date="2018-04-13T12:58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13" w:author="Batra Yogesh (EXT)" w:date="2018-04-13T12:58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21" w14:textId="77777777" w:rsidR="00276855" w:rsidRPr="001F4AE0" w:rsidRDefault="00276855" w:rsidP="00276855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1888" w:type="pct"/>
            <w:shd w:val="clear" w:color="auto" w:fill="C6D9F1" w:themeFill="text2" w:themeFillTint="33"/>
            <w:tcPrChange w:id="314" w:author="Batra Yogesh (EXT)" w:date="2018-04-13T12:58:00Z">
              <w:tcPr>
                <w:tcW w:w="3600" w:type="dxa"/>
                <w:shd w:val="clear" w:color="auto" w:fill="C6D9F1" w:themeFill="text2" w:themeFillTint="33"/>
              </w:tcPr>
            </w:tcPrChange>
          </w:tcPr>
          <w:p w14:paraId="0BAA3822" w14:textId="77777777" w:rsidR="00276855" w:rsidRPr="001F4AE0" w:rsidRDefault="00276855" w:rsidP="00276855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1F4AE0">
              <w:rPr>
                <w:rFonts w:cs="Arial"/>
                <w:sz w:val="20"/>
              </w:rPr>
              <w:t>END OF USE CASE</w:t>
            </w:r>
          </w:p>
        </w:tc>
        <w:tc>
          <w:tcPr>
            <w:tcW w:w="1133" w:type="pct"/>
            <w:shd w:val="clear" w:color="auto" w:fill="C6D9F1" w:themeFill="text2" w:themeFillTint="33"/>
            <w:tcPrChange w:id="315" w:author="Batra Yogesh (EXT)" w:date="2018-04-13T12:58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0BAA3823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57" w:type="pct"/>
            <w:shd w:val="clear" w:color="auto" w:fill="C6D9F1" w:themeFill="text2" w:themeFillTint="33"/>
            <w:tcPrChange w:id="316" w:author="Batra Yogesh (EXT)" w:date="2018-04-13T12:58:00Z">
              <w:tcPr>
                <w:tcW w:w="2970" w:type="dxa"/>
                <w:shd w:val="clear" w:color="auto" w:fill="C6D9F1" w:themeFill="text2" w:themeFillTint="33"/>
              </w:tcPr>
            </w:tcPrChange>
          </w:tcPr>
          <w:p w14:paraId="0BAA3824" w14:textId="77777777" w:rsidR="00276855" w:rsidRPr="001F4AE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1F4AE0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1F4AE0" w:rsidRDefault="00543D6E" w:rsidP="00A902A5">
      <w:pPr>
        <w:rPr>
          <w:rFonts w:cs="Arial"/>
        </w:rPr>
      </w:pPr>
    </w:p>
    <w:p w14:paraId="0BAA3828" w14:textId="77777777" w:rsidR="003D41D8" w:rsidRPr="001F4AE0" w:rsidRDefault="001516B9" w:rsidP="003D41D8">
      <w:pPr>
        <w:pStyle w:val="Heading1"/>
      </w:pPr>
      <w:bookmarkStart w:id="317" w:name="_Toc502243241"/>
      <w:r w:rsidRPr="001F4AE0">
        <w:t>Exception</w:t>
      </w:r>
      <w:r w:rsidR="00BF2F96" w:rsidRPr="001F4AE0">
        <w:t>s</w:t>
      </w:r>
      <w:bookmarkEnd w:id="317"/>
    </w:p>
    <w:p w14:paraId="0BAA3829" w14:textId="2906BD66" w:rsidR="001516B9" w:rsidRPr="001F4AE0" w:rsidRDefault="00E71304" w:rsidP="00447470">
      <w:pPr>
        <w:pStyle w:val="Heading2"/>
      </w:pPr>
      <w:bookmarkStart w:id="318" w:name="_Toc502243242"/>
      <w:r w:rsidRPr="001F4AE0">
        <w:t>List of Common Issues/Errors</w:t>
      </w:r>
      <w:bookmarkEnd w:id="318"/>
    </w:p>
    <w:p w14:paraId="0BAA382A" w14:textId="77777777" w:rsidR="001516B9" w:rsidRPr="001F4AE0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19" w:author="Batra Yogesh (EXT)" w:date="2018-04-13T12:58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20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1F4AE0" w14:paraId="0BAA382F" w14:textId="77777777" w:rsidTr="001F4AE0">
        <w:trPr>
          <w:cantSplit/>
          <w:tblHeader/>
          <w:trPrChange w:id="321" w:author="Batra Yogesh (EXT)" w:date="2018-04-13T12:58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22" w:author="Batra Yogesh (EXT)" w:date="2018-04-13T12:58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1F4AE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23" w:author="Batra Yogesh (EXT)" w:date="2018-04-13T12:58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1F4AE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24" w:author="Batra Yogesh (EXT)" w:date="2018-04-13T12:58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1F4AE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1F4AE0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25" w:author="Batra Yogesh (EXT)" w:date="2018-04-13T12:58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1F4AE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1F4AE0" w14:paraId="0BAA3834" w14:textId="77777777" w:rsidTr="001F4AE0">
        <w:trPr>
          <w:cantSplit/>
          <w:trPrChange w:id="326" w:author="Batra Yogesh (EXT)" w:date="2018-04-13T12:58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27" w:author="Batra Yogesh (EXT)" w:date="2018-04-13T12:5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1F4AE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28" w:author="Batra Yogesh (EXT)" w:date="2018-04-13T12:58:00Z">
              <w:tcPr>
                <w:tcW w:w="2790" w:type="dxa"/>
              </w:tcPr>
            </w:tcPrChange>
          </w:tcPr>
          <w:p w14:paraId="0BAA3831" w14:textId="77777777" w:rsidR="001516B9" w:rsidRPr="001F4AE0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29" w:author="Batra Yogesh (EXT)" w:date="2018-04-13T12:58:00Z">
              <w:tcPr>
                <w:tcW w:w="3330" w:type="dxa"/>
              </w:tcPr>
            </w:tcPrChange>
          </w:tcPr>
          <w:p w14:paraId="0BAA3832" w14:textId="77777777" w:rsidR="001516B9" w:rsidRPr="001F4AE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30" w:author="Batra Yogesh (EXT)" w:date="2018-04-13T12:58:00Z">
              <w:tcPr>
                <w:tcW w:w="1170" w:type="dxa"/>
              </w:tcPr>
            </w:tcPrChange>
          </w:tcPr>
          <w:p w14:paraId="0BAA3833" w14:textId="77777777" w:rsidR="001516B9" w:rsidRPr="001F4AE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1F4AE0" w14:paraId="0BAA3839" w14:textId="77777777" w:rsidTr="001F4AE0">
        <w:trPr>
          <w:cantSplit/>
          <w:trHeight w:val="341"/>
          <w:trPrChange w:id="331" w:author="Batra Yogesh (EXT)" w:date="2018-04-13T12:5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32" w:author="Batra Yogesh (EXT)" w:date="2018-04-13T12:5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1F4AE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33" w:author="Batra Yogesh (EXT)" w:date="2018-04-13T12:58:00Z">
              <w:tcPr>
                <w:tcW w:w="2790" w:type="dxa"/>
              </w:tcPr>
            </w:tcPrChange>
          </w:tcPr>
          <w:p w14:paraId="0BAA3836" w14:textId="77777777" w:rsidR="000A438C" w:rsidRPr="001F4AE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34" w:author="Batra Yogesh (EXT)" w:date="2018-04-13T12:58:00Z">
              <w:tcPr>
                <w:tcW w:w="3330" w:type="dxa"/>
              </w:tcPr>
            </w:tcPrChange>
          </w:tcPr>
          <w:p w14:paraId="0BAA3837" w14:textId="77777777" w:rsidR="000A438C" w:rsidRPr="001F4AE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35" w:author="Batra Yogesh (EXT)" w:date="2018-04-13T12:58:00Z">
              <w:tcPr>
                <w:tcW w:w="1170" w:type="dxa"/>
              </w:tcPr>
            </w:tcPrChange>
          </w:tcPr>
          <w:p w14:paraId="0BAA3838" w14:textId="77777777" w:rsidR="000A438C" w:rsidRPr="001F4AE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1F4AE0" w14:paraId="0BAA383E" w14:textId="77777777" w:rsidTr="001F4AE0">
        <w:trPr>
          <w:cantSplit/>
          <w:trHeight w:val="341"/>
          <w:trPrChange w:id="336" w:author="Batra Yogesh (EXT)" w:date="2018-04-13T12:5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37" w:author="Batra Yogesh (EXT)" w:date="2018-04-13T12:5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1F4AE0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38" w:author="Batra Yogesh (EXT)" w:date="2018-04-13T12:58:00Z">
              <w:tcPr>
                <w:tcW w:w="2790" w:type="dxa"/>
              </w:tcPr>
            </w:tcPrChange>
          </w:tcPr>
          <w:p w14:paraId="0BAA383B" w14:textId="77777777" w:rsidR="000A438C" w:rsidRPr="001F4AE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39" w:author="Batra Yogesh (EXT)" w:date="2018-04-13T12:58:00Z">
              <w:tcPr>
                <w:tcW w:w="3330" w:type="dxa"/>
              </w:tcPr>
            </w:tcPrChange>
          </w:tcPr>
          <w:p w14:paraId="0BAA383C" w14:textId="77777777" w:rsidR="000A438C" w:rsidRPr="001F4AE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40" w:author="Batra Yogesh (EXT)" w:date="2018-04-13T12:58:00Z">
              <w:tcPr>
                <w:tcW w:w="1170" w:type="dxa"/>
              </w:tcPr>
            </w:tcPrChange>
          </w:tcPr>
          <w:p w14:paraId="0BAA383D" w14:textId="77777777" w:rsidR="000A438C" w:rsidRPr="001F4AE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1F4AE0" w:rsidRDefault="00E77205" w:rsidP="00BF2F96">
      <w:pPr>
        <w:rPr>
          <w:rFonts w:cs="Arial"/>
          <w:i/>
        </w:rPr>
      </w:pPr>
    </w:p>
    <w:sectPr w:rsidR="00E77205" w:rsidRPr="001F4AE0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E139AB" w14:textId="77777777" w:rsidR="00B7763F" w:rsidRDefault="00B7763F">
      <w:r>
        <w:separator/>
      </w:r>
    </w:p>
  </w:endnote>
  <w:endnote w:type="continuationSeparator" w:id="0">
    <w:p w14:paraId="59D7A261" w14:textId="77777777" w:rsidR="00B7763F" w:rsidRDefault="00B77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C798B" w14:textId="77777777" w:rsidR="007E193C" w:rsidRDefault="007E19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75EBCBB9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4C44D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D2126" w14:textId="77777777" w:rsidR="007E193C" w:rsidRDefault="007E193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C7C22" w14:textId="77777777" w:rsidR="00B7763F" w:rsidRDefault="00B7763F">
      <w:r>
        <w:separator/>
      </w:r>
    </w:p>
  </w:footnote>
  <w:footnote w:type="continuationSeparator" w:id="0">
    <w:p w14:paraId="45D698DB" w14:textId="77777777" w:rsidR="00B7763F" w:rsidRDefault="00B77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3CC8D" w14:textId="77777777" w:rsidR="007E193C" w:rsidRDefault="007E19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22402073" w:rsidR="00014D25" w:rsidRPr="00D730E7" w:rsidRDefault="00A3632B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1B0FF9">
      <w:rPr>
        <w:b/>
        <w:color w:val="3399FF"/>
      </w:rPr>
      <w:t>U</w:t>
    </w:r>
    <w:r w:rsidR="001B0FF9" w:rsidRPr="001B0FF9">
      <w:rPr>
        <w:b/>
        <w:color w:val="3399FF"/>
      </w:rPr>
      <w:t>C</w:t>
    </w:r>
    <w:r>
      <w:rPr>
        <w:b/>
        <w:color w:val="3399FF"/>
      </w:rPr>
      <w:t>37</w:t>
    </w:r>
    <w:r w:rsidR="00014D25" w:rsidRPr="001B0FF9">
      <w:rPr>
        <w:b/>
        <w:color w:val="3399FF"/>
      </w:rPr>
      <w:t xml:space="preserve"> </w:t>
    </w:r>
    <w:r>
      <w:rPr>
        <w:rFonts w:cs="Arial"/>
        <w:b/>
        <w:color w:val="3399FF"/>
      </w:rPr>
      <w:t>Maintain</w:t>
    </w:r>
    <w:r w:rsidR="001B0FF9" w:rsidRPr="001B0FF9">
      <w:rPr>
        <w:rFonts w:cs="Arial"/>
        <w:b/>
        <w:color w:val="3399FF"/>
      </w:rPr>
      <w:t xml:space="preserve"> Well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91AD" w14:textId="77777777" w:rsidR="007E193C" w:rsidRDefault="007E19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5F8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0FF9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1F4AE0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6E48"/>
    <w:rsid w:val="002377AB"/>
    <w:rsid w:val="0024192C"/>
    <w:rsid w:val="0024335F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4BC2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2B3A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44D4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52FD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3E5D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55E6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2CD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2BA7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193C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13A1E"/>
    <w:rsid w:val="0082085E"/>
    <w:rsid w:val="00821C02"/>
    <w:rsid w:val="008220C4"/>
    <w:rsid w:val="00822718"/>
    <w:rsid w:val="00823CAC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63D7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C8E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3558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135A"/>
    <w:rsid w:val="00A12534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3632B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2FB5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7763F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5AA9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1E9"/>
    <w:rsid w:val="00CF2E21"/>
    <w:rsid w:val="00CF3EA5"/>
    <w:rsid w:val="00CF47AB"/>
    <w:rsid w:val="00CF5E42"/>
    <w:rsid w:val="00D031E8"/>
    <w:rsid w:val="00D10347"/>
    <w:rsid w:val="00D119D8"/>
    <w:rsid w:val="00D12E33"/>
    <w:rsid w:val="00D133F6"/>
    <w:rsid w:val="00D15662"/>
    <w:rsid w:val="00D16131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2E8A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86B6E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4471"/>
    <w:rsid w:val="00E05298"/>
    <w:rsid w:val="00E05B93"/>
    <w:rsid w:val="00E05ED8"/>
    <w:rsid w:val="00E06764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26AA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E2F6A"/>
    <w:rsid w:val="00EF12D2"/>
    <w:rsid w:val="00EF2688"/>
    <w:rsid w:val="00EF399F"/>
    <w:rsid w:val="00EF4239"/>
    <w:rsid w:val="00EF5112"/>
    <w:rsid w:val="00EF674F"/>
    <w:rsid w:val="00EF7BB7"/>
    <w:rsid w:val="00F015AF"/>
    <w:rsid w:val="00F02399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3B2D"/>
    <w:rsid w:val="00FB40B7"/>
    <w:rsid w:val="00FB4F17"/>
    <w:rsid w:val="00FB5BC4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EE2F6A"/>
    <w:pPr>
      <w:tabs>
        <w:tab w:val="left" w:pos="720"/>
        <w:tab w:val="right" w:leader="dot" w:pos="9350"/>
      </w:tabs>
      <w:ind w:left="270"/>
      <w:pPrChange w:id="0" w:author="Batra Yogesh (EXT)" w:date="2018-04-06T12:42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42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oter" Target="footer4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3b784c7-ee61-4ee7-89a9-d87ec2bf0954" ContentTypeId="0x010100FBB1BDE89FB27C449A0E29AF421E3124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344659-EC23-4B42-915F-57588F8F4D9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676495AF-3F1D-48F7-9D07-F254B832EA8E}"/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BB26B430-AE8A-4323-9548-E830A690A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9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</vt:lpstr>
    </vt:vector>
  </TitlesOfParts>
  <Company>Chevron</Company>
  <LinksUpToDate>false</LinksUpToDate>
  <CharactersWithSpaces>6605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</dc:title>
  <dc:creator>Wirasak Chomphu</dc:creator>
  <cp:lastModifiedBy>Wirasak Chomphu</cp:lastModifiedBy>
  <cp:revision>14</cp:revision>
  <cp:lastPrinted>2005-03-03T19:34:00Z</cp:lastPrinted>
  <dcterms:created xsi:type="dcterms:W3CDTF">2018-03-27T10:25:00Z</dcterms:created>
  <dcterms:modified xsi:type="dcterms:W3CDTF">2020-07-02T09:18:00Z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