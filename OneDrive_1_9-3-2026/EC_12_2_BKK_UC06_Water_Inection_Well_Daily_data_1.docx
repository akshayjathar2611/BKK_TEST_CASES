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372E" w14:textId="797E6720" w:rsidR="004D61A0" w:rsidRPr="0087293D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23:00Z">
            <w:rPr>
              <w:rFonts w:asciiTheme="minorHAnsi" w:hAnsiTheme="minorHAnsi"/>
            </w:rPr>
          </w:rPrChange>
        </w:rPr>
      </w:pPr>
      <w:r>
        <w:rPr>
          <w:noProof/>
        </w:rPr>
        <w:drawing>
          <wp:inline distT="0" distB="0" distL="0" distR="0" wp14:anchorId="01471F27" wp14:editId="2C032DED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23:00Z">
            <w:rPr>
              <w:rFonts w:asciiTheme="minorHAnsi" w:hAnsiTheme="minorHAnsi"/>
            </w:rPr>
          </w:rPrChange>
        </w:rPr>
      </w:pPr>
    </w:p>
    <w:p w14:paraId="0BAA3730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23:00Z">
            <w:rPr>
              <w:rFonts w:asciiTheme="minorHAnsi" w:hAnsiTheme="minorHAnsi"/>
            </w:rPr>
          </w:rPrChange>
        </w:rPr>
      </w:pPr>
    </w:p>
    <w:p w14:paraId="0BAA3731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23:00Z">
            <w:rPr>
              <w:rFonts w:asciiTheme="minorHAnsi" w:hAnsiTheme="minorHAnsi"/>
            </w:rPr>
          </w:rPrChange>
        </w:rPr>
      </w:pPr>
    </w:p>
    <w:p w14:paraId="0BAA3732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23:00Z">
            <w:rPr>
              <w:rFonts w:asciiTheme="minorHAnsi" w:hAnsiTheme="minorHAnsi"/>
            </w:rPr>
          </w:rPrChange>
        </w:rPr>
      </w:pPr>
    </w:p>
    <w:p w14:paraId="0BAA3733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23:00Z">
            <w:rPr>
              <w:rFonts w:asciiTheme="minorHAnsi" w:hAnsiTheme="minorHAnsi"/>
            </w:rPr>
          </w:rPrChange>
        </w:rPr>
      </w:pPr>
    </w:p>
    <w:p w14:paraId="0BAA3734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23:00Z">
            <w:rPr>
              <w:rFonts w:asciiTheme="minorHAnsi" w:hAnsiTheme="minorHAnsi"/>
            </w:rPr>
          </w:rPrChange>
        </w:rPr>
      </w:pPr>
    </w:p>
    <w:p w14:paraId="0BAA3735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23:00Z">
            <w:rPr>
              <w:rFonts w:asciiTheme="minorHAnsi" w:hAnsiTheme="minorHAnsi"/>
            </w:rPr>
          </w:rPrChange>
        </w:rPr>
      </w:pPr>
    </w:p>
    <w:p w14:paraId="0BAA3736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23:00Z">
            <w:rPr>
              <w:rFonts w:asciiTheme="minorHAnsi" w:hAnsiTheme="minorHAnsi"/>
            </w:rPr>
          </w:rPrChange>
        </w:rPr>
      </w:pPr>
    </w:p>
    <w:p w14:paraId="0BAA3737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23:00Z">
            <w:rPr>
              <w:rFonts w:asciiTheme="minorHAnsi" w:hAnsiTheme="minorHAnsi"/>
            </w:rPr>
          </w:rPrChange>
        </w:rPr>
      </w:pPr>
    </w:p>
    <w:p w14:paraId="0BAA3738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23:00Z">
            <w:rPr>
              <w:rFonts w:asciiTheme="minorHAnsi" w:hAnsiTheme="minorHAnsi"/>
            </w:rPr>
          </w:rPrChange>
        </w:rPr>
      </w:pPr>
    </w:p>
    <w:p w14:paraId="0BAA3739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4952FC97" w:rsidR="004D61A0" w:rsidRPr="0087293D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87293D">
        <w:rPr>
          <w:rFonts w:cs="Arial"/>
          <w:color w:val="3399FF"/>
          <w:sz w:val="52"/>
          <w:szCs w:val="52"/>
        </w:rPr>
        <w:t xml:space="preserve">EC Upgrade </w:t>
      </w:r>
      <w:r w:rsidR="00814AEB" w:rsidRPr="0087293D">
        <w:rPr>
          <w:rFonts w:cs="Arial"/>
          <w:color w:val="3399FF"/>
          <w:sz w:val="52"/>
          <w:szCs w:val="52"/>
        </w:rPr>
        <w:t>BKK</w:t>
      </w:r>
      <w:r w:rsidRPr="0087293D">
        <w:rPr>
          <w:rFonts w:cs="Arial"/>
          <w:color w:val="3399FF"/>
          <w:sz w:val="52"/>
          <w:szCs w:val="52"/>
        </w:rPr>
        <w:t xml:space="preserve"> </w:t>
      </w:r>
      <w:r w:rsidR="004D61A0" w:rsidRPr="0087293D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87293D" w:rsidRDefault="004D61A0">
      <w:pPr>
        <w:jc w:val="center"/>
        <w:rPr>
          <w:rFonts w:cs="Arial"/>
        </w:rPr>
      </w:pPr>
    </w:p>
    <w:p w14:paraId="0BAA373C" w14:textId="77777777" w:rsidR="007C0F5B" w:rsidRPr="0087293D" w:rsidRDefault="007C0F5B">
      <w:pPr>
        <w:jc w:val="center"/>
        <w:rPr>
          <w:rFonts w:cs="Arial"/>
        </w:rPr>
      </w:pPr>
    </w:p>
    <w:p w14:paraId="0BAA373D" w14:textId="77777777" w:rsidR="007C0F5B" w:rsidRPr="0087293D" w:rsidRDefault="007C0F5B">
      <w:pPr>
        <w:jc w:val="center"/>
        <w:rPr>
          <w:rFonts w:cs="Arial"/>
        </w:rPr>
      </w:pPr>
    </w:p>
    <w:p w14:paraId="0BAA373E" w14:textId="77777777" w:rsidR="007C0F5B" w:rsidRPr="0087293D" w:rsidRDefault="004D61A0">
      <w:pPr>
        <w:pStyle w:val="BodyText"/>
        <w:rPr>
          <w:rFonts w:cs="Arial"/>
          <w:color w:val="3399FF"/>
        </w:rPr>
      </w:pPr>
      <w:r w:rsidRPr="0087293D">
        <w:rPr>
          <w:rFonts w:cs="Arial"/>
          <w:b/>
          <w:color w:val="3399FF"/>
        </w:rPr>
        <w:t>Project Name</w:t>
      </w:r>
    </w:p>
    <w:p w14:paraId="0BAA373F" w14:textId="4B933B8B" w:rsidR="00EF4239" w:rsidRPr="0087293D" w:rsidRDefault="00814AEB">
      <w:pPr>
        <w:pStyle w:val="BodyText"/>
        <w:rPr>
          <w:rFonts w:cs="Arial"/>
          <w:color w:val="3399FF"/>
        </w:rPr>
      </w:pPr>
      <w:r w:rsidRPr="0087293D">
        <w:rPr>
          <w:rFonts w:cs="Arial"/>
          <w:color w:val="3399FF"/>
        </w:rPr>
        <w:t>BKK</w:t>
      </w:r>
      <w:r w:rsidR="00FA58CA" w:rsidRPr="0087293D">
        <w:rPr>
          <w:rFonts w:cs="Arial"/>
          <w:color w:val="3399FF"/>
        </w:rPr>
        <w:t xml:space="preserve"> Project</w:t>
      </w:r>
      <w:r w:rsidR="000A438C" w:rsidRPr="0087293D">
        <w:rPr>
          <w:rFonts w:cs="Arial"/>
          <w:color w:val="3399FF"/>
        </w:rPr>
        <w:t xml:space="preserve"> </w:t>
      </w:r>
      <w:r w:rsidR="002A6A74" w:rsidRPr="0087293D">
        <w:rPr>
          <w:rFonts w:cs="Arial"/>
          <w:color w:val="3399FF"/>
        </w:rPr>
        <w:t>Energy Components</w:t>
      </w:r>
    </w:p>
    <w:p w14:paraId="0BAA3740" w14:textId="77777777" w:rsidR="004D61A0" w:rsidRPr="0087293D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87293D" w:rsidRDefault="004D61A0">
      <w:pPr>
        <w:jc w:val="center"/>
        <w:rPr>
          <w:rFonts w:cs="Arial"/>
          <w:color w:val="3399FF"/>
        </w:rPr>
      </w:pPr>
      <w:r w:rsidRPr="0087293D">
        <w:rPr>
          <w:rFonts w:cs="Arial"/>
          <w:b/>
          <w:color w:val="3399FF"/>
        </w:rPr>
        <w:t>Use-Case Name</w:t>
      </w:r>
    </w:p>
    <w:p w14:paraId="0BAA3742" w14:textId="6128A963" w:rsidR="004D61A0" w:rsidRPr="0087293D" w:rsidRDefault="00D528E8">
      <w:pPr>
        <w:jc w:val="center"/>
        <w:rPr>
          <w:rFonts w:cs="Arial"/>
          <w:color w:val="3399FF"/>
        </w:rPr>
      </w:pPr>
      <w:r w:rsidRPr="0087293D">
        <w:rPr>
          <w:rFonts w:cs="Arial"/>
          <w:color w:val="3399FF"/>
        </w:rPr>
        <w:t>EC_</w:t>
      </w:r>
      <w:del w:id="12" w:author="Batra Yogesh (EXT)" w:date="2018-04-13T16:30:00Z">
        <w:r w:rsidRPr="0087293D" w:rsidDel="00EE25E0">
          <w:rPr>
            <w:rFonts w:cs="Arial"/>
            <w:color w:val="3399FF"/>
          </w:rPr>
          <w:delText>09_3</w:delText>
        </w:r>
      </w:del>
      <w:ins w:id="13" w:author="Batra Yogesh (EXT)" w:date="2018-04-13T16:30:00Z">
        <w:r w:rsidR="00EE25E0">
          <w:rPr>
            <w:rFonts w:cs="Arial"/>
            <w:color w:val="3399FF"/>
          </w:rPr>
          <w:t>1</w:t>
        </w:r>
      </w:ins>
      <w:ins w:id="14" w:author="Kiran Madasu" w:date="2021-06-08T10:25:00Z">
        <w:r w:rsidR="00F0507D">
          <w:rPr>
            <w:rFonts w:cs="Arial"/>
            <w:color w:val="3399FF"/>
          </w:rPr>
          <w:t>2</w:t>
        </w:r>
      </w:ins>
      <w:ins w:id="15" w:author="Batra Yogesh (EXT)" w:date="2018-04-13T16:30:00Z">
        <w:del w:id="16" w:author="Kiran Madasu" w:date="2021-06-08T10:25:00Z">
          <w:r w:rsidR="00EE25E0" w:rsidDel="00F0507D">
            <w:rPr>
              <w:rFonts w:cs="Arial"/>
              <w:color w:val="3399FF"/>
            </w:rPr>
            <w:delText>1</w:delText>
          </w:r>
        </w:del>
        <w:r w:rsidR="00EE25E0">
          <w:rPr>
            <w:rFonts w:cs="Arial"/>
            <w:color w:val="3399FF"/>
          </w:rPr>
          <w:t>_2</w:t>
        </w:r>
      </w:ins>
      <w:r w:rsidRPr="0087293D">
        <w:rPr>
          <w:rFonts w:cs="Arial"/>
          <w:color w:val="3399FF"/>
        </w:rPr>
        <w:t>_BKK_UC07_Water Injection Well Daily Data</w:t>
      </w:r>
      <w:r w:rsidR="004D61A0" w:rsidRPr="0087293D">
        <w:rPr>
          <w:rFonts w:cs="Arial"/>
          <w:color w:val="3399FF"/>
        </w:rPr>
        <w:br/>
      </w:r>
    </w:p>
    <w:p w14:paraId="0BAA3743" w14:textId="77777777" w:rsidR="007C0F5B" w:rsidRPr="0087293D" w:rsidRDefault="004D61A0" w:rsidP="00B107D1">
      <w:pPr>
        <w:jc w:val="center"/>
        <w:rPr>
          <w:rFonts w:cs="Arial"/>
          <w:color w:val="3399FF"/>
        </w:rPr>
      </w:pPr>
      <w:r w:rsidRPr="0087293D">
        <w:rPr>
          <w:rFonts w:cs="Arial"/>
          <w:b/>
          <w:color w:val="3399FF"/>
        </w:rPr>
        <w:t>Origination Date</w:t>
      </w:r>
    </w:p>
    <w:p w14:paraId="0BAA3744" w14:textId="5D5748FD" w:rsidR="004D61A0" w:rsidRPr="0087293D" w:rsidRDefault="00D528E8" w:rsidP="00B107D1">
      <w:pPr>
        <w:jc w:val="center"/>
        <w:rPr>
          <w:rFonts w:cs="Arial"/>
          <w:color w:val="3399FF"/>
        </w:rPr>
      </w:pPr>
      <w:r w:rsidRPr="0087293D">
        <w:rPr>
          <w:rFonts w:cs="Arial"/>
          <w:color w:val="3399FF"/>
        </w:rPr>
        <w:t>15</w:t>
      </w:r>
      <w:r w:rsidR="0047772D" w:rsidRPr="0087293D">
        <w:rPr>
          <w:rFonts w:cs="Arial"/>
          <w:color w:val="3399FF"/>
        </w:rPr>
        <w:t>-</w:t>
      </w:r>
      <w:r w:rsidR="00814AEB" w:rsidRPr="0087293D">
        <w:rPr>
          <w:rFonts w:cs="Arial"/>
          <w:color w:val="3399FF"/>
        </w:rPr>
        <w:t>Oct</w:t>
      </w:r>
      <w:r w:rsidR="00A8498C" w:rsidRPr="0087293D">
        <w:rPr>
          <w:rFonts w:cs="Arial"/>
          <w:color w:val="3399FF"/>
        </w:rPr>
        <w:t>-</w:t>
      </w:r>
      <w:r w:rsidR="0047772D" w:rsidRPr="0087293D">
        <w:rPr>
          <w:rFonts w:cs="Arial"/>
          <w:color w:val="3399FF"/>
        </w:rPr>
        <w:t>2017</w:t>
      </w:r>
    </w:p>
    <w:p w14:paraId="0BAA3745" w14:textId="77777777" w:rsidR="004D61A0" w:rsidRPr="0087293D" w:rsidRDefault="004D61A0">
      <w:pPr>
        <w:rPr>
          <w:rFonts w:cs="Arial"/>
        </w:rPr>
      </w:pPr>
    </w:p>
    <w:p w14:paraId="0BAA3746" w14:textId="77777777" w:rsidR="004D61A0" w:rsidRPr="0087293D" w:rsidRDefault="004D61A0">
      <w:pPr>
        <w:rPr>
          <w:rFonts w:cs="Arial"/>
        </w:rPr>
      </w:pPr>
    </w:p>
    <w:p w14:paraId="0BAA3747" w14:textId="77777777" w:rsidR="004D61A0" w:rsidRPr="0087293D" w:rsidRDefault="004D61A0">
      <w:pPr>
        <w:rPr>
          <w:rFonts w:cs="Arial"/>
        </w:rPr>
      </w:pPr>
    </w:p>
    <w:p w14:paraId="0BAA3748" w14:textId="77777777" w:rsidR="004D61A0" w:rsidRPr="0087293D" w:rsidRDefault="004D61A0">
      <w:pPr>
        <w:rPr>
          <w:rFonts w:cs="Arial"/>
        </w:rPr>
      </w:pPr>
    </w:p>
    <w:p w14:paraId="0BAA3749" w14:textId="77777777" w:rsidR="004D61A0" w:rsidRPr="0087293D" w:rsidRDefault="004D61A0">
      <w:pPr>
        <w:rPr>
          <w:rFonts w:cs="Arial"/>
        </w:rPr>
      </w:pPr>
    </w:p>
    <w:p w14:paraId="0BAA374A" w14:textId="77777777" w:rsidR="004D61A0" w:rsidRPr="0087293D" w:rsidRDefault="004D61A0">
      <w:pPr>
        <w:rPr>
          <w:rFonts w:cs="Arial"/>
        </w:rPr>
      </w:pPr>
    </w:p>
    <w:p w14:paraId="0BAA374B" w14:textId="77777777" w:rsidR="004D61A0" w:rsidRPr="0087293D" w:rsidRDefault="004D61A0">
      <w:pPr>
        <w:rPr>
          <w:rFonts w:cs="Arial"/>
        </w:rPr>
      </w:pPr>
    </w:p>
    <w:p w14:paraId="0BAA374C" w14:textId="77777777" w:rsidR="004D61A0" w:rsidRPr="0087293D" w:rsidRDefault="004D61A0">
      <w:pPr>
        <w:rPr>
          <w:rFonts w:cs="Arial"/>
        </w:rPr>
      </w:pPr>
    </w:p>
    <w:p w14:paraId="0BAA374D" w14:textId="77777777" w:rsidR="004D61A0" w:rsidRPr="0087293D" w:rsidRDefault="004D61A0">
      <w:pPr>
        <w:rPr>
          <w:rFonts w:cs="Arial"/>
        </w:rPr>
      </w:pPr>
    </w:p>
    <w:p w14:paraId="0BAA374E" w14:textId="77777777" w:rsidR="004D61A0" w:rsidRPr="0087293D" w:rsidRDefault="004D61A0">
      <w:pPr>
        <w:rPr>
          <w:rFonts w:cs="Arial"/>
        </w:rPr>
      </w:pPr>
    </w:p>
    <w:p w14:paraId="1DC229B8" w14:textId="77777777" w:rsidR="007B17DD" w:rsidRPr="0087293D" w:rsidRDefault="007B17DD" w:rsidP="007B17DD">
      <w:pPr>
        <w:rPr>
          <w:ins w:id="17" w:author="Shah Ashay" w:date="2018-04-16T14:16:00Z"/>
          <w:rFonts w:cs="Arial"/>
        </w:rPr>
      </w:pPr>
      <w:ins w:id="18" w:author="Shah Ashay" w:date="2018-04-16T14:16:00Z">
        <w:r w:rsidRPr="0087293D">
          <w:rPr>
            <w:rFonts w:cs="Arial"/>
          </w:rPr>
          <w:t>Revision History</w:t>
        </w:r>
      </w:ins>
    </w:p>
    <w:p w14:paraId="0BAA374F" w14:textId="77777777" w:rsidR="007C0F5B" w:rsidRPr="0087293D" w:rsidRDefault="007C0F5B">
      <w:pPr>
        <w:rPr>
          <w:rFonts w:cs="Arial"/>
        </w:rPr>
      </w:pPr>
    </w:p>
    <w:tbl>
      <w:tblPr>
        <w:tblpPr w:leftFromText="180" w:rightFromText="180" w:vertAnchor="text" w:horzAnchor="margin" w:tblpY="5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677"/>
        <w:gridCol w:w="2912"/>
        <w:gridCol w:w="1148"/>
        <w:gridCol w:w="1148"/>
        <w:gridCol w:w="1322"/>
      </w:tblGrid>
      <w:tr w:rsidR="007B17DD" w:rsidRPr="0087293D" w14:paraId="5BBCD07C" w14:textId="77777777" w:rsidTr="007B17DD">
        <w:trPr>
          <w:cantSplit/>
          <w:tblHeader/>
        </w:trPr>
        <w:tc>
          <w:tcPr>
            <w:tcW w:w="611" w:type="pct"/>
            <w:shd w:val="clear" w:color="auto" w:fill="3399FF"/>
          </w:tcPr>
          <w:p w14:paraId="56AA4925" w14:textId="77777777" w:rsidR="007B17DD" w:rsidRPr="0087293D" w:rsidRDefault="007B17DD" w:rsidP="007B17DD">
            <w:pPr>
              <w:pStyle w:val="ColumnHead"/>
              <w:rPr>
                <w:rFonts w:cs="Arial"/>
                <w:color w:val="FFFFFF" w:themeColor="background1"/>
              </w:rPr>
            </w:pPr>
            <w:ins w:id="19" w:author="Shah Ashay" w:date="2018-04-16T14:15:00Z">
              <w:r w:rsidRPr="0087293D">
                <w:rPr>
                  <w:rFonts w:cs="Arial"/>
                  <w:color w:val="FFFFFF" w:themeColor="background1"/>
                </w:rPr>
                <w:t>Revision</w:t>
              </w:r>
            </w:ins>
          </w:p>
        </w:tc>
        <w:tc>
          <w:tcPr>
            <w:tcW w:w="897" w:type="pct"/>
            <w:shd w:val="clear" w:color="auto" w:fill="3399FF"/>
          </w:tcPr>
          <w:p w14:paraId="5DC50148" w14:textId="77777777" w:rsidR="007B17DD" w:rsidRPr="0087293D" w:rsidRDefault="007B17DD" w:rsidP="007B17DD">
            <w:pPr>
              <w:pStyle w:val="ColumnHead"/>
              <w:rPr>
                <w:rFonts w:cs="Arial"/>
                <w:color w:val="FFFFFF" w:themeColor="background1"/>
              </w:rPr>
            </w:pPr>
            <w:ins w:id="20" w:author="Shah Ashay" w:date="2018-04-16T14:15:00Z">
              <w:r w:rsidRPr="0087293D">
                <w:rPr>
                  <w:rFonts w:cs="Arial"/>
                  <w:color w:val="FFFFFF" w:themeColor="background1"/>
                </w:rPr>
                <w:t>Date</w:t>
              </w:r>
            </w:ins>
          </w:p>
        </w:tc>
        <w:tc>
          <w:tcPr>
            <w:tcW w:w="1557" w:type="pct"/>
            <w:shd w:val="clear" w:color="auto" w:fill="3399FF"/>
          </w:tcPr>
          <w:p w14:paraId="69CF161F" w14:textId="77777777" w:rsidR="007B17DD" w:rsidRPr="0087293D" w:rsidRDefault="007B17DD" w:rsidP="007B17DD">
            <w:pPr>
              <w:pStyle w:val="ColumnHead"/>
              <w:rPr>
                <w:rFonts w:cs="Arial"/>
                <w:color w:val="FFFFFF" w:themeColor="background1"/>
              </w:rPr>
            </w:pPr>
            <w:ins w:id="21" w:author="Shah Ashay" w:date="2018-04-16T14:15:00Z">
              <w:r w:rsidRPr="0087293D">
                <w:rPr>
                  <w:rFonts w:cs="Arial"/>
                  <w:color w:val="FFFFFF" w:themeColor="background1"/>
                </w:rPr>
                <w:t>Description</w:t>
              </w:r>
            </w:ins>
          </w:p>
        </w:tc>
        <w:tc>
          <w:tcPr>
            <w:tcW w:w="614" w:type="pct"/>
            <w:shd w:val="clear" w:color="auto" w:fill="3399FF"/>
          </w:tcPr>
          <w:p w14:paraId="4890A3D7" w14:textId="77777777" w:rsidR="007B17DD" w:rsidRPr="0087293D" w:rsidRDefault="007B17DD" w:rsidP="007B17DD">
            <w:pPr>
              <w:pStyle w:val="ColumnHead"/>
              <w:rPr>
                <w:ins w:id="22" w:author="Shah Ashay" w:date="2018-04-16T14:15:00Z"/>
                <w:rFonts w:cs="Arial"/>
                <w:color w:val="FFFFFF" w:themeColor="background1"/>
              </w:rPr>
            </w:pPr>
            <w:ins w:id="23" w:author="Shah Ashay" w:date="2018-04-16T14:15:00Z">
              <w:r w:rsidRPr="0087293D">
                <w:rPr>
                  <w:rFonts w:cs="Arial"/>
                  <w:color w:val="FFFFFF" w:themeColor="background1"/>
                </w:rPr>
                <w:t>Prepared</w:t>
              </w:r>
            </w:ins>
          </w:p>
          <w:p w14:paraId="6FEA3D41" w14:textId="77777777" w:rsidR="007B17DD" w:rsidRPr="0087293D" w:rsidRDefault="007B17DD" w:rsidP="007B17DD">
            <w:pPr>
              <w:pStyle w:val="ColumnHead"/>
              <w:rPr>
                <w:rFonts w:cs="Arial"/>
                <w:color w:val="FFFFFF" w:themeColor="background1"/>
              </w:rPr>
            </w:pPr>
            <w:ins w:id="24" w:author="Shah Ashay" w:date="2018-04-16T14:15:00Z">
              <w:r w:rsidRPr="0087293D">
                <w:rPr>
                  <w:rFonts w:cs="Arial"/>
                  <w:color w:val="FFFFFF" w:themeColor="background1"/>
                </w:rPr>
                <w:t>by</w:t>
              </w:r>
            </w:ins>
          </w:p>
        </w:tc>
        <w:tc>
          <w:tcPr>
            <w:tcW w:w="614" w:type="pct"/>
            <w:shd w:val="clear" w:color="auto" w:fill="3399FF"/>
          </w:tcPr>
          <w:p w14:paraId="083CD1C4" w14:textId="77777777" w:rsidR="007B17DD" w:rsidRPr="0087293D" w:rsidRDefault="007B17DD" w:rsidP="007B17DD">
            <w:pPr>
              <w:pStyle w:val="ColumnHead"/>
              <w:rPr>
                <w:ins w:id="25" w:author="Shah Ashay" w:date="2018-04-16T14:15:00Z"/>
                <w:rFonts w:cs="Arial"/>
                <w:color w:val="FFFFFF" w:themeColor="background1"/>
              </w:rPr>
            </w:pPr>
            <w:ins w:id="26" w:author="Shah Ashay" w:date="2018-04-16T14:15:00Z">
              <w:r w:rsidRPr="0087293D">
                <w:rPr>
                  <w:rFonts w:cs="Arial"/>
                  <w:color w:val="FFFFFF" w:themeColor="background1"/>
                </w:rPr>
                <w:t>Checked</w:t>
              </w:r>
            </w:ins>
          </w:p>
          <w:p w14:paraId="2047F617" w14:textId="77777777" w:rsidR="007B17DD" w:rsidRPr="0087293D" w:rsidRDefault="007B17DD" w:rsidP="007B17DD">
            <w:pPr>
              <w:pStyle w:val="ColumnHead"/>
              <w:rPr>
                <w:rFonts w:cs="Arial"/>
                <w:color w:val="FFFFFF" w:themeColor="background1"/>
              </w:rPr>
            </w:pPr>
            <w:ins w:id="27" w:author="Shah Ashay" w:date="2018-04-16T14:15:00Z">
              <w:r w:rsidRPr="0087293D">
                <w:rPr>
                  <w:rFonts w:cs="Arial"/>
                  <w:color w:val="FFFFFF" w:themeColor="background1"/>
                </w:rPr>
                <w:t>by</w:t>
              </w:r>
            </w:ins>
          </w:p>
        </w:tc>
        <w:tc>
          <w:tcPr>
            <w:tcW w:w="707" w:type="pct"/>
            <w:shd w:val="clear" w:color="auto" w:fill="3399FF"/>
          </w:tcPr>
          <w:p w14:paraId="03B89871" w14:textId="77777777" w:rsidR="007B17DD" w:rsidRPr="0087293D" w:rsidRDefault="007B17DD" w:rsidP="007B17DD">
            <w:pPr>
              <w:pStyle w:val="ColumnHead"/>
              <w:rPr>
                <w:rFonts w:cs="Arial"/>
                <w:color w:val="FFFFFF" w:themeColor="background1"/>
              </w:rPr>
            </w:pPr>
            <w:ins w:id="28" w:author="Shah Ashay" w:date="2018-04-16T14:15:00Z">
              <w:r w:rsidRPr="0087293D">
                <w:rPr>
                  <w:rFonts w:cs="Arial"/>
                  <w:color w:val="FFFFFF" w:themeColor="background1"/>
                </w:rPr>
                <w:t>Approved by</w:t>
              </w:r>
            </w:ins>
          </w:p>
        </w:tc>
      </w:tr>
      <w:tr w:rsidR="007B17DD" w:rsidRPr="0087293D" w14:paraId="46CA1727" w14:textId="77777777" w:rsidTr="007B17DD">
        <w:trPr>
          <w:cantSplit/>
        </w:trPr>
        <w:tc>
          <w:tcPr>
            <w:tcW w:w="611" w:type="pct"/>
          </w:tcPr>
          <w:p w14:paraId="7597100B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29" w:author="Shah Ashay" w:date="2018-04-16T14:15:00Z">
              <w:r w:rsidRPr="0087293D">
                <w:rPr>
                  <w:rFonts w:cs="Arial"/>
                  <w:sz w:val="20"/>
                </w:rPr>
                <w:t>1.0</w:t>
              </w:r>
            </w:ins>
          </w:p>
        </w:tc>
        <w:tc>
          <w:tcPr>
            <w:tcW w:w="897" w:type="pct"/>
          </w:tcPr>
          <w:p w14:paraId="3F4F5E85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30" w:author="Shah Ashay" w:date="2018-04-16T14:15:00Z">
              <w:r w:rsidRPr="0087293D">
                <w:rPr>
                  <w:rFonts w:cs="Arial"/>
                  <w:sz w:val="20"/>
                </w:rPr>
                <w:t>15-Oct-2017</w:t>
              </w:r>
            </w:ins>
          </w:p>
        </w:tc>
        <w:tc>
          <w:tcPr>
            <w:tcW w:w="1557" w:type="pct"/>
          </w:tcPr>
          <w:p w14:paraId="62E9FD24" w14:textId="77777777" w:rsidR="007B17DD" w:rsidRPr="0087293D" w:rsidRDefault="007B17DD" w:rsidP="007B17DD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31" w:author="Shah Ashay" w:date="2018-04-16T14:15:00Z">
              <w:r w:rsidRPr="0087293D">
                <w:rPr>
                  <w:rFonts w:cs="Arial"/>
                  <w:sz w:val="20"/>
                </w:rPr>
                <w:t>Draft of Use Case “Water Injection Well Daily Data”</w:t>
              </w:r>
            </w:ins>
          </w:p>
        </w:tc>
        <w:tc>
          <w:tcPr>
            <w:tcW w:w="614" w:type="pct"/>
          </w:tcPr>
          <w:p w14:paraId="45A12C57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32" w:author="Shah Ashay" w:date="2018-04-16T14:15:00Z">
              <w:r w:rsidRPr="0087293D"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532ECC69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4564CAEF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</w:p>
        </w:tc>
      </w:tr>
      <w:tr w:rsidR="007B17DD" w:rsidRPr="0087293D" w14:paraId="1DFE3E97" w14:textId="77777777" w:rsidTr="007B17DD">
        <w:trPr>
          <w:cantSplit/>
        </w:trPr>
        <w:tc>
          <w:tcPr>
            <w:tcW w:w="611" w:type="pct"/>
          </w:tcPr>
          <w:p w14:paraId="51E71553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33" w:author="Shah Ashay" w:date="2018-04-16T14:15:00Z">
              <w:r w:rsidRPr="0087293D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</w:tcPr>
          <w:p w14:paraId="2929E90C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34" w:author="Shah Ashay" w:date="2018-04-16T14:15:00Z">
              <w:r w:rsidRPr="0087293D">
                <w:rPr>
                  <w:rFonts w:cs="Arial"/>
                  <w:sz w:val="20"/>
                </w:rPr>
                <w:t>9-Nov-2017</w:t>
              </w:r>
            </w:ins>
          </w:p>
        </w:tc>
        <w:tc>
          <w:tcPr>
            <w:tcW w:w="1557" w:type="pct"/>
          </w:tcPr>
          <w:p w14:paraId="47DE274F" w14:textId="77777777" w:rsidR="007B17DD" w:rsidRPr="0087293D" w:rsidRDefault="007B17DD" w:rsidP="007B17DD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35" w:author="Shah Ashay" w:date="2018-04-16T14:15:00Z">
              <w:r w:rsidRPr="0087293D">
                <w:rPr>
                  <w:rFonts w:cs="Arial"/>
                  <w:sz w:val="20"/>
                </w:rPr>
                <w:t>Review and feedback</w:t>
              </w:r>
            </w:ins>
          </w:p>
        </w:tc>
        <w:tc>
          <w:tcPr>
            <w:tcW w:w="614" w:type="pct"/>
          </w:tcPr>
          <w:p w14:paraId="3096D326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36" w:author="Shah Ashay" w:date="2018-04-16T14:15:00Z">
              <w:r w:rsidRPr="0087293D">
                <w:rPr>
                  <w:rFonts w:cs="Arial"/>
                  <w:sz w:val="20"/>
                </w:rPr>
                <w:t>Jennifer Lopez</w:t>
              </w:r>
            </w:ins>
          </w:p>
        </w:tc>
        <w:tc>
          <w:tcPr>
            <w:tcW w:w="614" w:type="pct"/>
          </w:tcPr>
          <w:p w14:paraId="252F1D4B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1B837A79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</w:p>
        </w:tc>
      </w:tr>
      <w:tr w:rsidR="007B17DD" w:rsidRPr="0087293D" w14:paraId="5663439F" w14:textId="77777777" w:rsidTr="007B17DD">
        <w:trPr>
          <w:cantSplit/>
        </w:trPr>
        <w:tc>
          <w:tcPr>
            <w:tcW w:w="611" w:type="pct"/>
          </w:tcPr>
          <w:p w14:paraId="3DB3D709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37" w:author="Shah Ashay" w:date="2018-04-16T14:15:00Z">
              <w:r w:rsidRPr="0087293D">
                <w:rPr>
                  <w:rFonts w:cs="Arial"/>
                  <w:sz w:val="20"/>
                </w:rPr>
                <w:t>1.2</w:t>
              </w:r>
            </w:ins>
          </w:p>
        </w:tc>
        <w:tc>
          <w:tcPr>
            <w:tcW w:w="897" w:type="pct"/>
          </w:tcPr>
          <w:p w14:paraId="374D463E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38" w:author="Shah Ashay" w:date="2018-04-16T14:15:00Z">
              <w:r w:rsidRPr="0087293D">
                <w:rPr>
                  <w:rFonts w:cs="Arial"/>
                  <w:sz w:val="20"/>
                </w:rPr>
                <w:t>26-Nov-2017</w:t>
              </w:r>
            </w:ins>
          </w:p>
        </w:tc>
        <w:tc>
          <w:tcPr>
            <w:tcW w:w="1557" w:type="pct"/>
          </w:tcPr>
          <w:p w14:paraId="2A8C876D" w14:textId="77777777" w:rsidR="007B17DD" w:rsidRPr="0087293D" w:rsidRDefault="007B17DD" w:rsidP="007B17DD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39" w:author="Shah Ashay" w:date="2018-04-16T14:15:00Z">
              <w:r w:rsidRPr="0087293D">
                <w:rPr>
                  <w:rFonts w:cs="Arial"/>
                  <w:sz w:val="20"/>
                </w:rPr>
                <w:t>Revised this Use Case from ITC comments</w:t>
              </w:r>
            </w:ins>
          </w:p>
        </w:tc>
        <w:tc>
          <w:tcPr>
            <w:tcW w:w="614" w:type="pct"/>
          </w:tcPr>
          <w:p w14:paraId="6C341E56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40" w:author="Shah Ashay" w:date="2018-04-16T14:15:00Z">
              <w:r w:rsidRPr="0087293D"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267CBCDC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1A6601E4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</w:p>
        </w:tc>
      </w:tr>
      <w:tr w:rsidR="007B17DD" w:rsidRPr="0087293D" w14:paraId="70D43283" w14:textId="77777777" w:rsidTr="007B17DD">
        <w:trPr>
          <w:cantSplit/>
        </w:trPr>
        <w:tc>
          <w:tcPr>
            <w:tcW w:w="611" w:type="pct"/>
          </w:tcPr>
          <w:p w14:paraId="392602A7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41" w:author="Shah Ashay" w:date="2018-04-16T14:15:00Z">
              <w:r w:rsidRPr="0087293D">
                <w:rPr>
                  <w:rFonts w:cs="Arial"/>
                  <w:sz w:val="20"/>
                </w:rPr>
                <w:t>1.3</w:t>
              </w:r>
            </w:ins>
          </w:p>
        </w:tc>
        <w:tc>
          <w:tcPr>
            <w:tcW w:w="897" w:type="pct"/>
          </w:tcPr>
          <w:p w14:paraId="02409CFC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42" w:author="Shah Ashay" w:date="2018-04-16T14:15:00Z">
              <w:r w:rsidRPr="0087293D">
                <w:rPr>
                  <w:rFonts w:cs="Arial"/>
                  <w:sz w:val="20"/>
                </w:rPr>
                <w:t>27-Mar-2018</w:t>
              </w:r>
            </w:ins>
          </w:p>
        </w:tc>
        <w:tc>
          <w:tcPr>
            <w:tcW w:w="1557" w:type="pct"/>
          </w:tcPr>
          <w:p w14:paraId="03D31AA2" w14:textId="77777777" w:rsidR="007B17DD" w:rsidRPr="0087293D" w:rsidRDefault="007B17DD" w:rsidP="007B17DD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43" w:author="Shah Ashay" w:date="2018-04-16T14:15:00Z">
              <w:r w:rsidRPr="0087293D">
                <w:rPr>
                  <w:rFonts w:cs="Arial"/>
                  <w:sz w:val="20"/>
                </w:rPr>
                <w:t>Updated as per EC 11.2</w:t>
              </w:r>
            </w:ins>
          </w:p>
        </w:tc>
        <w:tc>
          <w:tcPr>
            <w:tcW w:w="614" w:type="pct"/>
          </w:tcPr>
          <w:p w14:paraId="54B17D56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  <w:ins w:id="44" w:author="Shah Ashay" w:date="2018-04-16T14:15:00Z">
              <w:r w:rsidRPr="0087293D">
                <w:rPr>
                  <w:rFonts w:cs="Arial"/>
                  <w:sz w:val="20"/>
                </w:rPr>
                <w:t>Tieto</w:t>
              </w:r>
            </w:ins>
          </w:p>
        </w:tc>
        <w:tc>
          <w:tcPr>
            <w:tcW w:w="614" w:type="pct"/>
          </w:tcPr>
          <w:p w14:paraId="38223DD3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14AAA04C" w14:textId="77777777" w:rsidR="007B17DD" w:rsidRPr="0087293D" w:rsidRDefault="007B17DD" w:rsidP="007B17DD">
            <w:pPr>
              <w:jc w:val="center"/>
              <w:rPr>
                <w:rFonts w:cs="Arial"/>
                <w:sz w:val="20"/>
              </w:rPr>
            </w:pPr>
          </w:p>
        </w:tc>
      </w:tr>
    </w:tbl>
    <w:p w14:paraId="0BAA3750" w14:textId="78144294" w:rsidR="004D61A0" w:rsidRPr="0087293D" w:rsidDel="007B17DD" w:rsidRDefault="004D61A0" w:rsidP="00447470">
      <w:pPr>
        <w:rPr>
          <w:del w:id="45" w:author="Shah Ashay" w:date="2018-04-16T14:16:00Z"/>
          <w:rFonts w:cs="Arial"/>
        </w:rPr>
      </w:pPr>
      <w:del w:id="46" w:author="Shah Ashay" w:date="2018-04-16T14:16:00Z">
        <w:r w:rsidRPr="0087293D" w:rsidDel="007B17DD">
          <w:rPr>
            <w:rFonts w:cs="Arial"/>
          </w:rPr>
          <w:delText>Revision History</w:delText>
        </w:r>
      </w:del>
    </w:p>
    <w:p w14:paraId="0BAA3751" w14:textId="77777777" w:rsidR="004D61A0" w:rsidRPr="0087293D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47" w:author="Shah Ashay" w:date="2018-04-16T14:15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48">
          <w:tblGrid>
            <w:gridCol w:w="360"/>
            <w:gridCol w:w="360"/>
            <w:gridCol w:w="360"/>
            <w:gridCol w:w="63"/>
            <w:gridCol w:w="297"/>
            <w:gridCol w:w="360"/>
            <w:gridCol w:w="360"/>
            <w:gridCol w:w="660"/>
            <w:gridCol w:w="2912"/>
            <w:gridCol w:w="1148"/>
            <w:gridCol w:w="1148"/>
            <w:gridCol w:w="1322"/>
          </w:tblGrid>
        </w:tblGridChange>
      </w:tblGrid>
      <w:tr w:rsidR="005F74A6" w:rsidRPr="0087293D" w:rsidDel="007B17DD" w14:paraId="0BAA3756" w14:textId="5859B399" w:rsidTr="2D40DFBD">
        <w:trPr>
          <w:cantSplit/>
          <w:tblHeader/>
          <w:trPrChange w:id="49" w:author="Shah Ashay" w:date="2018-04-16T14:15:00Z">
            <w:trPr>
              <w:gridAfter w:val="0"/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50" w:author="Shah Ashay" w:date="2018-04-16T14:15:00Z">
              <w:tcPr>
                <w:tcW w:w="1165" w:type="dxa"/>
                <w:shd w:val="clear" w:color="auto" w:fill="3399FF"/>
              </w:tcPr>
            </w:tcPrChange>
          </w:tcPr>
          <w:p w14:paraId="0BAA3752" w14:textId="475B8911" w:rsidR="005F74A6" w:rsidRPr="0087293D" w:rsidDel="007B17DD" w:rsidRDefault="005F74A6" w:rsidP="005F74A6">
            <w:pPr>
              <w:pStyle w:val="ColumnHead"/>
              <w:rPr>
                <w:del w:id="51" w:author="Shah Ashay" w:date="2018-04-16T14:15:00Z"/>
                <w:rFonts w:cs="Arial"/>
                <w:color w:val="FFFFFF" w:themeColor="background1"/>
              </w:rPr>
            </w:pPr>
            <w:del w:id="52" w:author="Shah Ashay" w:date="2018-04-16T14:15:00Z">
              <w:r w:rsidRPr="0087293D" w:rsidDel="007B17DD">
                <w:rPr>
                  <w:rFonts w:cs="Arial"/>
                  <w:color w:val="FFFFFF" w:themeColor="background1"/>
                </w:rPr>
                <w:delText>Revision</w:delText>
              </w:r>
            </w:del>
          </w:p>
        </w:tc>
        <w:tc>
          <w:tcPr>
            <w:tcW w:w="897" w:type="pct"/>
            <w:shd w:val="clear" w:color="auto" w:fill="3399FF"/>
            <w:tcPrChange w:id="53" w:author="Shah Ashay" w:date="2018-04-16T14:15:00Z">
              <w:tcPr>
                <w:tcW w:w="1710" w:type="dxa"/>
                <w:shd w:val="clear" w:color="auto" w:fill="3399FF"/>
              </w:tcPr>
            </w:tcPrChange>
          </w:tcPr>
          <w:p w14:paraId="0BAA3753" w14:textId="0826A8A6" w:rsidR="005F74A6" w:rsidRPr="0087293D" w:rsidDel="007B17DD" w:rsidRDefault="005F74A6" w:rsidP="005F74A6">
            <w:pPr>
              <w:pStyle w:val="ColumnHead"/>
              <w:rPr>
                <w:del w:id="54" w:author="Shah Ashay" w:date="2018-04-16T14:15:00Z"/>
                <w:rFonts w:cs="Arial"/>
                <w:color w:val="FFFFFF" w:themeColor="background1"/>
              </w:rPr>
            </w:pPr>
            <w:del w:id="55" w:author="Shah Ashay" w:date="2018-04-16T14:15:00Z">
              <w:r w:rsidRPr="0087293D" w:rsidDel="007B17DD">
                <w:rPr>
                  <w:rFonts w:cs="Arial"/>
                  <w:color w:val="FFFFFF" w:themeColor="background1"/>
                </w:rPr>
                <w:delText>Date</w:delText>
              </w:r>
            </w:del>
          </w:p>
        </w:tc>
        <w:tc>
          <w:tcPr>
            <w:tcW w:w="1557" w:type="pct"/>
            <w:shd w:val="clear" w:color="auto" w:fill="3399FF"/>
            <w:tcPrChange w:id="56" w:author="Shah Ashay" w:date="2018-04-16T14:15:00Z">
              <w:tcPr>
                <w:tcW w:w="2970" w:type="dxa"/>
                <w:shd w:val="clear" w:color="auto" w:fill="3399FF"/>
              </w:tcPr>
            </w:tcPrChange>
          </w:tcPr>
          <w:p w14:paraId="0BAA3754" w14:textId="55F942D3" w:rsidR="005F74A6" w:rsidRPr="0087293D" w:rsidDel="007B17DD" w:rsidRDefault="005F74A6" w:rsidP="005F74A6">
            <w:pPr>
              <w:pStyle w:val="ColumnHead"/>
              <w:rPr>
                <w:del w:id="57" w:author="Shah Ashay" w:date="2018-04-16T14:15:00Z"/>
                <w:rFonts w:cs="Arial"/>
                <w:color w:val="FFFFFF" w:themeColor="background1"/>
              </w:rPr>
            </w:pPr>
            <w:del w:id="58" w:author="Shah Ashay" w:date="2018-04-16T14:15:00Z">
              <w:r w:rsidRPr="0087293D" w:rsidDel="007B17DD">
                <w:rPr>
                  <w:rFonts w:cs="Arial"/>
                  <w:color w:val="FFFFFF" w:themeColor="background1"/>
                </w:rPr>
                <w:delText>Description</w:delText>
              </w:r>
            </w:del>
          </w:p>
        </w:tc>
        <w:tc>
          <w:tcPr>
            <w:tcW w:w="614" w:type="pct"/>
            <w:shd w:val="clear" w:color="auto" w:fill="3399FF"/>
            <w:tcPrChange w:id="59" w:author="Shah Ashay" w:date="2018-04-16T14:15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5A3B09C9" w:rsidR="005F74A6" w:rsidRPr="0087293D" w:rsidDel="007B17DD" w:rsidRDefault="005F74A6" w:rsidP="005F74A6">
            <w:pPr>
              <w:pStyle w:val="ColumnHead"/>
              <w:rPr>
                <w:del w:id="60" w:author="Shah Ashay" w:date="2018-04-16T14:15:00Z"/>
                <w:rFonts w:cs="Arial"/>
                <w:color w:val="FFFFFF" w:themeColor="background1"/>
              </w:rPr>
            </w:pPr>
            <w:del w:id="61" w:author="Shah Ashay" w:date="2018-04-16T14:15:00Z">
              <w:r w:rsidRPr="0087293D" w:rsidDel="007B17DD">
                <w:rPr>
                  <w:rFonts w:cs="Arial"/>
                  <w:color w:val="FFFFFF" w:themeColor="background1"/>
                </w:rPr>
                <w:delText>Prepared</w:delText>
              </w:r>
            </w:del>
          </w:p>
          <w:p w14:paraId="0BAA3755" w14:textId="036486E3" w:rsidR="005F74A6" w:rsidRPr="0087293D" w:rsidDel="007B17DD" w:rsidRDefault="005F74A6" w:rsidP="005F74A6">
            <w:pPr>
              <w:pStyle w:val="ColumnHead"/>
              <w:rPr>
                <w:del w:id="62" w:author="Shah Ashay" w:date="2018-04-16T14:15:00Z"/>
                <w:rFonts w:cs="Arial"/>
                <w:color w:val="FFFFFF" w:themeColor="background1"/>
              </w:rPr>
            </w:pPr>
            <w:del w:id="63" w:author="Shah Ashay" w:date="2018-04-16T14:15:00Z">
              <w:r w:rsidRPr="0087293D" w:rsidDel="007B17DD">
                <w:rPr>
                  <w:rFonts w:cs="Arial"/>
                  <w:color w:val="FFFFFF" w:themeColor="background1"/>
                </w:rPr>
                <w:delText>by</w:delText>
              </w:r>
            </w:del>
          </w:p>
        </w:tc>
        <w:tc>
          <w:tcPr>
            <w:tcW w:w="614" w:type="pct"/>
            <w:shd w:val="clear" w:color="auto" w:fill="3399FF"/>
            <w:tcPrChange w:id="64" w:author="Shah Ashay" w:date="2018-04-16T14:15:00Z">
              <w:tcPr>
                <w:tcW w:w="1170" w:type="dxa"/>
                <w:shd w:val="clear" w:color="auto" w:fill="3399FF"/>
              </w:tcPr>
            </w:tcPrChange>
          </w:tcPr>
          <w:p w14:paraId="2279381B" w14:textId="4357356F" w:rsidR="005F74A6" w:rsidRPr="0087293D" w:rsidDel="007B17DD" w:rsidRDefault="005F74A6" w:rsidP="005F74A6">
            <w:pPr>
              <w:pStyle w:val="ColumnHead"/>
              <w:rPr>
                <w:del w:id="65" w:author="Shah Ashay" w:date="2018-04-16T14:15:00Z"/>
                <w:rFonts w:cs="Arial"/>
                <w:color w:val="FFFFFF" w:themeColor="background1"/>
              </w:rPr>
            </w:pPr>
            <w:del w:id="66" w:author="Shah Ashay" w:date="2018-04-16T14:15:00Z">
              <w:r w:rsidRPr="0087293D" w:rsidDel="007B17DD">
                <w:rPr>
                  <w:rFonts w:cs="Arial"/>
                  <w:color w:val="FFFFFF" w:themeColor="background1"/>
                </w:rPr>
                <w:delText>Checked</w:delText>
              </w:r>
            </w:del>
          </w:p>
          <w:p w14:paraId="6407E4C1" w14:textId="1F86200E" w:rsidR="005F74A6" w:rsidRPr="0087293D" w:rsidDel="007B17DD" w:rsidRDefault="005F74A6" w:rsidP="005F74A6">
            <w:pPr>
              <w:pStyle w:val="ColumnHead"/>
              <w:rPr>
                <w:del w:id="67" w:author="Shah Ashay" w:date="2018-04-16T14:15:00Z"/>
                <w:rFonts w:cs="Arial"/>
                <w:color w:val="FFFFFF" w:themeColor="background1"/>
              </w:rPr>
            </w:pPr>
            <w:del w:id="68" w:author="Shah Ashay" w:date="2018-04-16T14:15:00Z">
              <w:r w:rsidRPr="0087293D" w:rsidDel="007B17DD">
                <w:rPr>
                  <w:rFonts w:cs="Arial"/>
                  <w:color w:val="FFFFFF" w:themeColor="background1"/>
                </w:rPr>
                <w:delText>by</w:delText>
              </w:r>
            </w:del>
          </w:p>
        </w:tc>
        <w:tc>
          <w:tcPr>
            <w:tcW w:w="707" w:type="pct"/>
            <w:shd w:val="clear" w:color="auto" w:fill="3399FF"/>
            <w:tcPrChange w:id="69" w:author="Shah Ashay" w:date="2018-04-16T14:15:00Z">
              <w:tcPr>
                <w:tcW w:w="1350" w:type="dxa"/>
                <w:shd w:val="clear" w:color="auto" w:fill="3399FF"/>
              </w:tcPr>
            </w:tcPrChange>
          </w:tcPr>
          <w:p w14:paraId="69284D3A" w14:textId="4BAD7476" w:rsidR="005F74A6" w:rsidRPr="0087293D" w:rsidDel="007B17DD" w:rsidRDefault="005F74A6" w:rsidP="005F74A6">
            <w:pPr>
              <w:pStyle w:val="ColumnHead"/>
              <w:rPr>
                <w:del w:id="70" w:author="Shah Ashay" w:date="2018-04-16T14:15:00Z"/>
                <w:rFonts w:cs="Arial"/>
                <w:color w:val="FFFFFF" w:themeColor="background1"/>
              </w:rPr>
            </w:pPr>
            <w:del w:id="71" w:author="Shah Ashay" w:date="2018-04-16T14:15:00Z">
              <w:r w:rsidRPr="0087293D" w:rsidDel="007B17DD">
                <w:rPr>
                  <w:rFonts w:cs="Arial"/>
                  <w:color w:val="FFFFFF" w:themeColor="background1"/>
                </w:rPr>
                <w:delText>Approved by</w:delText>
              </w:r>
            </w:del>
          </w:p>
        </w:tc>
      </w:tr>
      <w:tr w:rsidR="00B95A03" w:rsidRPr="0087293D" w:rsidDel="007B17DD" w14:paraId="0BAA375B" w14:textId="727AA38A" w:rsidTr="2D40DFBD">
        <w:trPr>
          <w:cantSplit/>
          <w:trPrChange w:id="72" w:author="Shah Ashay" w:date="2018-04-16T14:15:00Z">
            <w:trPr>
              <w:gridAfter w:val="0"/>
              <w:cantSplit/>
            </w:trPr>
          </w:trPrChange>
        </w:trPr>
        <w:tc>
          <w:tcPr>
            <w:tcW w:w="611" w:type="pct"/>
            <w:tcPrChange w:id="73" w:author="Shah Ashay" w:date="2018-04-16T14:15:00Z">
              <w:tcPr>
                <w:tcW w:w="1165" w:type="dxa"/>
              </w:tcPr>
            </w:tcPrChange>
          </w:tcPr>
          <w:p w14:paraId="0BAA3757" w14:textId="65256B68" w:rsidR="00B95A03" w:rsidRPr="0087293D" w:rsidDel="007B17DD" w:rsidRDefault="00B95A03" w:rsidP="00B95A03">
            <w:pPr>
              <w:jc w:val="center"/>
              <w:rPr>
                <w:del w:id="74" w:author="Shah Ashay" w:date="2018-04-16T14:15:00Z"/>
                <w:rFonts w:cs="Arial"/>
                <w:sz w:val="20"/>
              </w:rPr>
            </w:pPr>
            <w:ins w:id="75" w:author="Wirasak Chomphu [2]" w:date="2020-07-02T15:55:00Z">
              <w:r>
                <w:rPr>
                  <w:rFonts w:cs="Arial"/>
                  <w:sz w:val="20"/>
                </w:rPr>
                <w:t>2</w:t>
              </w:r>
            </w:ins>
            <w:del w:id="76" w:author="Wirasak Chomphu [2]" w:date="2020-07-02T15:55:00Z">
              <w:r w:rsidRPr="0087293D" w:rsidDel="006C6318">
                <w:rPr>
                  <w:rFonts w:cs="Arial"/>
                  <w:sz w:val="20"/>
                </w:rPr>
                <w:delText>1.0</w:delText>
              </w:r>
            </w:del>
          </w:p>
        </w:tc>
        <w:tc>
          <w:tcPr>
            <w:tcW w:w="897" w:type="pct"/>
            <w:tcPrChange w:id="77" w:author="Shah Ashay" w:date="2018-04-16T14:15:00Z">
              <w:tcPr>
                <w:tcW w:w="1710" w:type="dxa"/>
              </w:tcPr>
            </w:tcPrChange>
          </w:tcPr>
          <w:p w14:paraId="0BAA3758" w14:textId="62AD6DED" w:rsidR="00B95A03" w:rsidRPr="0087293D" w:rsidDel="007B17DD" w:rsidRDefault="00B95A03" w:rsidP="00B95A03">
            <w:pPr>
              <w:jc w:val="center"/>
              <w:rPr>
                <w:del w:id="78" w:author="Shah Ashay" w:date="2018-04-16T14:15:00Z"/>
                <w:rFonts w:cs="Arial"/>
                <w:sz w:val="20"/>
              </w:rPr>
            </w:pPr>
            <w:ins w:id="79" w:author="Wirasak Chomphu [2]" w:date="2020-07-02T15:55:00Z">
              <w:r>
                <w:rPr>
                  <w:rFonts w:cs="Arial"/>
                  <w:sz w:val="20"/>
                </w:rPr>
                <w:t>2-July-2020</w:t>
              </w:r>
            </w:ins>
            <w:del w:id="80" w:author="Wirasak Chomphu [2]" w:date="2020-07-02T15:55:00Z">
              <w:r w:rsidRPr="0087293D" w:rsidDel="006C6318">
                <w:rPr>
                  <w:rFonts w:cs="Arial"/>
                  <w:sz w:val="20"/>
                </w:rPr>
                <w:delText>15-Oct-2017</w:delText>
              </w:r>
            </w:del>
          </w:p>
        </w:tc>
        <w:tc>
          <w:tcPr>
            <w:tcW w:w="1557" w:type="pct"/>
            <w:tcPrChange w:id="81" w:author="Shah Ashay" w:date="2018-04-16T14:15:00Z">
              <w:tcPr>
                <w:tcW w:w="2970" w:type="dxa"/>
              </w:tcPr>
            </w:tcPrChange>
          </w:tcPr>
          <w:p w14:paraId="0BAA3759" w14:textId="31E1C577" w:rsidR="00B95A03" w:rsidRPr="0087293D" w:rsidDel="007B17DD" w:rsidRDefault="00B95A03" w:rsidP="00B95A03">
            <w:pPr>
              <w:pStyle w:val="Header"/>
              <w:tabs>
                <w:tab w:val="clear" w:pos="4320"/>
                <w:tab w:val="clear" w:pos="8640"/>
              </w:tabs>
              <w:rPr>
                <w:del w:id="82" w:author="Shah Ashay" w:date="2018-04-16T14:15:00Z"/>
                <w:rFonts w:cs="Arial"/>
                <w:sz w:val="20"/>
              </w:rPr>
            </w:pPr>
            <w:ins w:id="83" w:author="Wirasak Chomphu [2]" w:date="2020-07-02T15:55:00Z">
              <w:r>
                <w:rPr>
                  <w:rFonts w:cs="Arial"/>
                  <w:sz w:val="20"/>
                </w:rPr>
                <w:t>Thailand ECasaS</w:t>
              </w:r>
            </w:ins>
            <w:del w:id="84" w:author="Wirasak Chomphu [2]" w:date="2020-07-02T15:55:00Z">
              <w:r w:rsidRPr="0087293D" w:rsidDel="006C6318">
                <w:rPr>
                  <w:rFonts w:cs="Arial"/>
                  <w:sz w:val="20"/>
                </w:rPr>
                <w:delText>Draft of Use Case “Water Injection Well Daily Data”</w:delText>
              </w:r>
            </w:del>
          </w:p>
        </w:tc>
        <w:tc>
          <w:tcPr>
            <w:tcW w:w="614" w:type="pct"/>
            <w:tcPrChange w:id="85" w:author="Shah Ashay" w:date="2018-04-16T14:15:00Z">
              <w:tcPr>
                <w:tcW w:w="1170" w:type="dxa"/>
                <w:gridSpan w:val="2"/>
              </w:tcPr>
            </w:tcPrChange>
          </w:tcPr>
          <w:p w14:paraId="0BAA375A" w14:textId="545E3DA1" w:rsidR="00B95A03" w:rsidRPr="0087293D" w:rsidDel="007B17DD" w:rsidRDefault="00B95A03" w:rsidP="00B95A03">
            <w:pPr>
              <w:jc w:val="center"/>
              <w:rPr>
                <w:del w:id="86" w:author="Shah Ashay" w:date="2018-04-16T14:15:00Z"/>
                <w:rFonts w:cs="Arial"/>
                <w:sz w:val="20"/>
              </w:rPr>
            </w:pPr>
            <w:ins w:id="87" w:author="Wirasak Chomphu [2]" w:date="2020-07-02T15:55:00Z">
              <w:r w:rsidRPr="007C4254">
                <w:rPr>
                  <w:rFonts w:cs="Arial"/>
                  <w:sz w:val="20"/>
                </w:rPr>
                <w:t>Wirasak C.</w:t>
              </w:r>
            </w:ins>
            <w:del w:id="88" w:author="Wirasak Chomphu [2]" w:date="2020-07-02T15:55:00Z">
              <w:r w:rsidRPr="0087293D" w:rsidDel="006C6318">
                <w:rPr>
                  <w:rFonts w:cs="Arial"/>
                  <w:sz w:val="20"/>
                </w:rPr>
                <w:delText>Wirasak C.</w:delText>
              </w:r>
            </w:del>
          </w:p>
        </w:tc>
        <w:tc>
          <w:tcPr>
            <w:tcW w:w="614" w:type="pct"/>
            <w:tcPrChange w:id="89" w:author="Shah Ashay" w:date="2018-04-16T14:15:00Z">
              <w:tcPr>
                <w:tcW w:w="1170" w:type="dxa"/>
              </w:tcPr>
            </w:tcPrChange>
          </w:tcPr>
          <w:p w14:paraId="29DF2C40" w14:textId="3C44B3C9" w:rsidR="00B95A03" w:rsidRPr="0087293D" w:rsidDel="007B17DD" w:rsidRDefault="00B95A03" w:rsidP="00B95A03">
            <w:pPr>
              <w:jc w:val="center"/>
              <w:rPr>
                <w:del w:id="90" w:author="Shah Ashay" w:date="2018-04-16T14:15:00Z"/>
                <w:rFonts w:cs="Arial"/>
                <w:sz w:val="20"/>
              </w:rPr>
            </w:pPr>
          </w:p>
        </w:tc>
        <w:tc>
          <w:tcPr>
            <w:tcW w:w="707" w:type="pct"/>
            <w:tcPrChange w:id="91" w:author="Shah Ashay" w:date="2018-04-16T14:15:00Z">
              <w:tcPr>
                <w:tcW w:w="1350" w:type="dxa"/>
              </w:tcPr>
            </w:tcPrChange>
          </w:tcPr>
          <w:p w14:paraId="6A1BC662" w14:textId="32B2051B" w:rsidR="00B95A03" w:rsidRPr="0087293D" w:rsidDel="007B17DD" w:rsidRDefault="00B95A03" w:rsidP="00B95A03">
            <w:pPr>
              <w:jc w:val="center"/>
              <w:rPr>
                <w:del w:id="92" w:author="Shah Ashay" w:date="2018-04-16T14:15:00Z"/>
                <w:rFonts w:cs="Arial"/>
                <w:sz w:val="20"/>
              </w:rPr>
            </w:pPr>
          </w:p>
        </w:tc>
      </w:tr>
      <w:tr w:rsidR="00B95A03" w:rsidRPr="0087293D" w:rsidDel="007B17DD" w14:paraId="0BAA3760" w14:textId="344C0217" w:rsidTr="2D40DFBD">
        <w:trPr>
          <w:cantSplit/>
          <w:trPrChange w:id="93" w:author="Shah Ashay" w:date="2018-04-16T14:15:00Z">
            <w:trPr>
              <w:gridAfter w:val="0"/>
              <w:cantSplit/>
            </w:trPr>
          </w:trPrChange>
        </w:trPr>
        <w:tc>
          <w:tcPr>
            <w:tcW w:w="611" w:type="pct"/>
            <w:tcPrChange w:id="94" w:author="Shah Ashay" w:date="2018-04-16T14:15:00Z">
              <w:tcPr>
                <w:tcW w:w="1165" w:type="dxa"/>
              </w:tcPr>
            </w:tcPrChange>
          </w:tcPr>
          <w:p w14:paraId="0BAA375C" w14:textId="7CBD092A" w:rsidR="00B95A03" w:rsidRPr="0087293D" w:rsidDel="007B17DD" w:rsidRDefault="00B95A03" w:rsidP="00B95A03">
            <w:pPr>
              <w:jc w:val="center"/>
              <w:rPr>
                <w:del w:id="95" w:author="Shah Ashay" w:date="2018-04-16T14:15:00Z"/>
                <w:rFonts w:cs="Arial"/>
                <w:sz w:val="20"/>
              </w:rPr>
            </w:pPr>
            <w:ins w:id="96" w:author="Lopez, Jennifer" w:date="2017-11-09T11:58:00Z">
              <w:del w:id="97" w:author="Shah Ashay" w:date="2018-04-16T14:15:00Z">
                <w:r w:rsidRPr="0087293D" w:rsidDel="007B17DD">
                  <w:rPr>
                    <w:rFonts w:cs="Arial"/>
                    <w:sz w:val="20"/>
                  </w:rPr>
                  <w:delText>1.1</w:delText>
                </w:r>
              </w:del>
            </w:ins>
          </w:p>
        </w:tc>
        <w:tc>
          <w:tcPr>
            <w:tcW w:w="897" w:type="pct"/>
            <w:tcPrChange w:id="98" w:author="Shah Ashay" w:date="2018-04-16T14:15:00Z">
              <w:tcPr>
                <w:tcW w:w="1710" w:type="dxa"/>
              </w:tcPr>
            </w:tcPrChange>
          </w:tcPr>
          <w:p w14:paraId="0BAA375D" w14:textId="1AB9CA6F" w:rsidR="00B95A03" w:rsidRPr="0087293D" w:rsidDel="007B17DD" w:rsidRDefault="04EF0A22" w:rsidP="2D40DFBD">
            <w:pPr>
              <w:jc w:val="center"/>
              <w:rPr>
                <w:del w:id="99" w:author="Shah Ashay" w:date="2018-04-16T14:15:00Z"/>
                <w:rFonts w:cs="Arial"/>
                <w:sz w:val="20"/>
                <w:szCs w:val="20"/>
              </w:rPr>
            </w:pPr>
            <w:ins w:id="100" w:author="Kiran Madasu" w:date="2021-07-01T14:30:00Z">
              <w:r w:rsidRPr="2D40DFBD">
                <w:rPr>
                  <w:rFonts w:cs="Arial"/>
                  <w:sz w:val="20"/>
                  <w:szCs w:val="20"/>
                </w:rPr>
                <w:t>20-June-2021</w:t>
              </w:r>
            </w:ins>
          </w:p>
        </w:tc>
        <w:tc>
          <w:tcPr>
            <w:tcW w:w="1557" w:type="pct"/>
            <w:tcPrChange w:id="101" w:author="Shah Ashay" w:date="2018-04-16T14:15:00Z">
              <w:tcPr>
                <w:tcW w:w="2970" w:type="dxa"/>
              </w:tcPr>
            </w:tcPrChange>
          </w:tcPr>
          <w:p w14:paraId="0BAA375E" w14:textId="12B19588" w:rsidR="00B95A03" w:rsidRPr="0087293D" w:rsidDel="007B17DD" w:rsidRDefault="04EF0A22" w:rsidP="2D40DFBD">
            <w:pPr>
              <w:pStyle w:val="Header"/>
              <w:tabs>
                <w:tab w:val="clear" w:pos="4320"/>
                <w:tab w:val="clear" w:pos="8640"/>
              </w:tabs>
              <w:rPr>
                <w:del w:id="102" w:author="Shah Ashay" w:date="2018-04-16T14:15:00Z"/>
                <w:rFonts w:cs="Arial"/>
                <w:sz w:val="20"/>
                <w:szCs w:val="20"/>
              </w:rPr>
            </w:pPr>
            <w:ins w:id="103" w:author="Kiran Madasu" w:date="2021-07-01T14:30:00Z">
              <w:r w:rsidRPr="2D40DFBD">
                <w:rPr>
                  <w:rFonts w:cs="Arial"/>
                  <w:sz w:val="20"/>
                  <w:szCs w:val="20"/>
                </w:rPr>
                <w:t>EC 12.2.13 Updated Use Case</w:t>
              </w:r>
            </w:ins>
          </w:p>
        </w:tc>
        <w:tc>
          <w:tcPr>
            <w:tcW w:w="614" w:type="pct"/>
            <w:tcPrChange w:id="104" w:author="Shah Ashay" w:date="2018-04-16T14:15:00Z">
              <w:tcPr>
                <w:tcW w:w="1170" w:type="dxa"/>
                <w:gridSpan w:val="2"/>
              </w:tcPr>
            </w:tcPrChange>
          </w:tcPr>
          <w:p w14:paraId="0BAA375F" w14:textId="78EB9D6A" w:rsidR="00B95A03" w:rsidRPr="0087293D" w:rsidDel="007B17DD" w:rsidRDefault="04EF0A22" w:rsidP="2D40DFBD">
            <w:pPr>
              <w:jc w:val="center"/>
              <w:rPr>
                <w:del w:id="105" w:author="Shah Ashay" w:date="2018-04-16T14:15:00Z"/>
                <w:rFonts w:cs="Arial"/>
                <w:sz w:val="20"/>
                <w:szCs w:val="20"/>
              </w:rPr>
            </w:pPr>
            <w:ins w:id="106" w:author="Kiran Madasu" w:date="2021-07-01T14:30:00Z">
              <w:r w:rsidRPr="2D40DFBD">
                <w:rPr>
                  <w:rFonts w:cs="Arial"/>
                  <w:sz w:val="20"/>
                  <w:szCs w:val="20"/>
                </w:rPr>
                <w:t>Kiran M</w:t>
              </w:r>
            </w:ins>
          </w:p>
        </w:tc>
        <w:tc>
          <w:tcPr>
            <w:tcW w:w="614" w:type="pct"/>
            <w:tcPrChange w:id="107" w:author="Shah Ashay" w:date="2018-04-16T14:15:00Z">
              <w:tcPr>
                <w:tcW w:w="1170" w:type="dxa"/>
              </w:tcPr>
            </w:tcPrChange>
          </w:tcPr>
          <w:p w14:paraId="3A3230E3" w14:textId="251B6D1E" w:rsidR="00B95A03" w:rsidRPr="0087293D" w:rsidDel="007B17DD" w:rsidRDefault="00B95A03" w:rsidP="00B95A03">
            <w:pPr>
              <w:jc w:val="center"/>
              <w:rPr>
                <w:del w:id="108" w:author="Shah Ashay" w:date="2018-04-16T14:15:00Z"/>
                <w:rFonts w:cs="Arial"/>
                <w:sz w:val="20"/>
              </w:rPr>
            </w:pPr>
          </w:p>
        </w:tc>
        <w:tc>
          <w:tcPr>
            <w:tcW w:w="707" w:type="pct"/>
            <w:tcPrChange w:id="109" w:author="Shah Ashay" w:date="2018-04-16T14:15:00Z">
              <w:tcPr>
                <w:tcW w:w="1350" w:type="dxa"/>
              </w:tcPr>
            </w:tcPrChange>
          </w:tcPr>
          <w:p w14:paraId="16DB2B6E" w14:textId="2835D57E" w:rsidR="00B95A03" w:rsidRPr="0087293D" w:rsidDel="007B17DD" w:rsidRDefault="00B95A03" w:rsidP="00B95A03">
            <w:pPr>
              <w:jc w:val="center"/>
              <w:rPr>
                <w:del w:id="110" w:author="Shah Ashay" w:date="2018-04-16T14:15:00Z"/>
                <w:rFonts w:cs="Arial"/>
                <w:sz w:val="20"/>
              </w:rPr>
            </w:pPr>
          </w:p>
        </w:tc>
      </w:tr>
      <w:tr w:rsidR="00B95A03" w:rsidRPr="0087293D" w:rsidDel="007B17DD" w14:paraId="0BAA3765" w14:textId="0BB1E403" w:rsidTr="2D40DFBD">
        <w:trPr>
          <w:cantSplit/>
          <w:trPrChange w:id="111" w:author="Shah Ashay" w:date="2018-04-16T14:15:00Z">
            <w:trPr>
              <w:gridAfter w:val="0"/>
              <w:cantSplit/>
            </w:trPr>
          </w:trPrChange>
        </w:trPr>
        <w:tc>
          <w:tcPr>
            <w:tcW w:w="611" w:type="pct"/>
            <w:tcPrChange w:id="112" w:author="Shah Ashay" w:date="2018-04-16T14:15:00Z">
              <w:tcPr>
                <w:tcW w:w="1165" w:type="dxa"/>
              </w:tcPr>
            </w:tcPrChange>
          </w:tcPr>
          <w:p w14:paraId="0BAA3761" w14:textId="037B7FDA" w:rsidR="00B95A03" w:rsidRPr="0087293D" w:rsidDel="007B17DD" w:rsidRDefault="00B95A03" w:rsidP="00B95A03">
            <w:pPr>
              <w:jc w:val="center"/>
              <w:rPr>
                <w:del w:id="113" w:author="Shah Ashay" w:date="2018-04-16T14:15:00Z"/>
                <w:rFonts w:cs="Arial"/>
                <w:sz w:val="20"/>
              </w:rPr>
            </w:pPr>
            <w:ins w:id="114" w:author="Wirasak Chomphu" w:date="2017-11-26T17:01:00Z">
              <w:del w:id="115" w:author="Shah Ashay" w:date="2018-04-16T14:15:00Z">
                <w:r w:rsidRPr="0087293D" w:rsidDel="007B17DD">
                  <w:rPr>
                    <w:rFonts w:cs="Arial"/>
                    <w:sz w:val="20"/>
                  </w:rPr>
                  <w:delText>1.2</w:delText>
                </w:r>
              </w:del>
            </w:ins>
          </w:p>
        </w:tc>
        <w:tc>
          <w:tcPr>
            <w:tcW w:w="897" w:type="pct"/>
            <w:tcPrChange w:id="116" w:author="Shah Ashay" w:date="2018-04-16T14:15:00Z">
              <w:tcPr>
                <w:tcW w:w="1710" w:type="dxa"/>
              </w:tcPr>
            </w:tcPrChange>
          </w:tcPr>
          <w:p w14:paraId="0BAA3762" w14:textId="61B1053F" w:rsidR="00B95A03" w:rsidRPr="0087293D" w:rsidDel="007B17DD" w:rsidRDefault="00B95A03" w:rsidP="00B95A03">
            <w:pPr>
              <w:jc w:val="center"/>
              <w:rPr>
                <w:del w:id="117" w:author="Shah Ashay" w:date="2018-04-16T14:15:00Z"/>
                <w:rFonts w:cs="Arial"/>
                <w:sz w:val="20"/>
              </w:rPr>
            </w:pPr>
            <w:ins w:id="118" w:author="Wirasak Chomphu" w:date="2017-11-26T17:01:00Z">
              <w:del w:id="119" w:author="Shah Ashay" w:date="2018-04-16T14:15:00Z">
                <w:r w:rsidRPr="0087293D" w:rsidDel="007B17DD">
                  <w:rPr>
                    <w:rFonts w:cs="Arial"/>
                    <w:sz w:val="20"/>
                  </w:rPr>
                  <w:delText>26-Nov-2017</w:delText>
                </w:r>
              </w:del>
            </w:ins>
          </w:p>
        </w:tc>
        <w:tc>
          <w:tcPr>
            <w:tcW w:w="1557" w:type="pct"/>
            <w:tcPrChange w:id="120" w:author="Shah Ashay" w:date="2018-04-16T14:15:00Z">
              <w:tcPr>
                <w:tcW w:w="2970" w:type="dxa"/>
              </w:tcPr>
            </w:tcPrChange>
          </w:tcPr>
          <w:p w14:paraId="0BAA3763" w14:textId="48D5DA82" w:rsidR="00B95A03" w:rsidRPr="0087293D" w:rsidDel="007B17DD" w:rsidRDefault="00B95A03" w:rsidP="00B95A03">
            <w:pPr>
              <w:pStyle w:val="Header"/>
              <w:tabs>
                <w:tab w:val="clear" w:pos="4320"/>
                <w:tab w:val="clear" w:pos="8640"/>
              </w:tabs>
              <w:rPr>
                <w:del w:id="121" w:author="Shah Ashay" w:date="2018-04-16T14:15:00Z"/>
                <w:rFonts w:cs="Arial"/>
                <w:sz w:val="20"/>
              </w:rPr>
            </w:pPr>
            <w:ins w:id="122" w:author="Wirasak Chomphu" w:date="2017-11-26T17:01:00Z">
              <w:del w:id="123" w:author="Shah Ashay" w:date="2018-04-16T14:15:00Z">
                <w:r w:rsidRPr="0087293D" w:rsidDel="007B17DD">
                  <w:rPr>
                    <w:rFonts w:cs="Arial"/>
                    <w:sz w:val="20"/>
                  </w:rPr>
                  <w:delText>Revised this Use Case from ITC comments</w:delText>
                </w:r>
              </w:del>
            </w:ins>
          </w:p>
        </w:tc>
        <w:tc>
          <w:tcPr>
            <w:tcW w:w="614" w:type="pct"/>
            <w:tcPrChange w:id="124" w:author="Shah Ashay" w:date="2018-04-16T14:15:00Z">
              <w:tcPr>
                <w:tcW w:w="1170" w:type="dxa"/>
                <w:gridSpan w:val="2"/>
              </w:tcPr>
            </w:tcPrChange>
          </w:tcPr>
          <w:p w14:paraId="0BAA3764" w14:textId="77D3C50A" w:rsidR="00B95A03" w:rsidRPr="0087293D" w:rsidDel="007B17DD" w:rsidRDefault="00B95A03" w:rsidP="00B95A03">
            <w:pPr>
              <w:jc w:val="center"/>
              <w:rPr>
                <w:del w:id="125" w:author="Shah Ashay" w:date="2018-04-16T14:15:00Z"/>
                <w:rFonts w:cs="Arial"/>
                <w:sz w:val="20"/>
              </w:rPr>
            </w:pPr>
            <w:ins w:id="126" w:author="Wirasak Chomphu" w:date="2017-11-26T17:01:00Z">
              <w:del w:id="127" w:author="Shah Ashay" w:date="2018-04-16T14:15:00Z">
                <w:r w:rsidRPr="0087293D" w:rsidDel="007B17DD">
                  <w:rPr>
                    <w:rFonts w:cs="Arial"/>
                    <w:sz w:val="20"/>
                  </w:rPr>
                  <w:delText>Wirasak C.</w:delText>
                </w:r>
              </w:del>
            </w:ins>
          </w:p>
        </w:tc>
        <w:tc>
          <w:tcPr>
            <w:tcW w:w="614" w:type="pct"/>
            <w:tcPrChange w:id="128" w:author="Shah Ashay" w:date="2018-04-16T14:15:00Z">
              <w:tcPr>
                <w:tcW w:w="1170" w:type="dxa"/>
              </w:tcPr>
            </w:tcPrChange>
          </w:tcPr>
          <w:p w14:paraId="7F4C939B" w14:textId="123AFA0F" w:rsidR="00B95A03" w:rsidRPr="0087293D" w:rsidDel="007B17DD" w:rsidRDefault="00B95A03" w:rsidP="00B95A03">
            <w:pPr>
              <w:jc w:val="center"/>
              <w:rPr>
                <w:del w:id="129" w:author="Shah Ashay" w:date="2018-04-16T14:15:00Z"/>
                <w:rFonts w:cs="Arial"/>
                <w:sz w:val="20"/>
              </w:rPr>
            </w:pPr>
          </w:p>
        </w:tc>
        <w:tc>
          <w:tcPr>
            <w:tcW w:w="707" w:type="pct"/>
            <w:tcPrChange w:id="130" w:author="Shah Ashay" w:date="2018-04-16T14:15:00Z">
              <w:tcPr>
                <w:tcW w:w="1350" w:type="dxa"/>
              </w:tcPr>
            </w:tcPrChange>
          </w:tcPr>
          <w:p w14:paraId="2220525C" w14:textId="7B97DACD" w:rsidR="00B95A03" w:rsidRPr="0087293D" w:rsidDel="007B17DD" w:rsidRDefault="00B95A03" w:rsidP="00B95A03">
            <w:pPr>
              <w:jc w:val="center"/>
              <w:rPr>
                <w:del w:id="131" w:author="Shah Ashay" w:date="2018-04-16T14:15:00Z"/>
                <w:rFonts w:cs="Arial"/>
                <w:sz w:val="20"/>
              </w:rPr>
            </w:pPr>
          </w:p>
        </w:tc>
      </w:tr>
      <w:tr w:rsidR="00B95A03" w:rsidRPr="0087293D" w:rsidDel="007B17DD" w14:paraId="0BAA376A" w14:textId="38775FFD" w:rsidTr="2D40DFBD">
        <w:trPr>
          <w:cantSplit/>
          <w:trPrChange w:id="132" w:author="Shah Ashay" w:date="2018-04-16T14:15:00Z">
            <w:trPr>
              <w:gridAfter w:val="0"/>
              <w:cantSplit/>
            </w:trPr>
          </w:trPrChange>
        </w:trPr>
        <w:tc>
          <w:tcPr>
            <w:tcW w:w="611" w:type="pct"/>
            <w:tcPrChange w:id="133" w:author="Shah Ashay" w:date="2018-04-16T14:15:00Z">
              <w:tcPr>
                <w:tcW w:w="1165" w:type="dxa"/>
              </w:tcPr>
            </w:tcPrChange>
          </w:tcPr>
          <w:p w14:paraId="0BAA3766" w14:textId="0065772F" w:rsidR="00B95A03" w:rsidRPr="0087293D" w:rsidDel="007B17DD" w:rsidRDefault="00B95A03" w:rsidP="00B95A03">
            <w:pPr>
              <w:jc w:val="center"/>
              <w:rPr>
                <w:del w:id="134" w:author="Shah Ashay" w:date="2018-04-16T14:15:00Z"/>
                <w:rFonts w:cs="Arial"/>
                <w:sz w:val="20"/>
              </w:rPr>
            </w:pPr>
            <w:ins w:id="135" w:author="Prakash Atul (Ext)" w:date="2018-03-27T15:45:00Z">
              <w:del w:id="136" w:author="Shah Ashay" w:date="2018-04-16T14:15:00Z">
                <w:r w:rsidRPr="0087293D" w:rsidDel="007B17DD">
                  <w:rPr>
                    <w:rFonts w:cs="Arial"/>
                    <w:sz w:val="20"/>
                  </w:rPr>
                  <w:delText>1.3</w:delText>
                </w:r>
              </w:del>
            </w:ins>
          </w:p>
        </w:tc>
        <w:tc>
          <w:tcPr>
            <w:tcW w:w="897" w:type="pct"/>
            <w:tcPrChange w:id="137" w:author="Shah Ashay" w:date="2018-04-16T14:15:00Z">
              <w:tcPr>
                <w:tcW w:w="1710" w:type="dxa"/>
              </w:tcPr>
            </w:tcPrChange>
          </w:tcPr>
          <w:p w14:paraId="0BAA3767" w14:textId="5ECE4180" w:rsidR="00B95A03" w:rsidRPr="0087293D" w:rsidDel="007B17DD" w:rsidRDefault="00B95A03" w:rsidP="00B95A03">
            <w:pPr>
              <w:jc w:val="center"/>
              <w:rPr>
                <w:del w:id="138" w:author="Shah Ashay" w:date="2018-04-16T14:15:00Z"/>
                <w:rFonts w:cs="Arial"/>
                <w:sz w:val="20"/>
              </w:rPr>
            </w:pPr>
            <w:ins w:id="139" w:author="Prakash Atul (Ext)" w:date="2018-03-27T15:45:00Z">
              <w:del w:id="140" w:author="Shah Ashay" w:date="2018-04-16T14:15:00Z">
                <w:r w:rsidRPr="0087293D" w:rsidDel="007B17DD">
                  <w:rPr>
                    <w:rFonts w:cs="Arial"/>
                    <w:sz w:val="20"/>
                  </w:rPr>
                  <w:delText>27-Mar-2018</w:delText>
                </w:r>
              </w:del>
            </w:ins>
          </w:p>
        </w:tc>
        <w:tc>
          <w:tcPr>
            <w:tcW w:w="1557" w:type="pct"/>
            <w:tcPrChange w:id="141" w:author="Shah Ashay" w:date="2018-04-16T14:15:00Z">
              <w:tcPr>
                <w:tcW w:w="2970" w:type="dxa"/>
              </w:tcPr>
            </w:tcPrChange>
          </w:tcPr>
          <w:p w14:paraId="0BAA3768" w14:textId="6F7E2260" w:rsidR="00B95A03" w:rsidRPr="0087293D" w:rsidDel="007B17DD" w:rsidRDefault="00B95A03" w:rsidP="00B95A03">
            <w:pPr>
              <w:pStyle w:val="Header"/>
              <w:tabs>
                <w:tab w:val="clear" w:pos="4320"/>
                <w:tab w:val="clear" w:pos="8640"/>
              </w:tabs>
              <w:rPr>
                <w:del w:id="142" w:author="Shah Ashay" w:date="2018-04-16T14:15:00Z"/>
                <w:rFonts w:cs="Arial"/>
                <w:sz w:val="20"/>
              </w:rPr>
            </w:pPr>
            <w:ins w:id="143" w:author="Prakash Atul (Ext)" w:date="2018-03-27T15:46:00Z">
              <w:del w:id="144" w:author="Shah Ashay" w:date="2018-04-16T14:15:00Z">
                <w:r w:rsidRPr="0087293D" w:rsidDel="007B17DD">
                  <w:rPr>
                    <w:rFonts w:cs="Arial"/>
                    <w:sz w:val="20"/>
                  </w:rPr>
                  <w:delText>Updated as per EC 11.2</w:delText>
                </w:r>
              </w:del>
            </w:ins>
          </w:p>
        </w:tc>
        <w:tc>
          <w:tcPr>
            <w:tcW w:w="614" w:type="pct"/>
            <w:tcPrChange w:id="145" w:author="Shah Ashay" w:date="2018-04-16T14:15:00Z">
              <w:tcPr>
                <w:tcW w:w="1170" w:type="dxa"/>
                <w:gridSpan w:val="2"/>
              </w:tcPr>
            </w:tcPrChange>
          </w:tcPr>
          <w:p w14:paraId="0BAA3769" w14:textId="0725F013" w:rsidR="00B95A03" w:rsidRPr="0087293D" w:rsidDel="007B17DD" w:rsidRDefault="00B95A03" w:rsidP="00B95A03">
            <w:pPr>
              <w:jc w:val="center"/>
              <w:rPr>
                <w:del w:id="146" w:author="Shah Ashay" w:date="2018-04-16T14:15:00Z"/>
                <w:rFonts w:cs="Arial"/>
                <w:sz w:val="20"/>
              </w:rPr>
            </w:pPr>
            <w:ins w:id="147" w:author="Prakash Atul (Ext)" w:date="2018-03-27T15:46:00Z">
              <w:del w:id="148" w:author="Shah Ashay" w:date="2018-04-16T14:15:00Z">
                <w:r w:rsidRPr="0087293D" w:rsidDel="007B17DD">
                  <w:rPr>
                    <w:rFonts w:cs="Arial"/>
                    <w:sz w:val="20"/>
                  </w:rPr>
                  <w:delText>Tieto</w:delText>
                </w:r>
              </w:del>
            </w:ins>
          </w:p>
        </w:tc>
        <w:tc>
          <w:tcPr>
            <w:tcW w:w="614" w:type="pct"/>
            <w:tcPrChange w:id="149" w:author="Shah Ashay" w:date="2018-04-16T14:15:00Z">
              <w:tcPr>
                <w:tcW w:w="1170" w:type="dxa"/>
              </w:tcPr>
            </w:tcPrChange>
          </w:tcPr>
          <w:p w14:paraId="027A5A19" w14:textId="5577BF26" w:rsidR="00B95A03" w:rsidRPr="0087293D" w:rsidDel="007B17DD" w:rsidRDefault="00B95A03" w:rsidP="00B95A03">
            <w:pPr>
              <w:jc w:val="center"/>
              <w:rPr>
                <w:del w:id="150" w:author="Shah Ashay" w:date="2018-04-16T14:15:00Z"/>
                <w:rFonts w:cs="Arial"/>
                <w:sz w:val="20"/>
              </w:rPr>
            </w:pPr>
          </w:p>
        </w:tc>
        <w:tc>
          <w:tcPr>
            <w:tcW w:w="707" w:type="pct"/>
            <w:tcPrChange w:id="151" w:author="Shah Ashay" w:date="2018-04-16T14:15:00Z">
              <w:tcPr>
                <w:tcW w:w="1350" w:type="dxa"/>
              </w:tcPr>
            </w:tcPrChange>
          </w:tcPr>
          <w:p w14:paraId="38883292" w14:textId="6DED021F" w:rsidR="00B95A03" w:rsidRPr="0087293D" w:rsidDel="007B17DD" w:rsidRDefault="00B95A03" w:rsidP="00B95A03">
            <w:pPr>
              <w:jc w:val="center"/>
              <w:rPr>
                <w:del w:id="152" w:author="Shah Ashay" w:date="2018-04-16T14:15:00Z"/>
                <w:rFonts w:cs="Arial"/>
                <w:sz w:val="20"/>
              </w:rPr>
            </w:pPr>
          </w:p>
        </w:tc>
      </w:tr>
      <w:tr w:rsidR="00B95A03" w:rsidRPr="0087293D" w:rsidDel="007B17DD" w14:paraId="0BAA376F" w14:textId="7923F054" w:rsidTr="2D40DFBD">
        <w:trPr>
          <w:cantSplit/>
          <w:trPrChange w:id="153" w:author="Shah Ashay" w:date="2018-04-16T14:15:00Z">
            <w:trPr>
              <w:gridAfter w:val="0"/>
              <w:cantSplit/>
            </w:trPr>
          </w:trPrChange>
        </w:trPr>
        <w:tc>
          <w:tcPr>
            <w:tcW w:w="611" w:type="pct"/>
            <w:tcPrChange w:id="154" w:author="Shah Ashay" w:date="2018-04-16T14:15:00Z">
              <w:tcPr>
                <w:tcW w:w="1165" w:type="dxa"/>
              </w:tcPr>
            </w:tcPrChange>
          </w:tcPr>
          <w:p w14:paraId="0BAA376B" w14:textId="5B126FC5" w:rsidR="00B95A03" w:rsidRPr="0087293D" w:rsidDel="007B17DD" w:rsidRDefault="00B95A03" w:rsidP="00B95A03">
            <w:pPr>
              <w:jc w:val="center"/>
              <w:rPr>
                <w:del w:id="155" w:author="Shah Ashay" w:date="2018-04-16T14:15:00Z"/>
                <w:rFonts w:cs="Arial"/>
                <w:sz w:val="20"/>
              </w:rPr>
            </w:pPr>
          </w:p>
        </w:tc>
        <w:tc>
          <w:tcPr>
            <w:tcW w:w="897" w:type="pct"/>
            <w:tcPrChange w:id="156" w:author="Shah Ashay" w:date="2018-04-16T14:15:00Z">
              <w:tcPr>
                <w:tcW w:w="1710" w:type="dxa"/>
              </w:tcPr>
            </w:tcPrChange>
          </w:tcPr>
          <w:p w14:paraId="0BAA376C" w14:textId="6D56CB94" w:rsidR="00B95A03" w:rsidRPr="0087293D" w:rsidDel="007B17DD" w:rsidRDefault="00B95A03" w:rsidP="00B95A03">
            <w:pPr>
              <w:jc w:val="center"/>
              <w:rPr>
                <w:del w:id="157" w:author="Shah Ashay" w:date="2018-04-16T14:15:00Z"/>
                <w:rFonts w:cs="Arial"/>
                <w:sz w:val="20"/>
              </w:rPr>
            </w:pPr>
          </w:p>
        </w:tc>
        <w:tc>
          <w:tcPr>
            <w:tcW w:w="1557" w:type="pct"/>
            <w:tcPrChange w:id="158" w:author="Shah Ashay" w:date="2018-04-16T14:15:00Z">
              <w:tcPr>
                <w:tcW w:w="2970" w:type="dxa"/>
              </w:tcPr>
            </w:tcPrChange>
          </w:tcPr>
          <w:p w14:paraId="0BAA376D" w14:textId="35CCE600" w:rsidR="00B95A03" w:rsidRPr="0087293D" w:rsidDel="007B17DD" w:rsidRDefault="00B95A03" w:rsidP="00B95A03">
            <w:pPr>
              <w:pStyle w:val="Header"/>
              <w:tabs>
                <w:tab w:val="clear" w:pos="4320"/>
                <w:tab w:val="clear" w:pos="8640"/>
              </w:tabs>
              <w:rPr>
                <w:del w:id="159" w:author="Shah Ashay" w:date="2018-04-16T14:15:00Z"/>
                <w:rFonts w:cs="Arial"/>
                <w:sz w:val="20"/>
              </w:rPr>
            </w:pPr>
          </w:p>
        </w:tc>
        <w:tc>
          <w:tcPr>
            <w:tcW w:w="614" w:type="pct"/>
            <w:tcPrChange w:id="160" w:author="Shah Ashay" w:date="2018-04-16T14:15:00Z">
              <w:tcPr>
                <w:tcW w:w="1170" w:type="dxa"/>
                <w:gridSpan w:val="2"/>
              </w:tcPr>
            </w:tcPrChange>
          </w:tcPr>
          <w:p w14:paraId="0BAA376E" w14:textId="10A063F2" w:rsidR="00B95A03" w:rsidRPr="0087293D" w:rsidDel="007B17DD" w:rsidRDefault="00B95A03" w:rsidP="00B95A03">
            <w:pPr>
              <w:jc w:val="center"/>
              <w:rPr>
                <w:del w:id="161" w:author="Shah Ashay" w:date="2018-04-16T14:15:00Z"/>
                <w:rFonts w:cs="Arial"/>
                <w:sz w:val="20"/>
              </w:rPr>
            </w:pPr>
          </w:p>
        </w:tc>
        <w:tc>
          <w:tcPr>
            <w:tcW w:w="614" w:type="pct"/>
            <w:tcPrChange w:id="162" w:author="Shah Ashay" w:date="2018-04-16T14:15:00Z">
              <w:tcPr>
                <w:tcW w:w="1170" w:type="dxa"/>
              </w:tcPr>
            </w:tcPrChange>
          </w:tcPr>
          <w:p w14:paraId="4BC707ED" w14:textId="7426FB80" w:rsidR="00B95A03" w:rsidRPr="0087293D" w:rsidDel="007B17DD" w:rsidRDefault="00B95A03" w:rsidP="00B95A03">
            <w:pPr>
              <w:jc w:val="center"/>
              <w:rPr>
                <w:del w:id="163" w:author="Shah Ashay" w:date="2018-04-16T14:15:00Z"/>
                <w:rFonts w:cs="Arial"/>
                <w:sz w:val="20"/>
              </w:rPr>
            </w:pPr>
          </w:p>
        </w:tc>
        <w:tc>
          <w:tcPr>
            <w:tcW w:w="707" w:type="pct"/>
            <w:tcPrChange w:id="164" w:author="Shah Ashay" w:date="2018-04-16T14:15:00Z">
              <w:tcPr>
                <w:tcW w:w="1350" w:type="dxa"/>
              </w:tcPr>
            </w:tcPrChange>
          </w:tcPr>
          <w:p w14:paraId="5CF39564" w14:textId="168B4D5F" w:rsidR="00B95A03" w:rsidRPr="0087293D" w:rsidDel="007B17DD" w:rsidRDefault="00B95A03" w:rsidP="00B95A03">
            <w:pPr>
              <w:jc w:val="center"/>
              <w:rPr>
                <w:del w:id="165" w:author="Shah Ashay" w:date="2018-04-16T14:15:00Z"/>
                <w:rFonts w:cs="Arial"/>
                <w:sz w:val="20"/>
              </w:rPr>
            </w:pPr>
          </w:p>
        </w:tc>
      </w:tr>
    </w:tbl>
    <w:p w14:paraId="0BAA3770" w14:textId="77777777" w:rsidR="00AD190F" w:rsidRPr="0087293D" w:rsidRDefault="00AD190F">
      <w:pPr>
        <w:rPr>
          <w:rFonts w:cs="Arial"/>
        </w:rPr>
        <w:sectPr w:rsidR="00AD190F" w:rsidRPr="0087293D">
          <w:headerReference w:type="default" r:id="rId12"/>
          <w:footerReference w:type="default" r:id="rId13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87293D" w:rsidRDefault="004D61A0">
      <w:pPr>
        <w:jc w:val="center"/>
        <w:rPr>
          <w:rFonts w:cs="Arial"/>
          <w:b/>
          <w:color w:val="3399FF"/>
          <w:sz w:val="28"/>
        </w:rPr>
      </w:pPr>
      <w:r w:rsidRPr="0087293D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87293D" w:rsidRDefault="004D61A0">
      <w:pPr>
        <w:rPr>
          <w:rFonts w:cs="Arial"/>
        </w:rPr>
      </w:pPr>
    </w:p>
    <w:p w14:paraId="26472EB3" w14:textId="7C437C30" w:rsidR="000F538F" w:rsidRPr="007B17DD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EE25E0">
        <w:rPr>
          <w:rFonts w:ascii="Arial" w:hAnsi="Arial" w:cs="Arial"/>
        </w:rPr>
        <w:fldChar w:fldCharType="begin"/>
      </w:r>
      <w:r w:rsidR="004D61A0" w:rsidRPr="0087293D">
        <w:rPr>
          <w:rFonts w:ascii="Arial" w:hAnsi="Arial" w:cs="Arial"/>
        </w:rPr>
        <w:instrText xml:space="preserve"> TOC \o "1-2" \h \z </w:instrText>
      </w:r>
      <w:r w:rsidRPr="00FB7BAC">
        <w:rPr>
          <w:rFonts w:ascii="Arial" w:hAnsi="Arial" w:cs="Arial"/>
        </w:rPr>
        <w:fldChar w:fldCharType="separate"/>
      </w:r>
      <w:r w:rsidR="003F48DC" w:rsidRPr="007B17DD">
        <w:fldChar w:fldCharType="begin"/>
      </w:r>
      <w:r w:rsidR="003F48DC" w:rsidRPr="007B17DD">
        <w:instrText xml:space="preserve"> HYPERLINK \l "_Toc495837833" </w:instrText>
      </w:r>
      <w:r w:rsidR="003F48DC" w:rsidRPr="007B17DD">
        <w:rPr>
          <w:noProof/>
        </w:rPr>
        <w:fldChar w:fldCharType="separate"/>
      </w:r>
      <w:r w:rsidR="000F538F" w:rsidRPr="007B17DD">
        <w:rPr>
          <w:rStyle w:val="Hyperlink"/>
          <w:rFonts w:ascii="Arial" w:hAnsi="Arial" w:cs="Arial"/>
          <w:noProof/>
          <w:rPrChange w:id="171" w:author="Shah Ashay" w:date="2018-04-16T14:16:00Z">
            <w:rPr>
              <w:rStyle w:val="Hyperlink"/>
              <w:noProof/>
            </w:rPr>
          </w:rPrChange>
        </w:rPr>
        <w:t>1.</w:t>
      </w:r>
      <w:r w:rsidR="000F538F" w:rsidRPr="007B17DD">
        <w:rPr>
          <w:rFonts w:ascii="Arial" w:hAnsi="Arial" w:cs="Arial"/>
          <w:noProof/>
          <w:szCs w:val="28"/>
          <w:lang w:bidi="th-TH"/>
          <w:rPrChange w:id="172" w:author="Shah Ashay" w:date="2018-04-16T14:16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0F538F" w:rsidRPr="007B17DD">
        <w:rPr>
          <w:rStyle w:val="Hyperlink"/>
          <w:rFonts w:ascii="Arial" w:hAnsi="Arial" w:cs="Arial"/>
          <w:noProof/>
          <w:rPrChange w:id="173" w:author="Shah Ashay" w:date="2018-04-16T14:16:00Z">
            <w:rPr>
              <w:rStyle w:val="Hyperlink"/>
              <w:noProof/>
            </w:rPr>
          </w:rPrChange>
        </w:rPr>
        <w:t>Use Case Information</w:t>
      </w:r>
      <w:r w:rsidR="000F538F" w:rsidRPr="007B17DD">
        <w:rPr>
          <w:noProof/>
          <w:webHidden/>
        </w:rPr>
        <w:tab/>
      </w:r>
      <w:r w:rsidR="000F538F" w:rsidRPr="007B17DD">
        <w:rPr>
          <w:noProof/>
          <w:webHidden/>
        </w:rPr>
        <w:fldChar w:fldCharType="begin"/>
      </w:r>
      <w:r w:rsidR="000F538F" w:rsidRPr="007B17DD">
        <w:rPr>
          <w:noProof/>
          <w:webHidden/>
        </w:rPr>
        <w:instrText xml:space="preserve"> PAGEREF _Toc495837833 \h </w:instrText>
      </w:r>
      <w:r w:rsidR="000F538F" w:rsidRPr="007B17DD">
        <w:rPr>
          <w:noProof/>
          <w:webHidden/>
        </w:rPr>
      </w:r>
      <w:r w:rsidR="000F538F" w:rsidRPr="007B17DD">
        <w:rPr>
          <w:noProof/>
          <w:webHidden/>
        </w:rPr>
        <w:fldChar w:fldCharType="separate"/>
      </w:r>
      <w:r w:rsidR="000F538F" w:rsidRPr="007B17DD">
        <w:rPr>
          <w:noProof/>
          <w:webHidden/>
        </w:rPr>
        <w:t>3</w:t>
      </w:r>
      <w:r w:rsidR="000F538F" w:rsidRPr="007B17DD">
        <w:rPr>
          <w:noProof/>
          <w:webHidden/>
        </w:rPr>
        <w:fldChar w:fldCharType="end"/>
      </w:r>
      <w:r w:rsidR="003F48DC" w:rsidRPr="007B17DD">
        <w:rPr>
          <w:noProof/>
        </w:rPr>
        <w:fldChar w:fldCharType="end"/>
      </w:r>
    </w:p>
    <w:p w14:paraId="13D75682" w14:textId="44598F30" w:rsidR="000F538F" w:rsidRPr="007B17DD" w:rsidRDefault="003F48DC">
      <w:pPr>
        <w:pStyle w:val="TOC1"/>
        <w:rPr>
          <w:rFonts w:cstheme="minorBidi"/>
          <w:noProof/>
          <w:szCs w:val="28"/>
          <w:lang w:bidi="th-TH"/>
        </w:rPr>
      </w:pPr>
      <w:r w:rsidRPr="007B17DD">
        <w:fldChar w:fldCharType="begin"/>
      </w:r>
      <w:r w:rsidRPr="007B17DD">
        <w:instrText xml:space="preserve"> HYPERLINK \l "_Toc495837834" </w:instrText>
      </w:r>
      <w:r w:rsidRPr="007B17DD">
        <w:rPr>
          <w:noProof/>
        </w:rPr>
        <w:fldChar w:fldCharType="separate"/>
      </w:r>
      <w:r w:rsidR="000F538F" w:rsidRPr="007B17DD">
        <w:rPr>
          <w:rStyle w:val="Hyperlink"/>
          <w:rFonts w:ascii="Arial" w:hAnsi="Arial" w:cs="Arial"/>
          <w:noProof/>
          <w:rPrChange w:id="174" w:author="Shah Ashay" w:date="2018-04-16T14:16:00Z">
            <w:rPr>
              <w:rStyle w:val="Hyperlink"/>
              <w:noProof/>
            </w:rPr>
          </w:rPrChange>
        </w:rPr>
        <w:t>2.</w:t>
      </w:r>
      <w:r w:rsidR="000F538F" w:rsidRPr="007B17DD">
        <w:rPr>
          <w:rFonts w:ascii="Arial" w:hAnsi="Arial" w:cs="Arial"/>
          <w:noProof/>
          <w:szCs w:val="28"/>
          <w:lang w:bidi="th-TH"/>
          <w:rPrChange w:id="175" w:author="Shah Ashay" w:date="2018-04-16T14:16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0F538F" w:rsidRPr="007B17DD">
        <w:rPr>
          <w:rStyle w:val="Hyperlink"/>
          <w:rFonts w:ascii="Arial" w:hAnsi="Arial" w:cs="Arial"/>
          <w:noProof/>
          <w:rPrChange w:id="176" w:author="Shah Ashay" w:date="2018-04-16T14:16:00Z">
            <w:rPr>
              <w:rStyle w:val="Hyperlink"/>
              <w:noProof/>
            </w:rPr>
          </w:rPrChange>
        </w:rPr>
        <w:t>Primary Flow: EC_</w:t>
      </w:r>
      <w:del w:id="177" w:author="Shah Ashay" w:date="2018-04-16T14:17:00Z">
        <w:r w:rsidR="000F538F" w:rsidRPr="007B17DD" w:rsidDel="007B17DD">
          <w:rPr>
            <w:rStyle w:val="Hyperlink"/>
            <w:rFonts w:ascii="Arial" w:hAnsi="Arial" w:cs="Arial"/>
            <w:noProof/>
            <w:rPrChange w:id="178" w:author="Shah Ashay" w:date="2018-04-16T14:16:00Z">
              <w:rPr>
                <w:rStyle w:val="Hyperlink"/>
                <w:noProof/>
              </w:rPr>
            </w:rPrChange>
          </w:rPr>
          <w:delText>09_3</w:delText>
        </w:r>
      </w:del>
      <w:ins w:id="179" w:author="Shah Ashay" w:date="2018-04-16T14:17:00Z">
        <w:r w:rsidR="007B17DD">
          <w:rPr>
            <w:rStyle w:val="Hyperlink"/>
            <w:rFonts w:ascii="Arial" w:hAnsi="Arial" w:cs="Arial"/>
            <w:noProof/>
          </w:rPr>
          <w:t>11_2</w:t>
        </w:r>
      </w:ins>
      <w:r w:rsidR="000F538F" w:rsidRPr="007B17DD">
        <w:rPr>
          <w:rStyle w:val="Hyperlink"/>
          <w:rFonts w:ascii="Arial" w:hAnsi="Arial" w:cs="Arial"/>
          <w:noProof/>
          <w:rPrChange w:id="180" w:author="Shah Ashay" w:date="2018-04-16T14:16:00Z">
            <w:rPr>
              <w:rStyle w:val="Hyperlink"/>
              <w:noProof/>
            </w:rPr>
          </w:rPrChange>
        </w:rPr>
        <w:t>_BKK_UC02_Water Injection Well Daily Data  Trigger:  User needs to enter daily water injection well data</w:t>
      </w:r>
      <w:r w:rsidR="000F538F" w:rsidRPr="007B17DD">
        <w:rPr>
          <w:noProof/>
          <w:webHidden/>
        </w:rPr>
        <w:tab/>
      </w:r>
      <w:r w:rsidR="000F538F" w:rsidRPr="007B17DD">
        <w:rPr>
          <w:noProof/>
          <w:webHidden/>
        </w:rPr>
        <w:fldChar w:fldCharType="begin"/>
      </w:r>
      <w:r w:rsidR="000F538F" w:rsidRPr="007B17DD">
        <w:rPr>
          <w:noProof/>
          <w:webHidden/>
        </w:rPr>
        <w:instrText xml:space="preserve"> PAGEREF _Toc495837834 \h </w:instrText>
      </w:r>
      <w:r w:rsidR="000F538F" w:rsidRPr="007B17DD">
        <w:rPr>
          <w:noProof/>
          <w:webHidden/>
        </w:rPr>
      </w:r>
      <w:r w:rsidR="000F538F" w:rsidRPr="007B17DD">
        <w:rPr>
          <w:noProof/>
          <w:webHidden/>
        </w:rPr>
        <w:fldChar w:fldCharType="separate"/>
      </w:r>
      <w:r w:rsidR="000F538F" w:rsidRPr="007B17DD">
        <w:rPr>
          <w:noProof/>
          <w:webHidden/>
        </w:rPr>
        <w:t>4</w:t>
      </w:r>
      <w:r w:rsidR="000F538F" w:rsidRPr="007B17DD">
        <w:rPr>
          <w:noProof/>
          <w:webHidden/>
        </w:rPr>
        <w:fldChar w:fldCharType="end"/>
      </w:r>
      <w:r w:rsidRPr="007B17DD">
        <w:rPr>
          <w:noProof/>
        </w:rPr>
        <w:fldChar w:fldCharType="end"/>
      </w:r>
    </w:p>
    <w:p w14:paraId="471E65A9" w14:textId="23703819" w:rsidR="000F538F" w:rsidRPr="007B17DD" w:rsidRDefault="003F48DC">
      <w:pPr>
        <w:pStyle w:val="TOC1"/>
        <w:rPr>
          <w:rFonts w:cstheme="minorBidi"/>
          <w:noProof/>
          <w:szCs w:val="28"/>
          <w:lang w:bidi="th-TH"/>
        </w:rPr>
      </w:pPr>
      <w:r w:rsidRPr="007B17DD">
        <w:fldChar w:fldCharType="begin"/>
      </w:r>
      <w:r w:rsidRPr="007B17DD">
        <w:instrText xml:space="preserve"> HYPERLINK \l "_Toc495837835" </w:instrText>
      </w:r>
      <w:r w:rsidRPr="007B17DD">
        <w:rPr>
          <w:noProof/>
        </w:rPr>
        <w:fldChar w:fldCharType="separate"/>
      </w:r>
      <w:r w:rsidR="000F538F" w:rsidRPr="007B17DD">
        <w:rPr>
          <w:rStyle w:val="Hyperlink"/>
          <w:rFonts w:ascii="Arial" w:hAnsi="Arial" w:cs="Arial"/>
          <w:noProof/>
          <w:rPrChange w:id="181" w:author="Shah Ashay" w:date="2018-04-16T14:16:00Z">
            <w:rPr>
              <w:rStyle w:val="Hyperlink"/>
              <w:noProof/>
            </w:rPr>
          </w:rPrChange>
        </w:rPr>
        <w:t>3.</w:t>
      </w:r>
      <w:r w:rsidR="000F538F" w:rsidRPr="007B17DD">
        <w:rPr>
          <w:rFonts w:ascii="Arial" w:hAnsi="Arial" w:cs="Arial"/>
          <w:noProof/>
          <w:szCs w:val="28"/>
          <w:lang w:bidi="th-TH"/>
          <w:rPrChange w:id="182" w:author="Shah Ashay" w:date="2018-04-16T14:16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0F538F" w:rsidRPr="007B17DD">
        <w:rPr>
          <w:rStyle w:val="Hyperlink"/>
          <w:rFonts w:ascii="Arial" w:hAnsi="Arial" w:cs="Arial"/>
          <w:noProof/>
          <w:rPrChange w:id="183" w:author="Shah Ashay" w:date="2018-04-16T14:16:00Z">
            <w:rPr>
              <w:rStyle w:val="Hyperlink"/>
              <w:noProof/>
            </w:rPr>
          </w:rPrChange>
        </w:rPr>
        <w:t>Alternatives</w:t>
      </w:r>
      <w:r w:rsidR="000F538F" w:rsidRPr="007B17DD">
        <w:rPr>
          <w:noProof/>
          <w:webHidden/>
        </w:rPr>
        <w:tab/>
      </w:r>
      <w:r w:rsidR="000F538F" w:rsidRPr="007B17DD">
        <w:rPr>
          <w:noProof/>
          <w:webHidden/>
        </w:rPr>
        <w:fldChar w:fldCharType="begin"/>
      </w:r>
      <w:r w:rsidR="000F538F" w:rsidRPr="007B17DD">
        <w:rPr>
          <w:noProof/>
          <w:webHidden/>
        </w:rPr>
        <w:instrText xml:space="preserve"> PAGEREF _Toc495837835 \h </w:instrText>
      </w:r>
      <w:r w:rsidR="000F538F" w:rsidRPr="007B17DD">
        <w:rPr>
          <w:noProof/>
          <w:webHidden/>
        </w:rPr>
      </w:r>
      <w:r w:rsidR="000F538F" w:rsidRPr="007B17DD">
        <w:rPr>
          <w:noProof/>
          <w:webHidden/>
        </w:rPr>
        <w:fldChar w:fldCharType="separate"/>
      </w:r>
      <w:r w:rsidR="000F538F" w:rsidRPr="007B17DD">
        <w:rPr>
          <w:noProof/>
          <w:webHidden/>
        </w:rPr>
        <w:t>5</w:t>
      </w:r>
      <w:r w:rsidR="000F538F" w:rsidRPr="007B17DD">
        <w:rPr>
          <w:noProof/>
          <w:webHidden/>
        </w:rPr>
        <w:fldChar w:fldCharType="end"/>
      </w:r>
      <w:r w:rsidRPr="007B17DD">
        <w:rPr>
          <w:noProof/>
        </w:rPr>
        <w:fldChar w:fldCharType="end"/>
      </w:r>
    </w:p>
    <w:p w14:paraId="742ED337" w14:textId="232ED13D" w:rsidR="000F538F" w:rsidRPr="007B17DD" w:rsidRDefault="00BC249C" w:rsidP="00692CD0">
      <w:pPr>
        <w:pStyle w:val="TOC2"/>
        <w:rPr>
          <w:rFonts w:eastAsiaTheme="minorEastAsia" w:cstheme="minorBidi"/>
          <w:szCs w:val="28"/>
          <w:lang w:bidi="th-TH"/>
        </w:rPr>
      </w:pPr>
      <w:r w:rsidRPr="007B17DD">
        <w:fldChar w:fldCharType="begin"/>
      </w:r>
      <w:r w:rsidRPr="007B17DD">
        <w:instrText xml:space="preserve"> HYPERLINK \l "_Toc495837836" </w:instrText>
      </w:r>
      <w:r w:rsidRPr="007B17DD">
        <w:fldChar w:fldCharType="separate"/>
      </w:r>
      <w:r w:rsidR="000F538F" w:rsidRPr="007B17DD">
        <w:rPr>
          <w:rStyle w:val="Hyperlink"/>
          <w:rFonts w:ascii="Arial" w:hAnsi="Arial" w:cs="Arial"/>
          <w:rPrChange w:id="184" w:author="Shah Ashay" w:date="2018-04-16T14:16:00Z">
            <w:rPr>
              <w:rStyle w:val="Hyperlink"/>
            </w:rPr>
          </w:rPrChange>
        </w:rPr>
        <w:t>3.1</w:t>
      </w:r>
      <w:r w:rsidR="000F538F" w:rsidRPr="007B17DD">
        <w:rPr>
          <w:rFonts w:ascii="Arial" w:eastAsiaTheme="minorEastAsia" w:hAnsi="Arial" w:cs="Arial"/>
          <w:szCs w:val="28"/>
          <w:lang w:bidi="th-TH"/>
          <w:rPrChange w:id="185" w:author="Shah Ashay" w:date="2018-04-16T14:16:00Z">
            <w:rPr>
              <w:rFonts w:eastAsiaTheme="minorEastAsia"/>
              <w:szCs w:val="28"/>
              <w:lang w:bidi="th-TH"/>
            </w:rPr>
          </w:rPrChange>
        </w:rPr>
        <w:tab/>
      </w:r>
      <w:r w:rsidR="000F538F" w:rsidRPr="007B17DD">
        <w:rPr>
          <w:rStyle w:val="Hyperlink"/>
          <w:rFonts w:ascii="Arial" w:hAnsi="Arial" w:cs="Arial"/>
          <w:rPrChange w:id="186" w:author="Shah Ashay" w:date="2018-04-16T14:16:00Z">
            <w:rPr>
              <w:rStyle w:val="Hyperlink"/>
            </w:rPr>
          </w:rPrChange>
        </w:rPr>
        <w:t>Alternate Flow A1: Modify Water Injection Well Daily Data</w:t>
      </w:r>
      <w:r w:rsidR="000F538F" w:rsidRPr="007B17DD">
        <w:rPr>
          <w:webHidden/>
        </w:rPr>
        <w:tab/>
      </w:r>
      <w:r w:rsidR="000F538F" w:rsidRPr="007B17DD">
        <w:rPr>
          <w:webHidden/>
        </w:rPr>
        <w:fldChar w:fldCharType="begin"/>
      </w:r>
      <w:r w:rsidR="000F538F" w:rsidRPr="007B17DD">
        <w:rPr>
          <w:webHidden/>
        </w:rPr>
        <w:instrText xml:space="preserve"> PAGEREF _Toc495837836 \h </w:instrText>
      </w:r>
      <w:r w:rsidR="000F538F" w:rsidRPr="007B17DD">
        <w:rPr>
          <w:webHidden/>
        </w:rPr>
      </w:r>
      <w:r w:rsidR="000F538F" w:rsidRPr="007B17DD">
        <w:rPr>
          <w:webHidden/>
        </w:rPr>
        <w:fldChar w:fldCharType="separate"/>
      </w:r>
      <w:r w:rsidR="000F538F" w:rsidRPr="007B17DD">
        <w:rPr>
          <w:webHidden/>
        </w:rPr>
        <w:t>5</w:t>
      </w:r>
      <w:r w:rsidR="000F538F" w:rsidRPr="007B17DD">
        <w:rPr>
          <w:webHidden/>
        </w:rPr>
        <w:fldChar w:fldCharType="end"/>
      </w:r>
      <w:r w:rsidRPr="007B17DD">
        <w:fldChar w:fldCharType="end"/>
      </w:r>
    </w:p>
    <w:p w14:paraId="4369E87B" w14:textId="3C079E9E" w:rsidR="000F538F" w:rsidRPr="007B17DD" w:rsidRDefault="003F48DC">
      <w:pPr>
        <w:pStyle w:val="TOC1"/>
        <w:rPr>
          <w:rFonts w:cstheme="minorBidi"/>
          <w:noProof/>
          <w:szCs w:val="28"/>
          <w:lang w:bidi="th-TH"/>
        </w:rPr>
      </w:pPr>
      <w:r w:rsidRPr="007B17DD">
        <w:fldChar w:fldCharType="begin"/>
      </w:r>
      <w:r w:rsidRPr="007B17DD">
        <w:instrText xml:space="preserve"> HYPERLINK \l "_Toc495837837" </w:instrText>
      </w:r>
      <w:r w:rsidRPr="007B17DD">
        <w:rPr>
          <w:noProof/>
        </w:rPr>
        <w:fldChar w:fldCharType="separate"/>
      </w:r>
      <w:r w:rsidR="000F538F" w:rsidRPr="007B17DD">
        <w:rPr>
          <w:rStyle w:val="Hyperlink"/>
          <w:rFonts w:ascii="Arial" w:hAnsi="Arial" w:cs="Arial"/>
          <w:noProof/>
          <w:rPrChange w:id="187" w:author="Shah Ashay" w:date="2018-04-16T14:17:00Z">
            <w:rPr>
              <w:rStyle w:val="Hyperlink"/>
              <w:noProof/>
            </w:rPr>
          </w:rPrChange>
        </w:rPr>
        <w:t>4.</w:t>
      </w:r>
      <w:r w:rsidR="000F538F" w:rsidRPr="007B17DD">
        <w:rPr>
          <w:rFonts w:ascii="Arial" w:hAnsi="Arial" w:cs="Arial"/>
          <w:noProof/>
          <w:szCs w:val="28"/>
          <w:lang w:bidi="th-TH"/>
          <w:rPrChange w:id="188" w:author="Shah Ashay" w:date="2018-04-16T14:17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0F538F" w:rsidRPr="007B17DD">
        <w:rPr>
          <w:rStyle w:val="Hyperlink"/>
          <w:rFonts w:ascii="Arial" w:hAnsi="Arial" w:cs="Arial"/>
          <w:noProof/>
          <w:rPrChange w:id="189" w:author="Shah Ashay" w:date="2018-04-16T14:17:00Z">
            <w:rPr>
              <w:rStyle w:val="Hyperlink"/>
              <w:noProof/>
            </w:rPr>
          </w:rPrChange>
        </w:rPr>
        <w:t>Exceptions</w:t>
      </w:r>
      <w:r w:rsidR="000F538F" w:rsidRPr="007B17DD">
        <w:rPr>
          <w:noProof/>
          <w:webHidden/>
        </w:rPr>
        <w:tab/>
      </w:r>
      <w:r w:rsidR="000F538F" w:rsidRPr="007B17DD">
        <w:rPr>
          <w:noProof/>
          <w:webHidden/>
        </w:rPr>
        <w:fldChar w:fldCharType="begin"/>
      </w:r>
      <w:r w:rsidR="000F538F" w:rsidRPr="007B17DD">
        <w:rPr>
          <w:noProof/>
          <w:webHidden/>
        </w:rPr>
        <w:instrText xml:space="preserve"> PAGEREF _Toc495837837 \h </w:instrText>
      </w:r>
      <w:r w:rsidR="000F538F" w:rsidRPr="007B17DD">
        <w:rPr>
          <w:noProof/>
          <w:webHidden/>
        </w:rPr>
      </w:r>
      <w:r w:rsidR="000F538F" w:rsidRPr="007B17DD">
        <w:rPr>
          <w:noProof/>
          <w:webHidden/>
        </w:rPr>
        <w:fldChar w:fldCharType="separate"/>
      </w:r>
      <w:r w:rsidR="000F538F" w:rsidRPr="007B17DD">
        <w:rPr>
          <w:noProof/>
          <w:webHidden/>
        </w:rPr>
        <w:t>7</w:t>
      </w:r>
      <w:r w:rsidR="000F538F" w:rsidRPr="007B17DD">
        <w:rPr>
          <w:noProof/>
          <w:webHidden/>
        </w:rPr>
        <w:fldChar w:fldCharType="end"/>
      </w:r>
      <w:r w:rsidRPr="007B17DD">
        <w:rPr>
          <w:noProof/>
        </w:rPr>
        <w:fldChar w:fldCharType="end"/>
      </w:r>
    </w:p>
    <w:p w14:paraId="51088821" w14:textId="48A1938E" w:rsidR="000F538F" w:rsidRPr="007B17DD" w:rsidRDefault="003F48DC" w:rsidP="00692CD0">
      <w:pPr>
        <w:pStyle w:val="TOC2"/>
        <w:rPr>
          <w:rFonts w:eastAsiaTheme="minorEastAsia" w:cstheme="minorBidi"/>
          <w:szCs w:val="28"/>
          <w:lang w:bidi="th-TH"/>
        </w:rPr>
      </w:pPr>
      <w:r w:rsidRPr="007B17DD">
        <w:fldChar w:fldCharType="begin"/>
      </w:r>
      <w:r w:rsidRPr="007B17DD">
        <w:instrText xml:space="preserve"> HYPERLINK \l "_Toc495837838" </w:instrText>
      </w:r>
      <w:r w:rsidRPr="007B17DD">
        <w:fldChar w:fldCharType="separate"/>
      </w:r>
      <w:r w:rsidR="000F538F" w:rsidRPr="007B17DD">
        <w:rPr>
          <w:rStyle w:val="Hyperlink"/>
          <w:rFonts w:ascii="Arial" w:hAnsi="Arial" w:cs="Arial"/>
          <w:rPrChange w:id="190" w:author="Shah Ashay" w:date="2018-04-16T14:17:00Z">
            <w:rPr>
              <w:rStyle w:val="Hyperlink"/>
            </w:rPr>
          </w:rPrChange>
        </w:rPr>
        <w:t>4.1</w:t>
      </w:r>
      <w:r w:rsidR="000F538F" w:rsidRPr="007B17DD">
        <w:rPr>
          <w:rFonts w:ascii="Arial" w:eastAsiaTheme="minorEastAsia" w:hAnsi="Arial" w:cs="Arial"/>
          <w:szCs w:val="28"/>
          <w:lang w:bidi="th-TH"/>
          <w:rPrChange w:id="191" w:author="Shah Ashay" w:date="2018-04-16T14:17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0F538F" w:rsidRPr="007B17DD">
        <w:rPr>
          <w:rStyle w:val="Hyperlink"/>
          <w:rFonts w:ascii="Arial" w:hAnsi="Arial" w:cs="Arial"/>
          <w:rPrChange w:id="192" w:author="Shah Ashay" w:date="2018-04-16T14:17:00Z">
            <w:rPr>
              <w:rStyle w:val="Hyperlink"/>
            </w:rPr>
          </w:rPrChange>
        </w:rPr>
        <w:t>List of Common Issues/Errors</w:t>
      </w:r>
      <w:r w:rsidR="000F538F" w:rsidRPr="007B17DD">
        <w:rPr>
          <w:webHidden/>
        </w:rPr>
        <w:tab/>
      </w:r>
      <w:r w:rsidR="000F538F" w:rsidRPr="007B17DD">
        <w:rPr>
          <w:webHidden/>
        </w:rPr>
        <w:fldChar w:fldCharType="begin"/>
      </w:r>
      <w:r w:rsidR="000F538F" w:rsidRPr="007B17DD">
        <w:rPr>
          <w:webHidden/>
        </w:rPr>
        <w:instrText xml:space="preserve"> PAGEREF _Toc495837838 \h </w:instrText>
      </w:r>
      <w:r w:rsidR="000F538F" w:rsidRPr="007B17DD">
        <w:rPr>
          <w:webHidden/>
        </w:rPr>
      </w:r>
      <w:r w:rsidR="000F538F" w:rsidRPr="007B17DD">
        <w:rPr>
          <w:webHidden/>
        </w:rPr>
        <w:fldChar w:fldCharType="separate"/>
      </w:r>
      <w:r w:rsidR="000F538F" w:rsidRPr="007B17DD">
        <w:rPr>
          <w:webHidden/>
        </w:rPr>
        <w:t>7</w:t>
      </w:r>
      <w:r w:rsidR="000F538F" w:rsidRPr="007B17DD">
        <w:rPr>
          <w:webHidden/>
        </w:rPr>
        <w:fldChar w:fldCharType="end"/>
      </w:r>
      <w:r w:rsidRPr="007B17DD">
        <w:fldChar w:fldCharType="end"/>
      </w:r>
    </w:p>
    <w:p w14:paraId="0BAA3779" w14:textId="52446E45" w:rsidR="004D61A0" w:rsidRPr="0087293D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87293D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EE25E0">
        <w:rPr>
          <w:rFonts w:ascii="Arial" w:hAnsi="Arial" w:cs="Arial"/>
        </w:rPr>
        <w:fldChar w:fldCharType="end"/>
      </w:r>
    </w:p>
    <w:p w14:paraId="0BAA377A" w14:textId="77777777" w:rsidR="00447470" w:rsidRPr="0087293D" w:rsidRDefault="00447470" w:rsidP="00447470">
      <w:pPr>
        <w:pStyle w:val="Heading1"/>
      </w:pPr>
      <w:bookmarkStart w:id="193" w:name="_Toc495837833"/>
      <w:r w:rsidRPr="0087293D">
        <w:lastRenderedPageBreak/>
        <w:t>Use Case Information</w:t>
      </w:r>
      <w:bookmarkEnd w:id="193"/>
    </w:p>
    <w:p w14:paraId="0BAA377B" w14:textId="77777777" w:rsidR="00447470" w:rsidRPr="0087293D" w:rsidRDefault="00447470" w:rsidP="00447470">
      <w:pPr>
        <w:rPr>
          <w:rFonts w:cs="Arial"/>
        </w:rPr>
      </w:pP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94" w:author="Shah Ashay" w:date="2018-04-16T14:17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80"/>
        <w:gridCol w:w="6480"/>
        <w:tblGridChange w:id="195">
          <w:tblGrid>
            <w:gridCol w:w="2880"/>
            <w:gridCol w:w="6480"/>
          </w:tblGrid>
        </w:tblGridChange>
      </w:tblGrid>
      <w:tr w:rsidR="00447470" w:rsidRPr="0087293D" w14:paraId="0BAA377E" w14:textId="77777777" w:rsidTr="007B17DD">
        <w:trPr>
          <w:cantSplit/>
          <w:trPrChange w:id="196" w:author="Shah Ashay" w:date="2018-04-16T14:17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97" w:author="Shah Ashay" w:date="2018-04-16T14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87293D" w:rsidRDefault="00447470" w:rsidP="007B17DD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87293D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480" w:type="dxa"/>
            <w:vAlign w:val="center"/>
            <w:tcPrChange w:id="198" w:author="Shah Ashay" w:date="2018-04-16T14:17:00Z">
              <w:tcPr>
                <w:tcW w:w="6480" w:type="dxa"/>
              </w:tcPr>
            </w:tcPrChange>
          </w:tcPr>
          <w:p w14:paraId="0BAA377D" w14:textId="44727AF8" w:rsidR="00447470" w:rsidRPr="0087293D" w:rsidRDefault="00D528E8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Water Injection Well Daily Data</w:t>
            </w:r>
          </w:p>
        </w:tc>
      </w:tr>
      <w:tr w:rsidR="00447470" w:rsidRPr="0087293D" w14:paraId="0BAA3781" w14:textId="77777777" w:rsidTr="007B17DD">
        <w:trPr>
          <w:cantSplit/>
          <w:trPrChange w:id="199" w:author="Shah Ashay" w:date="2018-04-16T14:17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200" w:author="Shah Ashay" w:date="2018-04-16T14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87293D" w:rsidRDefault="00447470" w:rsidP="007B17DD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87293D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480" w:type="dxa"/>
            <w:vAlign w:val="center"/>
            <w:tcPrChange w:id="201" w:author="Shah Ashay" w:date="2018-04-16T14:17:00Z">
              <w:tcPr>
                <w:tcW w:w="6480" w:type="dxa"/>
              </w:tcPr>
            </w:tcPrChange>
          </w:tcPr>
          <w:p w14:paraId="0BAA3780" w14:textId="40A5BFE4" w:rsidR="00A9701B" w:rsidRPr="0087293D" w:rsidRDefault="00D528E8">
            <w:pPr>
              <w:autoSpaceDE w:val="0"/>
              <w:autoSpaceDN w:val="0"/>
              <w:adjustRightInd w:val="0"/>
              <w:rPr>
                <w:rFonts w:cs="Arial"/>
                <w:sz w:val="19"/>
                <w:szCs w:val="19"/>
              </w:rPr>
            </w:pPr>
            <w:r w:rsidRPr="0087293D">
              <w:rPr>
                <w:rFonts w:cs="Arial"/>
                <w:sz w:val="19"/>
                <w:szCs w:val="19"/>
              </w:rPr>
              <w:t xml:space="preserve">BF in charge to enter Water injection volumes daily </w:t>
            </w:r>
          </w:p>
        </w:tc>
      </w:tr>
      <w:tr w:rsidR="00447470" w:rsidRPr="0087293D" w14:paraId="0BAA3785" w14:textId="77777777" w:rsidTr="007B17DD">
        <w:trPr>
          <w:cantSplit/>
          <w:trHeight w:val="881"/>
          <w:trPrChange w:id="202" w:author="Shah Ashay" w:date="2018-04-16T14:17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203" w:author="Shah Ashay" w:date="2018-04-16T14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87293D" w:rsidRDefault="00447470" w:rsidP="007B17DD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87293D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480" w:type="dxa"/>
            <w:vAlign w:val="center"/>
            <w:tcPrChange w:id="204" w:author="Shah Ashay" w:date="2018-04-16T14:17:00Z">
              <w:tcPr>
                <w:tcW w:w="6480" w:type="dxa"/>
              </w:tcPr>
            </w:tcPrChange>
          </w:tcPr>
          <w:p w14:paraId="3DDBE99A" w14:textId="1CAE095D" w:rsidR="00814AEB" w:rsidRPr="0087293D" w:rsidRDefault="00814AE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Well Test - Single </w:t>
            </w:r>
          </w:p>
          <w:p w14:paraId="0A9FBA96" w14:textId="1A44AEA9" w:rsidR="00507689" w:rsidRPr="0087293D" w:rsidRDefault="0050768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Well Downtime</w:t>
            </w:r>
          </w:p>
          <w:p w14:paraId="0A368C3C" w14:textId="33320B08" w:rsidR="00507689" w:rsidRPr="0087293D" w:rsidRDefault="00507689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Production Well Status</w:t>
            </w:r>
          </w:p>
          <w:p w14:paraId="10D149AF" w14:textId="209582AD" w:rsidR="00507689" w:rsidRPr="0087293D" w:rsidRDefault="00814AE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Maintain Well</w:t>
            </w:r>
          </w:p>
          <w:p w14:paraId="22C2F48D" w14:textId="59343CAE" w:rsidR="00814AEB" w:rsidRPr="0087293D" w:rsidRDefault="00814AEB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EC Codes</w:t>
            </w:r>
          </w:p>
          <w:p w14:paraId="0BAA3784" w14:textId="2A5B462B" w:rsidR="00507689" w:rsidRPr="0087293D" w:rsidRDefault="0050768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726BBA" w:rsidRPr="0087293D" w14:paraId="786CE4E0" w14:textId="77777777" w:rsidTr="007B17DD">
        <w:trPr>
          <w:cantSplit/>
          <w:trHeight w:val="881"/>
          <w:trPrChange w:id="205" w:author="Shah Ashay" w:date="2018-04-16T14:17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206" w:author="Shah Ashay" w:date="2018-04-16T14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87293D" w:rsidRDefault="00726BBA" w:rsidP="007B17DD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87293D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6480" w:type="dxa"/>
            <w:vAlign w:val="center"/>
            <w:tcPrChange w:id="207" w:author="Shah Ashay" w:date="2018-04-16T14:17:00Z">
              <w:tcPr>
                <w:tcW w:w="6480" w:type="dxa"/>
              </w:tcPr>
            </w:tcPrChange>
          </w:tcPr>
          <w:p w14:paraId="315DD97A" w14:textId="60B2DB38" w:rsidR="00726BBA" w:rsidRPr="0087293D" w:rsidRDefault="00D528E8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Water Injection Well Daily Data</w:t>
            </w:r>
          </w:p>
        </w:tc>
      </w:tr>
      <w:tr w:rsidR="00327EC2" w:rsidRPr="0087293D" w14:paraId="30C0ECA1" w14:textId="77777777" w:rsidTr="007B17DD">
        <w:trPr>
          <w:cantSplit/>
          <w:trHeight w:val="881"/>
          <w:ins w:id="208" w:author="Lopez, Jennifer" w:date="2017-11-09T11:58:00Z"/>
          <w:trPrChange w:id="209" w:author="Shah Ashay" w:date="2018-04-16T14:17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210" w:author="Shah Ashay" w:date="2018-04-16T14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3D81D4D" w14:textId="77777777" w:rsidR="00327EC2" w:rsidRPr="0087293D" w:rsidRDefault="00327EC2" w:rsidP="007B17DD">
            <w:pPr>
              <w:pStyle w:val="TableText"/>
              <w:keepNext/>
              <w:keepLines/>
              <w:rPr>
                <w:ins w:id="211" w:author="Lopez, Jennifer" w:date="2017-11-09T11:58:00Z"/>
                <w:rFonts w:cs="Arial"/>
                <w:b/>
                <w:sz w:val="20"/>
                <w:szCs w:val="20"/>
              </w:rPr>
            </w:pPr>
            <w:ins w:id="212" w:author="Lopez, Jennifer" w:date="2017-11-09T11:58:00Z">
              <w:r w:rsidRPr="0087293D">
                <w:rPr>
                  <w:rFonts w:cs="Arial"/>
                  <w:b/>
                  <w:sz w:val="20"/>
                  <w:szCs w:val="20"/>
                </w:rPr>
                <w:t>EC Roles</w:t>
              </w:r>
            </w:ins>
          </w:p>
          <w:p w14:paraId="5E5287A2" w14:textId="710833FA" w:rsidR="00327EC2" w:rsidRPr="0087293D" w:rsidRDefault="00327EC2">
            <w:pPr>
              <w:pStyle w:val="TableText"/>
              <w:keepNext/>
              <w:keepLines/>
              <w:rPr>
                <w:ins w:id="213" w:author="Lopez, Jennifer" w:date="2017-11-09T11:58:00Z"/>
                <w:rFonts w:cs="Arial"/>
                <w:sz w:val="20"/>
                <w:szCs w:val="20"/>
                <w:rPrChange w:id="214" w:author="Batra Yogesh (EXT)" w:date="2018-04-13T12:23:00Z">
                  <w:rPr>
                    <w:ins w:id="215" w:author="Lopez, Jennifer" w:date="2017-11-09T11:58:00Z"/>
                    <w:rFonts w:cs="Arial"/>
                    <w:b/>
                    <w:sz w:val="20"/>
                    <w:szCs w:val="20"/>
                  </w:rPr>
                </w:rPrChange>
              </w:rPr>
            </w:pPr>
            <w:ins w:id="216" w:author="Lopez, Jennifer" w:date="2017-11-09T11:58:00Z">
              <w:r w:rsidRPr="0087293D">
                <w:rPr>
                  <w:rFonts w:cs="Arial"/>
                  <w:sz w:val="20"/>
                  <w:szCs w:val="20"/>
                </w:rPr>
                <w:t>(list EC Roles that should be able to execute Use Case)</w:t>
              </w:r>
            </w:ins>
          </w:p>
        </w:tc>
        <w:tc>
          <w:tcPr>
            <w:tcW w:w="6480" w:type="dxa"/>
            <w:vAlign w:val="center"/>
            <w:tcPrChange w:id="217" w:author="Shah Ashay" w:date="2018-04-16T14:17:00Z">
              <w:tcPr>
                <w:tcW w:w="6480" w:type="dxa"/>
              </w:tcPr>
            </w:tcPrChange>
          </w:tcPr>
          <w:p w14:paraId="2C0BEE7F" w14:textId="77777777" w:rsidR="00C75231" w:rsidRPr="0087293D" w:rsidRDefault="00C75231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ins w:id="218" w:author="Wirasak Chomphu" w:date="2017-11-26T17:01:00Z"/>
                <w:rFonts w:cs="Arial"/>
                <w:color w:val="000000" w:themeColor="text1"/>
                <w:sz w:val="20"/>
                <w:szCs w:val="20"/>
              </w:rPr>
            </w:pPr>
            <w:ins w:id="219" w:author="Wirasak Chomphu" w:date="2017-11-26T17:01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Roles can be able to execute this use case are as follows:</w:t>
              </w:r>
            </w:ins>
          </w:p>
          <w:p w14:paraId="1F2A31B0" w14:textId="60C94B03" w:rsidR="00327EC2" w:rsidRPr="0087293D" w:rsidRDefault="00C75231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ins w:id="220" w:author="Lopez, Jennifer" w:date="2017-11-09T11:58:00Z"/>
                <w:rFonts w:cs="Arial"/>
                <w:color w:val="000000" w:themeColor="text1"/>
                <w:sz w:val="20"/>
                <w:szCs w:val="20"/>
              </w:rPr>
            </w:pPr>
            <w:ins w:id="221" w:author="Wirasak Chomphu" w:date="2017-11-26T17:01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Erawan Administrator, Erawan Prod.Operator</w:t>
              </w:r>
            </w:ins>
          </w:p>
        </w:tc>
      </w:tr>
      <w:tr w:rsidR="00D17537" w:rsidRPr="0087293D" w14:paraId="0BAA378E" w14:textId="77777777" w:rsidTr="007B17DD">
        <w:trPr>
          <w:cantSplit/>
          <w:trPrChange w:id="222" w:author="Shah Ashay" w:date="2018-04-16T14:17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223" w:author="Shah Ashay" w:date="2018-04-16T14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87293D" w:rsidRDefault="00D17537" w:rsidP="007B17DD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87293D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480" w:type="dxa"/>
            <w:vAlign w:val="center"/>
            <w:tcPrChange w:id="224" w:author="Shah Ashay" w:date="2018-04-16T14:17:00Z">
              <w:tcPr>
                <w:tcW w:w="6480" w:type="dxa"/>
              </w:tcPr>
            </w:tcPrChange>
          </w:tcPr>
          <w:p w14:paraId="3AC68FD7" w14:textId="77777777" w:rsidR="00D528E8" w:rsidRPr="0087293D" w:rsidRDefault="00D528E8">
            <w:pPr>
              <w:pStyle w:val="ListParagraph"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Injection  Status of the Well as active</w:t>
            </w:r>
          </w:p>
          <w:p w14:paraId="6E890DEF" w14:textId="77777777" w:rsidR="00D528E8" w:rsidRPr="0087293D" w:rsidRDefault="00D528E8">
            <w:pPr>
              <w:pStyle w:val="ListParagraph"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Daily data has been instantiated</w:t>
            </w:r>
          </w:p>
          <w:p w14:paraId="0BAA378D" w14:textId="3CCEDF23" w:rsidR="00BF2F96" w:rsidRPr="0087293D" w:rsidRDefault="00BF2F96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47470" w:rsidRPr="0087293D" w14:paraId="0BAA3791" w14:textId="77777777" w:rsidTr="007B17DD">
        <w:trPr>
          <w:cantSplit/>
          <w:trPrChange w:id="225" w:author="Shah Ashay" w:date="2018-04-16T14:17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226" w:author="Shah Ashay" w:date="2018-04-16T14:17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87293D" w:rsidRDefault="00447470" w:rsidP="007B17DD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87293D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480" w:type="dxa"/>
            <w:vAlign w:val="center"/>
            <w:tcPrChange w:id="227" w:author="Shah Ashay" w:date="2018-04-16T14:17:00Z">
              <w:tcPr>
                <w:tcW w:w="6480" w:type="dxa"/>
              </w:tcPr>
            </w:tcPrChange>
          </w:tcPr>
          <w:p w14:paraId="0BAA3790" w14:textId="77777777" w:rsidR="00447470" w:rsidRPr="0087293D" w:rsidRDefault="00447470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87293D" w:rsidRDefault="00447470" w:rsidP="00447470">
      <w:pPr>
        <w:rPr>
          <w:rFonts w:cs="Arial"/>
        </w:rPr>
      </w:pPr>
    </w:p>
    <w:p w14:paraId="0BAA3793" w14:textId="387627E0" w:rsidR="00D17537" w:rsidRPr="0087293D" w:rsidRDefault="00D17537">
      <w:pPr>
        <w:rPr>
          <w:ins w:id="228" w:author="Prakash Atul (Ext)" w:date="2018-03-27T15:49:00Z"/>
          <w:rFonts w:cs="Arial"/>
          <w:b/>
          <w:bCs/>
          <w:sz w:val="24"/>
          <w:szCs w:val="32"/>
        </w:rPr>
      </w:pPr>
      <w:bookmarkStart w:id="229" w:name="_Toc536253722"/>
      <w:bookmarkStart w:id="230" w:name="_Toc536258288"/>
    </w:p>
    <w:p w14:paraId="0803D55C" w14:textId="3863F1CB" w:rsidR="006F7D0C" w:rsidRPr="0087293D" w:rsidRDefault="006F7D0C" w:rsidP="006F7D0C">
      <w:pPr>
        <w:rPr>
          <w:ins w:id="231" w:author="Prakash Atul (Ext)" w:date="2018-03-27T15:49:00Z"/>
          <w:rFonts w:cs="Arial"/>
          <w:b/>
          <w:bCs/>
          <w:sz w:val="24"/>
          <w:szCs w:val="32"/>
        </w:rPr>
      </w:pPr>
      <w:ins w:id="232" w:author="Prakash Atul (Ext)" w:date="2018-03-27T15:49:00Z">
        <w:r w:rsidRPr="0087293D">
          <w:rPr>
            <w:rFonts w:cs="Arial"/>
            <w:bCs/>
            <w:color w:val="000000"/>
            <w:szCs w:val="22"/>
            <w:rPrChange w:id="233" w:author="Batra Yogesh (EXT)" w:date="2018-04-13T12:23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Note: </w:t>
        </w:r>
        <w:del w:id="234" w:author="Shah Ashay" w:date="2018-04-16T14:17:00Z">
          <w:r w:rsidRPr="0087293D" w:rsidDel="007B17DD">
            <w:rPr>
              <w:rFonts w:cs="Arial"/>
              <w:bCs/>
              <w:color w:val="000000"/>
              <w:szCs w:val="22"/>
              <w:rPrChange w:id="235" w:author="Batra Yogesh (EXT)" w:date="2018-04-13T12:23:00Z">
                <w:rPr>
                  <w:rFonts w:ascii="Calibri Light" w:hAnsi="Calibri Light" w:cs="Calibri Light"/>
                  <w:bCs/>
                  <w:color w:val="000000"/>
                  <w:szCs w:val="22"/>
                </w:rPr>
              </w:rPrChange>
            </w:rPr>
            <w:delText>t</w:delText>
          </w:r>
        </w:del>
      </w:ins>
      <w:ins w:id="236" w:author="Shah Ashay" w:date="2018-04-16T14:17:00Z">
        <w:r w:rsidR="007B17DD">
          <w:rPr>
            <w:rFonts w:cs="Arial"/>
            <w:bCs/>
            <w:color w:val="000000"/>
            <w:szCs w:val="22"/>
          </w:rPr>
          <w:t>T</w:t>
        </w:r>
      </w:ins>
      <w:ins w:id="237" w:author="Prakash Atul (Ext)" w:date="2018-03-27T15:49:00Z">
        <w:r w:rsidRPr="0087293D">
          <w:rPr>
            <w:rFonts w:cs="Arial"/>
            <w:bCs/>
            <w:color w:val="000000"/>
            <w:szCs w:val="22"/>
            <w:rPrChange w:id="238" w:author="Batra Yogesh (EXT)" w:date="2018-04-13T12:23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>he toolbar on EC11</w:t>
        </w:r>
      </w:ins>
      <w:ins w:id="239" w:author="Batra Yogesh (EXT)" w:date="2018-04-13T12:23:00Z">
        <w:r w:rsidR="0087293D">
          <w:rPr>
            <w:rFonts w:cs="Arial"/>
            <w:bCs/>
            <w:color w:val="000000"/>
            <w:szCs w:val="22"/>
          </w:rPr>
          <w:t>.2</w:t>
        </w:r>
      </w:ins>
      <w:ins w:id="240" w:author="Prakash Atul (Ext)" w:date="2018-03-27T15:49:00Z">
        <w:r w:rsidRPr="0087293D">
          <w:rPr>
            <w:rFonts w:cs="Arial"/>
            <w:bCs/>
            <w:color w:val="000000"/>
            <w:szCs w:val="22"/>
            <w:rPrChange w:id="241" w:author="Batra Yogesh (EXT)" w:date="2018-04-13T12:23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 has changed. Refer to the image below for different buttons</w:t>
        </w:r>
      </w:ins>
    </w:p>
    <w:p w14:paraId="161CE34C" w14:textId="77777777" w:rsidR="006F7D0C" w:rsidRPr="0087293D" w:rsidRDefault="006F7D0C" w:rsidP="006F7D0C">
      <w:pPr>
        <w:rPr>
          <w:ins w:id="242" w:author="Prakash Atul (Ext)" w:date="2018-03-27T15:49:00Z"/>
          <w:rFonts w:cs="Arial"/>
          <w:b/>
          <w:bCs/>
          <w:sz w:val="24"/>
          <w:szCs w:val="32"/>
        </w:rPr>
      </w:pPr>
    </w:p>
    <w:p w14:paraId="6D4888EA" w14:textId="77777777" w:rsidR="006F7D0C" w:rsidRPr="0087293D" w:rsidRDefault="006F7D0C" w:rsidP="006F7D0C">
      <w:pPr>
        <w:rPr>
          <w:ins w:id="243" w:author="Prakash Atul (Ext)" w:date="2018-03-27T15:49:00Z"/>
          <w:rFonts w:cs="Arial"/>
          <w:b/>
          <w:bCs/>
          <w:sz w:val="24"/>
          <w:szCs w:val="32"/>
        </w:rPr>
      </w:pPr>
      <w:ins w:id="244" w:author="Prakash Atul (Ext)" w:date="2018-03-27T15:49:00Z">
        <w:r>
          <w:rPr>
            <w:noProof/>
          </w:rPr>
          <w:drawing>
            <wp:inline distT="0" distB="0" distL="0" distR="0" wp14:anchorId="5CCC3BE8" wp14:editId="28454D44">
              <wp:extent cx="5105050" cy="1144752"/>
              <wp:effectExtent l="19050" t="19050" r="19685" b="1778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050" cy="11447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7E49D69" w14:textId="77777777" w:rsidR="006F7D0C" w:rsidRPr="0087293D" w:rsidRDefault="006F7D0C">
      <w:pPr>
        <w:rPr>
          <w:rFonts w:cs="Arial"/>
          <w:b/>
          <w:bCs/>
          <w:sz w:val="24"/>
          <w:szCs w:val="32"/>
        </w:rPr>
      </w:pPr>
    </w:p>
    <w:p w14:paraId="0BAA3795" w14:textId="6FF72A4E" w:rsidR="00EF4239" w:rsidRPr="0087293D" w:rsidRDefault="004D61A0" w:rsidP="0076600B">
      <w:pPr>
        <w:pStyle w:val="Heading1"/>
        <w:rPr>
          <w:color w:val="000000" w:themeColor="text1"/>
          <w:sz w:val="22"/>
          <w:szCs w:val="24"/>
        </w:rPr>
      </w:pPr>
      <w:bookmarkStart w:id="245" w:name="_Toc495837834"/>
      <w:r w:rsidRPr="0087293D">
        <w:t xml:space="preserve">Primary </w:t>
      </w:r>
      <w:bookmarkEnd w:id="229"/>
      <w:bookmarkEnd w:id="230"/>
      <w:r w:rsidR="00BF2F96" w:rsidRPr="0087293D">
        <w:t>Flow</w:t>
      </w:r>
      <w:r w:rsidR="0033669C" w:rsidRPr="0087293D">
        <w:t xml:space="preserve">: </w:t>
      </w:r>
      <w:r w:rsidR="0076600B" w:rsidRPr="0087293D">
        <w:t>EC_</w:t>
      </w:r>
      <w:del w:id="246" w:author="Batra Yogesh (EXT)" w:date="2018-04-13T16:30:00Z">
        <w:r w:rsidR="0076600B" w:rsidRPr="0087293D" w:rsidDel="00EE25E0">
          <w:delText>09_3</w:delText>
        </w:r>
      </w:del>
      <w:ins w:id="247" w:author="Batra Yogesh (EXT)" w:date="2018-04-13T16:30:00Z">
        <w:r w:rsidR="00EE25E0">
          <w:t>1</w:t>
        </w:r>
      </w:ins>
      <w:ins w:id="248" w:author="Kiran Madasu" w:date="2021-06-08T10:25:00Z">
        <w:r w:rsidR="00F0507D">
          <w:t>2</w:t>
        </w:r>
      </w:ins>
      <w:ins w:id="249" w:author="Batra Yogesh (EXT)" w:date="2018-04-13T16:30:00Z">
        <w:del w:id="250" w:author="Kiran Madasu" w:date="2021-06-08T10:25:00Z">
          <w:r w:rsidR="00EE25E0" w:rsidDel="00F0507D">
            <w:delText>1</w:delText>
          </w:r>
        </w:del>
        <w:r w:rsidR="00EE25E0">
          <w:t>_2</w:t>
        </w:r>
      </w:ins>
      <w:r w:rsidR="0076600B" w:rsidRPr="0087293D">
        <w:t>_BKK_UC02_</w:t>
      </w:r>
      <w:r w:rsidR="00D528E8" w:rsidRPr="0087293D">
        <w:t>Water Injection</w:t>
      </w:r>
      <w:r w:rsidR="0076600B" w:rsidRPr="0087293D">
        <w:t xml:space="preserve"> Well Daily </w:t>
      </w:r>
      <w:r w:rsidR="00D528E8" w:rsidRPr="0087293D">
        <w:t>Data</w:t>
      </w:r>
      <w:r w:rsidR="00E61F6B" w:rsidRPr="0087293D">
        <w:br/>
      </w:r>
      <w:r w:rsidR="00E61F6B" w:rsidRPr="0087293D">
        <w:rPr>
          <w:color w:val="000000" w:themeColor="text1"/>
          <w:sz w:val="22"/>
          <w:szCs w:val="24"/>
        </w:rPr>
        <w:lastRenderedPageBreak/>
        <w:br/>
      </w:r>
      <w:r w:rsidRPr="0087293D">
        <w:rPr>
          <w:color w:val="000000" w:themeColor="text1"/>
          <w:sz w:val="22"/>
          <w:szCs w:val="24"/>
        </w:rPr>
        <w:t xml:space="preserve">Trigger: </w:t>
      </w:r>
      <w:r w:rsidR="00570D43" w:rsidRPr="0087293D">
        <w:rPr>
          <w:color w:val="000000" w:themeColor="text1"/>
          <w:sz w:val="22"/>
          <w:szCs w:val="24"/>
        </w:rPr>
        <w:t xml:space="preserve"> </w:t>
      </w:r>
      <w:r w:rsidR="00033B40" w:rsidRPr="0087293D">
        <w:rPr>
          <w:color w:val="000000" w:themeColor="text1"/>
          <w:sz w:val="22"/>
          <w:szCs w:val="24"/>
        </w:rPr>
        <w:t xml:space="preserve">User </w:t>
      </w:r>
      <w:r w:rsidR="00452D76" w:rsidRPr="0087293D">
        <w:rPr>
          <w:color w:val="000000" w:themeColor="text1"/>
          <w:sz w:val="22"/>
          <w:szCs w:val="24"/>
        </w:rPr>
        <w:t xml:space="preserve">needs to enter daily </w:t>
      </w:r>
      <w:r w:rsidR="00D528E8" w:rsidRPr="0087293D">
        <w:rPr>
          <w:color w:val="000000" w:themeColor="text1"/>
          <w:sz w:val="22"/>
          <w:szCs w:val="24"/>
        </w:rPr>
        <w:t>water injection</w:t>
      </w:r>
      <w:r w:rsidR="008541D4" w:rsidRPr="0087293D">
        <w:rPr>
          <w:color w:val="000000" w:themeColor="text1"/>
          <w:sz w:val="22"/>
          <w:szCs w:val="24"/>
        </w:rPr>
        <w:t xml:space="preserve"> well data</w:t>
      </w:r>
      <w:bookmarkEnd w:id="2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51" w:author="Batra Yogesh (EXT)" w:date="2018-04-13T12:24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252">
          <w:tblGrid>
            <w:gridCol w:w="230"/>
            <w:gridCol w:w="460"/>
            <w:gridCol w:w="230"/>
            <w:gridCol w:w="3396"/>
            <w:gridCol w:w="234"/>
            <w:gridCol w:w="1924"/>
            <w:gridCol w:w="236"/>
            <w:gridCol w:w="2640"/>
            <w:gridCol w:w="240"/>
          </w:tblGrid>
        </w:tblGridChange>
      </w:tblGrid>
      <w:tr w:rsidR="009D7887" w:rsidRPr="0087293D" w14:paraId="0BAA379A" w14:textId="77777777" w:rsidTr="0087293D">
        <w:trPr>
          <w:tblHeader/>
          <w:trPrChange w:id="253" w:author="Batra Yogesh (EXT)" w:date="2018-04-13T12:24:00Z">
            <w:trPr>
              <w:gridBefore w:val="1"/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254" w:author="Batra Yogesh (EXT)" w:date="2018-04-13T12:24:00Z">
              <w:tcPr>
                <w:tcW w:w="690" w:type="dxa"/>
                <w:gridSpan w:val="2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796" w14:textId="77777777" w:rsidR="00EE1F15" w:rsidRPr="0087293D" w:rsidRDefault="00EE1F15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255" w:author="Batra Yogesh (EXT)" w:date="2018-04-13T12:24:00Z">
              <w:tcPr>
                <w:tcW w:w="3630" w:type="dxa"/>
                <w:gridSpan w:val="2"/>
                <w:shd w:val="clear" w:color="auto" w:fill="3399FF"/>
              </w:tcPr>
            </w:tcPrChange>
          </w:tcPr>
          <w:p w14:paraId="0BAA3797" w14:textId="77777777" w:rsidR="00EE1F15" w:rsidRPr="0087293D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256" w:author="Batra Yogesh (EXT)" w:date="2018-04-13T12:24:00Z">
              <w:tcPr>
                <w:tcW w:w="2160" w:type="dxa"/>
                <w:gridSpan w:val="2"/>
                <w:shd w:val="clear" w:color="auto" w:fill="3399FF"/>
              </w:tcPr>
            </w:tcPrChange>
          </w:tcPr>
          <w:p w14:paraId="0BAA3798" w14:textId="77777777" w:rsidR="00EE1F15" w:rsidRPr="0087293D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257" w:author="Batra Yogesh (EXT)" w:date="2018-04-13T12:24:00Z">
              <w:tcPr>
                <w:tcW w:w="2880" w:type="dxa"/>
                <w:gridSpan w:val="2"/>
                <w:shd w:val="clear" w:color="auto" w:fill="3399FF"/>
              </w:tcPr>
            </w:tcPrChange>
          </w:tcPr>
          <w:p w14:paraId="0BAA3799" w14:textId="079CFEA5" w:rsidR="00EE1F15" w:rsidRPr="0087293D" w:rsidRDefault="00E71304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EE1F15" w:rsidRPr="0087293D" w14:paraId="0BAA37A2" w14:textId="77777777" w:rsidTr="0087293D">
        <w:trPr>
          <w:trPrChange w:id="258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59" w:author="Batra Yogesh (EXT)" w:date="2018-04-13T12:24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0BAA379B" w14:textId="77777777" w:rsidR="00EE1F15" w:rsidRPr="0087293D" w:rsidRDefault="00EE1F15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60" w:author="Batra Yogesh (EXT)" w:date="2018-04-13T12:24:00Z">
              <w:tcPr>
                <w:tcW w:w="3630" w:type="dxa"/>
                <w:gridSpan w:val="2"/>
              </w:tcPr>
            </w:tcPrChange>
          </w:tcPr>
          <w:p w14:paraId="0BAA379C" w14:textId="4FB4B959" w:rsidR="00CF5E42" w:rsidRPr="0087293D" w:rsidRDefault="00276FE3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="00D528E8"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>Water Injection</w:t>
            </w:r>
            <w:r w:rsidR="008541D4"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Well Daily Data </w:t>
            </w:r>
            <w:r w:rsidR="00C6253C" w:rsidRPr="0087293D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0BAA379D" w14:textId="5D9A6AB1" w:rsidR="00EE1F15" w:rsidRPr="0087293D" w:rsidRDefault="00D34D90" w:rsidP="009F362E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EC Production</w:t>
            </w:r>
            <w:r w:rsidR="00CF5E42"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F5E42" w:rsidRPr="0087293D">
              <w:rPr>
                <w:rFonts w:ascii="Wingdings" w:eastAsia="Wingdings" w:hAnsi="Wingdings" w:cs="Wingdings"/>
                <w:color w:val="000000" w:themeColor="text1"/>
                <w:sz w:val="20"/>
                <w:szCs w:val="20"/>
              </w:rPr>
              <w:t>à</w:t>
            </w:r>
            <w:r w:rsidR="00CF5E42"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8541D4" w:rsidRPr="0087293D">
              <w:rPr>
                <w:rFonts w:cs="Arial"/>
                <w:color w:val="000000" w:themeColor="text1"/>
                <w:sz w:val="20"/>
                <w:szCs w:val="20"/>
              </w:rPr>
              <w:t>Well Data</w:t>
            </w:r>
            <w:r w:rsidR="00CF5E42"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F5E42" w:rsidRPr="0087293D">
              <w:rPr>
                <w:rFonts w:ascii="Wingdings" w:eastAsia="Wingdings" w:hAnsi="Wingdings" w:cs="Wingdings"/>
                <w:color w:val="000000" w:themeColor="text1"/>
                <w:sz w:val="20"/>
                <w:szCs w:val="20"/>
              </w:rPr>
              <w:t>à</w:t>
            </w:r>
            <w:r w:rsidR="00CF5E42"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D528E8"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Water </w:t>
            </w:r>
            <w:del w:id="261" w:author="Batra Yogesh (EXT)" w:date="2018-04-04T17:11:00Z">
              <w:r w:rsidR="00D528E8" w:rsidRPr="0087293D" w:rsidDel="00EE72E3">
                <w:rPr>
                  <w:rFonts w:cs="Arial"/>
                  <w:color w:val="000000" w:themeColor="text1"/>
                  <w:sz w:val="20"/>
                  <w:szCs w:val="20"/>
                </w:rPr>
                <w:delText>Inection</w:delText>
              </w:r>
            </w:del>
            <w:ins w:id="262" w:author="Batra Yogesh (EXT)" w:date="2018-04-04T17:11:00Z">
              <w:r w:rsidR="00EE72E3" w:rsidRPr="0087293D">
                <w:rPr>
                  <w:rFonts w:cs="Arial"/>
                  <w:color w:val="000000" w:themeColor="text1"/>
                  <w:sz w:val="20"/>
                  <w:szCs w:val="20"/>
                </w:rPr>
                <w:t>Injection</w:t>
              </w:r>
            </w:ins>
            <w:r w:rsidR="008541D4"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 Well Daily Data</w:t>
            </w:r>
          </w:p>
        </w:tc>
        <w:tc>
          <w:tcPr>
            <w:tcW w:w="1154" w:type="pct"/>
            <w:tcPrChange w:id="263" w:author="Batra Yogesh (EXT)" w:date="2018-04-13T12:24:00Z">
              <w:tcPr>
                <w:tcW w:w="2160" w:type="dxa"/>
                <w:gridSpan w:val="2"/>
              </w:tcPr>
            </w:tcPrChange>
          </w:tcPr>
          <w:p w14:paraId="6234444E" w14:textId="77777777" w:rsidR="00485022" w:rsidRPr="0087293D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0A2D53FC" w14:textId="23A79152" w:rsidR="00485022" w:rsidRPr="00EE25E0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EE25E0">
              <w:rPr>
                <w:rFonts w:cs="Arial"/>
                <w:b/>
                <w:sz w:val="20"/>
                <w:szCs w:val="20"/>
              </w:rPr>
              <w:t>Date</w:t>
            </w:r>
            <w:r w:rsidRPr="00EE25E0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58DEF563" w14:textId="77777777" w:rsidR="00485022" w:rsidRPr="007B17DD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7B17DD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7C78C57B" w14:textId="77777777" w:rsidR="00485022" w:rsidRPr="00FB7BAC" w:rsidRDefault="00485022" w:rsidP="00485022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FB7BAC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73853378" w14:textId="77777777" w:rsidR="008541D4" w:rsidRPr="00FB7BAC" w:rsidRDefault="008541D4" w:rsidP="008541D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FB7BAC">
              <w:rPr>
                <w:rFonts w:cs="Arial"/>
                <w:b/>
                <w:sz w:val="20"/>
                <w:szCs w:val="20"/>
              </w:rPr>
              <w:t>Area</w:t>
            </w:r>
          </w:p>
          <w:p w14:paraId="037A67D5" w14:textId="359BB550" w:rsidR="008541D4" w:rsidRPr="00FB7BAC" w:rsidDel="00692CD0" w:rsidRDefault="008541D4" w:rsidP="008541D4">
            <w:pPr>
              <w:pStyle w:val="NoSpacing"/>
              <w:numPr>
                <w:ilvl w:val="0"/>
                <w:numId w:val="3"/>
              </w:numPr>
              <w:rPr>
                <w:del w:id="264" w:author="Batra Yogesh (EXT)" w:date="2018-04-06T13:00:00Z"/>
                <w:rFonts w:cs="Arial"/>
                <w:sz w:val="20"/>
                <w:szCs w:val="20"/>
              </w:rPr>
            </w:pPr>
            <w:del w:id="265" w:author="Batra Yogesh (EXT)" w:date="2018-04-06T13:00:00Z">
              <w:r w:rsidRPr="00FB7BAC" w:rsidDel="00692CD0">
                <w:rPr>
                  <w:rFonts w:cs="Arial"/>
                  <w:b/>
                  <w:sz w:val="20"/>
                  <w:szCs w:val="20"/>
                </w:rPr>
                <w:delText>Sub Area</w:delText>
              </w:r>
            </w:del>
          </w:p>
          <w:p w14:paraId="2F55C62A" w14:textId="397F4EBB" w:rsidR="008541D4" w:rsidRPr="00FB7BAC" w:rsidDel="00692CD0" w:rsidRDefault="008541D4" w:rsidP="008541D4">
            <w:pPr>
              <w:pStyle w:val="NoSpacing"/>
              <w:numPr>
                <w:ilvl w:val="0"/>
                <w:numId w:val="3"/>
              </w:numPr>
              <w:rPr>
                <w:del w:id="266" w:author="Batra Yogesh (EXT)" w:date="2018-04-06T13:00:00Z"/>
                <w:rFonts w:cs="Arial"/>
                <w:sz w:val="20"/>
                <w:szCs w:val="20"/>
              </w:rPr>
            </w:pPr>
            <w:del w:id="267" w:author="Batra Yogesh (EXT)" w:date="2018-04-06T13:00:00Z">
              <w:r w:rsidRPr="00FB7BAC" w:rsidDel="00692CD0">
                <w:rPr>
                  <w:rFonts w:cs="Arial"/>
                  <w:b/>
                  <w:sz w:val="20"/>
                  <w:szCs w:val="20"/>
                </w:rPr>
                <w:delText>Facility Class 2</w:delText>
              </w:r>
            </w:del>
          </w:p>
          <w:p w14:paraId="0BAA37A0" w14:textId="63FC1FBE" w:rsidR="00347FAA" w:rsidRPr="0087293D" w:rsidRDefault="00814AEB" w:rsidP="008541D4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del w:id="268" w:author="Batra Yogesh (EXT)" w:date="2018-04-06T13:00:00Z">
              <w:r w:rsidRPr="00FB7BAC" w:rsidDel="00692CD0">
                <w:rPr>
                  <w:rFonts w:cs="Arial"/>
                  <w:b/>
                  <w:sz w:val="20"/>
                  <w:szCs w:val="20"/>
                </w:rPr>
                <w:delText>Facility Class 1</w:delText>
              </w:r>
            </w:del>
          </w:p>
        </w:tc>
        <w:tc>
          <w:tcPr>
            <w:tcW w:w="1538" w:type="pct"/>
            <w:tcPrChange w:id="269" w:author="Batra Yogesh (EXT)" w:date="2018-04-13T12:24:00Z">
              <w:tcPr>
                <w:tcW w:w="2880" w:type="dxa"/>
                <w:gridSpan w:val="2"/>
              </w:tcPr>
            </w:tcPrChange>
          </w:tcPr>
          <w:p w14:paraId="0BAA37A1" w14:textId="34FEF082" w:rsidR="006A484E" w:rsidRPr="0087293D" w:rsidRDefault="00485022" w:rsidP="00B41EA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77102" w:rsidRPr="0087293D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 </w:t>
            </w:r>
          </w:p>
        </w:tc>
      </w:tr>
      <w:tr w:rsidR="00485022" w:rsidRPr="0087293D" w14:paraId="0BAA37B4" w14:textId="77777777" w:rsidTr="0087293D">
        <w:trPr>
          <w:trPrChange w:id="270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71" w:author="Batra Yogesh (EXT)" w:date="2018-04-13T12:24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0BAA37A8" w14:textId="77777777" w:rsidR="00485022" w:rsidRPr="0087293D" w:rsidRDefault="00485022" w:rsidP="00485022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72" w:author="Batra Yogesh (EXT)" w:date="2018-04-13T12:24:00Z">
              <w:tcPr>
                <w:tcW w:w="3630" w:type="dxa"/>
                <w:gridSpan w:val="2"/>
              </w:tcPr>
            </w:tcPrChange>
          </w:tcPr>
          <w:p w14:paraId="0BAA37A9" w14:textId="6E46CF18" w:rsidR="00485022" w:rsidRPr="0087293D" w:rsidRDefault="00485022" w:rsidP="00485022">
            <w:pPr>
              <w:pStyle w:val="TableText"/>
              <w:keepNext/>
              <w:keepLines/>
              <w:rPr>
                <w:ins w:id="273" w:author="Wirasak Chomphu" w:date="2017-11-26T17:03:00Z"/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</w:t>
            </w:r>
            <w:r w:rsidR="00D628DE"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Production Well Daily Data </w:t>
            </w:r>
            <w:del w:id="274" w:author="Prakash Atul (Ext)" w:date="2018-03-27T15:58:00Z">
              <w:r w:rsidR="00D628DE" w:rsidRPr="0087293D" w:rsidDel="00EA7CD8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>1</w:delText>
              </w:r>
            </w:del>
            <w:r w:rsidR="00D628DE"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screen using the drop down menus and click </w:t>
            </w:r>
            <w:r w:rsidRPr="0087293D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2D83B2AC" w14:textId="7AC0E2BF" w:rsidR="00C75231" w:rsidRPr="0087293D" w:rsidRDefault="00C75231" w:rsidP="00485022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ins w:id="275" w:author="Wirasak Chomphu" w:date="2017-11-26T17:03:00Z">
              <w:r w:rsidRPr="0087293D">
                <w:rPr>
                  <w:rFonts w:cs="Arial"/>
                  <w:b/>
                  <w:i/>
                  <w:sz w:val="20"/>
                  <w:szCs w:val="20"/>
                  <w:rPrChange w:id="276" w:author="Batra Yogesh (EXT)" w:date="2018-04-13T12:23:00Z">
                    <w:rPr>
                      <w:rFonts w:ascii="Century Gothic" w:hAnsi="Century Gothic"/>
                      <w:b/>
                      <w:i/>
                      <w:sz w:val="20"/>
                      <w:szCs w:val="20"/>
                    </w:rPr>
                  </w:rPrChange>
                </w:rPr>
                <w:t>Operation Hierarchy</w:t>
              </w:r>
            </w:ins>
          </w:p>
          <w:p w14:paraId="1190B49E" w14:textId="77777777" w:rsidR="00485022" w:rsidRPr="00EE25E0" w:rsidRDefault="00485022" w:rsidP="00485022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EE25E0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776DBFB3" w14:textId="77777777" w:rsidR="00485022" w:rsidRPr="007B17DD" w:rsidRDefault="00485022" w:rsidP="00485022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EE25E0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48603FF8" w14:textId="77777777" w:rsidR="00485022" w:rsidRPr="00FB7BAC" w:rsidRDefault="00485022" w:rsidP="00485022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FB7BAC">
              <w:rPr>
                <w:rFonts w:cs="Arial"/>
                <w:b/>
                <w:sz w:val="20"/>
                <w:szCs w:val="20"/>
              </w:rPr>
              <w:t>Area</w:t>
            </w:r>
          </w:p>
          <w:p w14:paraId="2F82F65F" w14:textId="77777777" w:rsidR="00485022" w:rsidRPr="0087293D" w:rsidRDefault="00485022" w:rsidP="00485022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FB7BAC">
              <w:rPr>
                <w:rFonts w:cs="Arial"/>
                <w:b/>
                <w:sz w:val="20"/>
                <w:szCs w:val="20"/>
              </w:rPr>
              <w:t>Sub Area</w:t>
            </w:r>
          </w:p>
          <w:p w14:paraId="44A66BF6" w14:textId="77777777" w:rsidR="00485022" w:rsidRPr="0087293D" w:rsidRDefault="00485022" w:rsidP="00485022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2</w:t>
            </w:r>
          </w:p>
          <w:p w14:paraId="0BAA37AF" w14:textId="2FD94D8F" w:rsidR="00D628DE" w:rsidRPr="0087293D" w:rsidRDefault="00814AEB" w:rsidP="00485022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1</w:t>
            </w:r>
            <w:r w:rsidR="00D528E8"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</w:t>
            </w:r>
            <w:del w:id="277" w:author="Shah Ashay" w:date="2018-04-16T14:18:00Z">
              <w:r w:rsidR="00D528E8" w:rsidRPr="0087293D" w:rsidDel="007B17DD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 xml:space="preserve">: </w:delText>
              </w:r>
            </w:del>
          </w:p>
        </w:tc>
        <w:tc>
          <w:tcPr>
            <w:tcW w:w="1154" w:type="pct"/>
            <w:tcPrChange w:id="278" w:author="Batra Yogesh (EXT)" w:date="2018-04-13T12:24:00Z">
              <w:tcPr>
                <w:tcW w:w="2160" w:type="dxa"/>
                <w:gridSpan w:val="2"/>
              </w:tcPr>
            </w:tcPrChange>
          </w:tcPr>
          <w:p w14:paraId="0BAA37B0" w14:textId="49CF89CE" w:rsidR="00485022" w:rsidRPr="0087293D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If there are any records that date, they will be listed in the Data Window.</w:t>
            </w:r>
          </w:p>
          <w:p w14:paraId="0BAA37B1" w14:textId="77777777" w:rsidR="00485022" w:rsidRPr="0087293D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AA37B2" w14:textId="64194A5A" w:rsidR="00485022" w:rsidRPr="0087293D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</w:tc>
        <w:tc>
          <w:tcPr>
            <w:tcW w:w="1538" w:type="pct"/>
            <w:tcPrChange w:id="279" w:author="Batra Yogesh (EXT)" w:date="2018-04-13T12:24:00Z">
              <w:tcPr>
                <w:tcW w:w="2880" w:type="dxa"/>
                <w:gridSpan w:val="2"/>
              </w:tcPr>
            </w:tcPrChange>
          </w:tcPr>
          <w:p w14:paraId="512B9C44" w14:textId="77777777" w:rsidR="00485022" w:rsidRPr="0087293D" w:rsidRDefault="00485022" w:rsidP="00485022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87293D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149072A" w14:textId="77777777" w:rsidR="00485022" w:rsidRPr="0087293D" w:rsidRDefault="00485022" w:rsidP="00485022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5C7D460D" w14:textId="241ECA88" w:rsidR="00D628DE" w:rsidRPr="0087293D" w:rsidRDefault="00D628DE" w:rsidP="00D628DE">
            <w:pPr>
              <w:keepNext/>
              <w:keepLines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sz w:val="19"/>
                <w:szCs w:val="19"/>
              </w:rPr>
              <w:t>New records are created automatically for a new production day</w:t>
            </w:r>
            <w:r w:rsidR="00814AEB" w:rsidRPr="0087293D">
              <w:rPr>
                <w:rFonts w:cs="Arial"/>
                <w:sz w:val="19"/>
                <w:szCs w:val="19"/>
              </w:rPr>
              <w:t>.</w:t>
            </w:r>
          </w:p>
          <w:p w14:paraId="4CF5388A" w14:textId="55DE3289" w:rsidR="00D628DE" w:rsidRPr="0087293D" w:rsidRDefault="00D628DE" w:rsidP="00D628DE">
            <w:pPr>
              <w:keepNext/>
              <w:keepLines/>
              <w:rPr>
                <w:rFonts w:cs="Arial"/>
                <w:b/>
                <w:color w:val="000000" w:themeColor="text1"/>
                <w:sz w:val="20"/>
                <w:szCs w:val="20"/>
              </w:rPr>
            </w:pPr>
          </w:p>
          <w:p w14:paraId="7686DB79" w14:textId="6821AE17" w:rsidR="00D628DE" w:rsidRPr="0087293D" w:rsidRDefault="00814AEB" w:rsidP="00814AEB">
            <w:pPr>
              <w:keepNext/>
              <w:keepLines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bCs/>
                <w:color w:val="000000" w:themeColor="text1"/>
                <w:sz w:val="20"/>
                <w:szCs w:val="20"/>
              </w:rPr>
              <w:t xml:space="preserve">If the </w:t>
            </w:r>
            <w:r w:rsidR="00D528E8" w:rsidRPr="0087293D">
              <w:rPr>
                <w:rFonts w:cs="Arial"/>
                <w:bCs/>
                <w:color w:val="000000" w:themeColor="text1"/>
                <w:sz w:val="20"/>
                <w:szCs w:val="20"/>
              </w:rPr>
              <w:t>water injection</w:t>
            </w:r>
            <w:r w:rsidRPr="0087293D">
              <w:rPr>
                <w:rFonts w:cs="Arial"/>
                <w:bCs/>
                <w:color w:val="000000" w:themeColor="text1"/>
                <w:sz w:val="20"/>
                <w:szCs w:val="20"/>
              </w:rPr>
              <w:t xml:space="preserve"> wells of any facility class 1 have ECIS tab </w:t>
            </w:r>
            <w:del w:id="280" w:author="Batra Yogesh (EXT)" w:date="2018-04-04T17:11:00Z">
              <w:r w:rsidRPr="0087293D" w:rsidDel="00EE72E3">
                <w:rPr>
                  <w:rFonts w:cs="Arial"/>
                  <w:bCs/>
                  <w:color w:val="000000" w:themeColor="text1"/>
                  <w:sz w:val="20"/>
                  <w:szCs w:val="20"/>
                </w:rPr>
                <w:delText>mppping</w:delText>
              </w:r>
            </w:del>
            <w:ins w:id="281" w:author="Batra Yogesh (EXT)" w:date="2018-04-04T17:11:00Z">
              <w:r w:rsidR="00EE72E3" w:rsidRPr="0087293D">
                <w:rPr>
                  <w:rFonts w:cs="Arial"/>
                  <w:bCs/>
                  <w:color w:val="000000" w:themeColor="text1"/>
                  <w:sz w:val="20"/>
                  <w:szCs w:val="20"/>
                </w:rPr>
                <w:t>mapping</w:t>
              </w:r>
            </w:ins>
            <w:r w:rsidRPr="0087293D">
              <w:rPr>
                <w:rFonts w:cs="Arial"/>
                <w:bCs/>
                <w:color w:val="000000" w:themeColor="text1"/>
                <w:sz w:val="20"/>
                <w:szCs w:val="20"/>
              </w:rPr>
              <w:t>, its</w:t>
            </w:r>
            <w:r w:rsidR="00D628DE" w:rsidRPr="0087293D">
              <w:rPr>
                <w:rFonts w:cs="Arial"/>
                <w:bCs/>
                <w:color w:val="000000" w:themeColor="text1"/>
                <w:sz w:val="20"/>
                <w:szCs w:val="20"/>
              </w:rPr>
              <w:t xml:space="preserve"> data is automatically loaded by ECIS.</w:t>
            </w:r>
          </w:p>
          <w:p w14:paraId="0BAA37B3" w14:textId="4CBE0816" w:rsidR="00485022" w:rsidRPr="0087293D" w:rsidRDefault="00485022" w:rsidP="00814AEB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85022" w:rsidRPr="0087293D" w14:paraId="5EA71AAB" w14:textId="77777777" w:rsidTr="0087293D">
        <w:trPr>
          <w:trPrChange w:id="282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83" w:author="Batra Yogesh (EXT)" w:date="2018-04-13T12:24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761FD574" w14:textId="77777777" w:rsidR="00485022" w:rsidRPr="0087293D" w:rsidRDefault="00485022" w:rsidP="00485022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284" w:author="Batra Yogesh (EXT)" w:date="2018-04-13T12:24:00Z">
              <w:tcPr>
                <w:tcW w:w="3630" w:type="dxa"/>
                <w:gridSpan w:val="2"/>
              </w:tcPr>
            </w:tcPrChange>
          </w:tcPr>
          <w:p w14:paraId="625E62D9" w14:textId="63B922D2" w:rsidR="00485022" w:rsidRPr="0087293D" w:rsidRDefault="00485022" w:rsidP="00485022">
            <w:pPr>
              <w:pStyle w:val="TableText"/>
              <w:keepNext/>
              <w:keepLines/>
              <w:rPr>
                <w:ins w:id="285" w:author="Lopez, Jennifer" w:date="2017-11-09T12:01:00Z"/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Enter data in the empty data fields</w:t>
            </w:r>
          </w:p>
          <w:p w14:paraId="5079C754" w14:textId="19A8BBDA" w:rsidR="00327EC2" w:rsidRPr="0087293D" w:rsidDel="00C75231" w:rsidRDefault="00C75231">
            <w:pPr>
              <w:pStyle w:val="TableText"/>
              <w:keepNext/>
              <w:keepLines/>
              <w:numPr>
                <w:ilvl w:val="0"/>
                <w:numId w:val="22"/>
              </w:numPr>
              <w:rPr>
                <w:ins w:id="286" w:author="Lopez, Jennifer" w:date="2017-11-09T12:01:00Z"/>
                <w:del w:id="287" w:author="Wirasak Chomphu" w:date="2017-11-26T17:03:00Z"/>
                <w:rFonts w:cs="Arial"/>
                <w:color w:val="000000" w:themeColor="text1"/>
                <w:sz w:val="20"/>
                <w:szCs w:val="20"/>
              </w:rPr>
              <w:pPrChange w:id="288" w:author="Lopez, Jennifer" w:date="2017-11-09T12:01:00Z">
                <w:pPr>
                  <w:pStyle w:val="TableText"/>
                  <w:keepNext/>
                  <w:keepLines/>
                </w:pPr>
              </w:pPrChange>
            </w:pPr>
            <w:ins w:id="289" w:author="Wirasak Chomphu" w:date="2017-11-26T17:03:00Z">
              <w:r w:rsidRPr="0087293D">
                <w:rPr>
                  <w:rFonts w:cs="Arial"/>
                  <w:b/>
                  <w:i/>
                  <w:sz w:val="20"/>
                  <w:szCs w:val="20"/>
                  <w:rPrChange w:id="290" w:author="Batra Yogesh (EXT)" w:date="2018-04-13T12:23:00Z">
                    <w:rPr>
                      <w:rFonts w:ascii="Century Gothic" w:hAnsi="Century Gothic"/>
                      <w:b/>
                      <w:i/>
                      <w:sz w:val="20"/>
                      <w:szCs w:val="20"/>
                    </w:rPr>
                  </w:rPrChange>
                </w:rPr>
                <w:t>Operation Hierarchy</w:t>
              </w:r>
              <w:r w:rsidRPr="0087293D" w:rsidDel="00C75231">
                <w:rPr>
                  <w:rFonts w:cs="Arial"/>
                  <w:color w:val="000000" w:themeColor="text1"/>
                  <w:sz w:val="20"/>
                  <w:szCs w:val="20"/>
                </w:rPr>
                <w:t xml:space="preserve"> </w:t>
              </w:r>
            </w:ins>
            <w:ins w:id="291" w:author="Lopez, Jennifer" w:date="2017-11-09T12:01:00Z">
              <w:del w:id="292" w:author="Wirasak Chomphu" w:date="2017-11-26T17:03:00Z">
                <w:r w:rsidR="00327EC2" w:rsidRPr="0087293D" w:rsidDel="00C75231">
                  <w:rPr>
                    <w:rFonts w:cs="Arial"/>
                    <w:color w:val="000000" w:themeColor="text1"/>
                    <w:sz w:val="20"/>
                    <w:szCs w:val="20"/>
                  </w:rPr>
                  <w:delText>List fields</w:delText>
                </w:r>
              </w:del>
            </w:ins>
          </w:p>
          <w:p w14:paraId="7DB45551" w14:textId="28FD06B4" w:rsidR="00327EC2" w:rsidRPr="0087293D" w:rsidDel="00C75231" w:rsidRDefault="00327EC2">
            <w:pPr>
              <w:pStyle w:val="TableText"/>
              <w:keepNext/>
              <w:keepLines/>
              <w:numPr>
                <w:ilvl w:val="0"/>
                <w:numId w:val="22"/>
              </w:numPr>
              <w:rPr>
                <w:del w:id="293" w:author="Unknown"/>
                <w:rFonts w:cs="Arial"/>
                <w:color w:val="000000" w:themeColor="text1"/>
                <w:sz w:val="20"/>
                <w:szCs w:val="20"/>
              </w:rPr>
              <w:pPrChange w:id="294" w:author="Lopez, Jennifer" w:date="2017-11-09T12:01:00Z">
                <w:pPr>
                  <w:pStyle w:val="TableText"/>
                  <w:keepNext/>
                  <w:keepLines/>
                </w:pPr>
              </w:pPrChange>
            </w:pPr>
            <w:ins w:id="295" w:author="Lopez, Jennifer" w:date="2017-11-09T12:01:00Z">
              <w:del w:id="296" w:author="Wirasak Chomphu" w:date="2017-11-26T17:03:00Z">
                <w:r w:rsidRPr="0087293D" w:rsidDel="00C75231">
                  <w:rPr>
                    <w:rFonts w:cs="Arial"/>
                    <w:color w:val="000000" w:themeColor="text1"/>
                    <w:sz w:val="20"/>
                    <w:szCs w:val="20"/>
                  </w:rPr>
                  <w:delText>Which are mandatory/optional?</w:delText>
                </w:r>
              </w:del>
            </w:ins>
          </w:p>
          <w:p w14:paraId="0DF6F8B1" w14:textId="22038A4C" w:rsidR="00C75231" w:rsidRPr="0087293D" w:rsidRDefault="00C75231">
            <w:pPr>
              <w:pStyle w:val="TableText"/>
              <w:keepNext/>
              <w:keepLines/>
              <w:ind w:left="360"/>
              <w:rPr>
                <w:ins w:id="297" w:author="Wirasak Chomphu" w:date="2017-11-26T17:04:00Z"/>
                <w:rFonts w:cs="Arial"/>
                <w:color w:val="000000" w:themeColor="text1"/>
                <w:sz w:val="20"/>
                <w:szCs w:val="20"/>
              </w:rPr>
              <w:pPrChange w:id="298" w:author="Wirasak Chomphu" w:date="2017-11-26T17:03:00Z">
                <w:pPr>
                  <w:pStyle w:val="TableText"/>
                  <w:keepNext/>
                  <w:keepLines/>
                </w:pPr>
              </w:pPrChange>
            </w:pPr>
            <w:ins w:id="299" w:author="Wirasak Chomphu" w:date="2017-11-26T17:03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On Stm Hrs is mandatory field.</w:t>
              </w:r>
            </w:ins>
          </w:p>
          <w:p w14:paraId="1288E836" w14:textId="23D5E0FB" w:rsidR="00C75231" w:rsidRPr="0087293D" w:rsidRDefault="00C75231" w:rsidP="00C75231">
            <w:pPr>
              <w:textAlignment w:val="center"/>
              <w:rPr>
                <w:ins w:id="300" w:author="Wirasak Chomphu" w:date="2017-11-26T17:04:00Z"/>
                <w:rFonts w:cs="Arial"/>
                <w:b/>
                <w:sz w:val="19"/>
                <w:szCs w:val="19"/>
              </w:rPr>
            </w:pPr>
            <w:ins w:id="301" w:author="Wirasak Chomphu" w:date="2017-11-26T17:04:00Z">
              <w:del w:id="302" w:author="Batra Yogesh (EXT)" w:date="2018-04-04T17:11:00Z">
                <w:r w:rsidRPr="0087293D" w:rsidDel="00EE72E3">
                  <w:rPr>
                    <w:rFonts w:cs="Arial"/>
                    <w:sz w:val="19"/>
                    <w:szCs w:val="19"/>
                  </w:rPr>
                  <w:delText>Availabilty</w:delText>
                </w:r>
              </w:del>
            </w:ins>
            <w:ins w:id="303" w:author="Batra Yogesh (EXT)" w:date="2018-04-04T17:11:00Z">
              <w:r w:rsidR="00EE72E3" w:rsidRPr="0087293D">
                <w:rPr>
                  <w:rFonts w:cs="Arial"/>
                  <w:sz w:val="19"/>
                  <w:szCs w:val="19"/>
                </w:rPr>
                <w:t>Availability</w:t>
              </w:r>
            </w:ins>
            <w:ins w:id="304" w:author="Wirasak Chomphu" w:date="2017-11-26T17:04:00Z">
              <w:r w:rsidRPr="0087293D">
                <w:rPr>
                  <w:rFonts w:cs="Arial"/>
                  <w:sz w:val="19"/>
                  <w:szCs w:val="19"/>
                </w:rPr>
                <w:t xml:space="preserve"> to enter or change:</w:t>
              </w:r>
              <w:r w:rsidRPr="0087293D">
                <w:rPr>
                  <w:rFonts w:cs="Arial"/>
                  <w:sz w:val="19"/>
                  <w:szCs w:val="19"/>
                </w:rPr>
                <w:br/>
              </w:r>
              <w:r w:rsidRPr="0087293D">
                <w:rPr>
                  <w:rFonts w:cs="Arial"/>
                  <w:bCs/>
                  <w:sz w:val="19"/>
                  <w:szCs w:val="19"/>
                </w:rPr>
                <w:t>- On Strm</w:t>
              </w:r>
              <w:r w:rsidRPr="0087293D">
                <w:rPr>
                  <w:rFonts w:cs="Arial"/>
                  <w:bCs/>
                  <w:sz w:val="19"/>
                  <w:szCs w:val="19"/>
                </w:rPr>
                <w:br/>
                <w:t>- Choke Value</w:t>
              </w:r>
              <w:r w:rsidRPr="0087293D">
                <w:rPr>
                  <w:rFonts w:cs="Arial"/>
                  <w:bCs/>
                  <w:sz w:val="19"/>
                  <w:szCs w:val="19"/>
                </w:rPr>
                <w:br/>
                <w:t>- Wing Valve Stat (Drop downlist)</w:t>
              </w:r>
            </w:ins>
          </w:p>
          <w:p w14:paraId="294112F2" w14:textId="77777777" w:rsidR="00C75231" w:rsidRPr="0087293D" w:rsidRDefault="00C75231" w:rsidP="00C75231">
            <w:pPr>
              <w:textAlignment w:val="center"/>
              <w:rPr>
                <w:ins w:id="305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ins w:id="306" w:author="Wirasak Chomphu" w:date="2017-11-26T17:04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- Inj Vol Meas</w:t>
              </w:r>
            </w:ins>
          </w:p>
          <w:p w14:paraId="408091A6" w14:textId="77777777" w:rsidR="00C75231" w:rsidRPr="0087293D" w:rsidRDefault="00C75231" w:rsidP="00C75231">
            <w:pPr>
              <w:textAlignment w:val="center"/>
              <w:rPr>
                <w:ins w:id="307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ins w:id="308" w:author="Wirasak Chomphu" w:date="2017-11-26T17:04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- WHT</w:t>
              </w:r>
            </w:ins>
          </w:p>
          <w:p w14:paraId="1F606EF0" w14:textId="77777777" w:rsidR="00C75231" w:rsidRPr="0087293D" w:rsidRDefault="00C75231" w:rsidP="00C75231">
            <w:pPr>
              <w:textAlignment w:val="center"/>
              <w:rPr>
                <w:ins w:id="309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ins w:id="310" w:author="Wirasak Chomphu" w:date="2017-11-26T17:04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- WHP</w:t>
              </w:r>
            </w:ins>
          </w:p>
          <w:p w14:paraId="518CBAAA" w14:textId="77777777" w:rsidR="00C75231" w:rsidRPr="0087293D" w:rsidRDefault="00C75231" w:rsidP="00C75231">
            <w:pPr>
              <w:textAlignment w:val="center"/>
              <w:rPr>
                <w:ins w:id="311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ins w:id="312" w:author="Wirasak Chomphu" w:date="2017-11-26T17:04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- Common 7”</w:t>
              </w:r>
            </w:ins>
          </w:p>
          <w:p w14:paraId="1EE1DE8E" w14:textId="77777777" w:rsidR="00C75231" w:rsidRPr="0087293D" w:rsidRDefault="00C75231" w:rsidP="00C75231">
            <w:pPr>
              <w:textAlignment w:val="center"/>
              <w:rPr>
                <w:ins w:id="313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ins w:id="314" w:author="Wirasak Chomphu" w:date="2017-11-26T17:04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- Manual 7”</w:t>
              </w:r>
            </w:ins>
          </w:p>
          <w:p w14:paraId="5A23BC69" w14:textId="77777777" w:rsidR="00C75231" w:rsidRPr="0087293D" w:rsidRDefault="00C75231" w:rsidP="00C75231">
            <w:pPr>
              <w:textAlignment w:val="center"/>
              <w:rPr>
                <w:ins w:id="315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ins w:id="316" w:author="Wirasak Chomphu" w:date="2017-11-26T17:04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- Common 9 5/8”</w:t>
              </w:r>
            </w:ins>
          </w:p>
          <w:p w14:paraId="27FFE548" w14:textId="77777777" w:rsidR="00C75231" w:rsidRPr="0087293D" w:rsidRDefault="00C75231" w:rsidP="00C75231">
            <w:pPr>
              <w:textAlignment w:val="center"/>
              <w:rPr>
                <w:ins w:id="317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ins w:id="318" w:author="Wirasak Chomphu" w:date="2017-11-26T17:04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- Manual 9 5/8”</w:t>
              </w:r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br/>
                <w:t>- Manual 13 3/8”</w:t>
              </w:r>
            </w:ins>
          </w:p>
          <w:p w14:paraId="7CDD5A5A" w14:textId="28C473DE" w:rsidR="00C75231" w:rsidRPr="0087293D" w:rsidRDefault="00C75231" w:rsidP="00C75231">
            <w:pPr>
              <w:pStyle w:val="TableText"/>
              <w:keepNext/>
              <w:keepLines/>
              <w:rPr>
                <w:ins w:id="319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ins w:id="320" w:author="Wirasak Chomphu" w:date="2017-11-26T17:04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- Manual 20”</w:t>
              </w:r>
            </w:ins>
          </w:p>
          <w:p w14:paraId="139DE5CA" w14:textId="6EB9A310" w:rsidR="00C75231" w:rsidRPr="0087293D" w:rsidRDefault="00C75231" w:rsidP="00C75231">
            <w:pPr>
              <w:pStyle w:val="TableText"/>
              <w:keepNext/>
              <w:keepLines/>
              <w:rPr>
                <w:ins w:id="321" w:author="Wirasak Chomphu" w:date="2017-11-26T17:03:00Z"/>
                <w:rFonts w:cs="Arial"/>
                <w:color w:val="000000" w:themeColor="text1"/>
                <w:sz w:val="20"/>
                <w:szCs w:val="20"/>
              </w:rPr>
            </w:pPr>
            <w:ins w:id="322" w:author="Wirasak Chomphu" w:date="2017-11-26T17:04:00Z">
              <w:r w:rsidRPr="0087293D">
                <w:rPr>
                  <w:rFonts w:cs="Arial"/>
                  <w:color w:val="000000" w:themeColor="text1"/>
                  <w:sz w:val="20"/>
                  <w:szCs w:val="20"/>
                </w:rPr>
                <w:t>- Comments</w:t>
              </w:r>
            </w:ins>
          </w:p>
          <w:p w14:paraId="122B977B" w14:textId="77777777" w:rsidR="00485022" w:rsidRPr="0087293D" w:rsidRDefault="00485022" w:rsidP="00485022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commentRangeStart w:id="323"/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  <w:commentRangeEnd w:id="323"/>
            <w:r w:rsidR="00327EC2" w:rsidRPr="0087293D">
              <w:rPr>
                <w:rStyle w:val="CommentReference"/>
                <w:rFonts w:cs="Arial"/>
                <w:color w:val="000000" w:themeColor="text1"/>
                <w:sz w:val="20"/>
                <w:szCs w:val="20"/>
              </w:rPr>
              <w:commentReference w:id="323"/>
            </w:r>
          </w:p>
          <w:p w14:paraId="2D5EFAC3" w14:textId="77777777" w:rsidR="00485022" w:rsidRPr="0087293D" w:rsidRDefault="00485022" w:rsidP="0048502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3E4CC4FE" w14:textId="77777777" w:rsidR="00485022" w:rsidRPr="0087293D" w:rsidRDefault="00485022" w:rsidP="00485022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324" w:author="Batra Yogesh (EXT)" w:date="2018-04-13T12:24:00Z">
              <w:tcPr>
                <w:tcW w:w="2160" w:type="dxa"/>
                <w:gridSpan w:val="2"/>
              </w:tcPr>
            </w:tcPrChange>
          </w:tcPr>
          <w:p w14:paraId="50424DE6" w14:textId="77777777" w:rsidR="00485022" w:rsidRPr="0087293D" w:rsidRDefault="00485022" w:rsidP="00485022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Data was saved and displayed as expected</w:t>
            </w:r>
          </w:p>
          <w:p w14:paraId="21D4E8DE" w14:textId="77777777" w:rsidR="00485022" w:rsidRPr="0087293D" w:rsidRDefault="00485022" w:rsidP="00485022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618C96FA" w14:textId="3C23ADC9" w:rsidR="00485022" w:rsidRPr="0087293D" w:rsidRDefault="00485022" w:rsidP="00485022">
            <w:pPr>
              <w:rPr>
                <w:ins w:id="325" w:author="Lopez, Jennifer" w:date="2017-11-09T12:02:00Z"/>
                <w:rFonts w:cs="Arial"/>
                <w:strike/>
                <w:color w:val="000000" w:themeColor="text1"/>
                <w:sz w:val="20"/>
                <w:szCs w:val="20"/>
                <w:rPrChange w:id="326" w:author="Batra Yogesh (EXT)" w:date="2018-04-13T12:23:00Z">
                  <w:rPr>
                    <w:ins w:id="327" w:author="Lopez, Jennifer" w:date="2017-11-09T12:02:00Z"/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87293D">
              <w:rPr>
                <w:rFonts w:cs="Arial"/>
                <w:strike/>
                <w:color w:val="000000" w:themeColor="text1"/>
                <w:sz w:val="20"/>
                <w:szCs w:val="20"/>
                <w:rPrChange w:id="328" w:author="Batra Yogesh (EXT)" w:date="2018-04-13T12:23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t>Calculated fields display expected values</w:t>
            </w:r>
          </w:p>
          <w:p w14:paraId="3FCEBAB5" w14:textId="7DA730D1" w:rsidR="00327EC2" w:rsidRPr="0087293D" w:rsidRDefault="00327EC2">
            <w:pPr>
              <w:pStyle w:val="ListParagraph"/>
              <w:numPr>
                <w:ilvl w:val="0"/>
                <w:numId w:val="23"/>
              </w:numPr>
              <w:rPr>
                <w:rFonts w:cs="Arial"/>
                <w:color w:val="000000" w:themeColor="text1"/>
                <w:sz w:val="20"/>
                <w:szCs w:val="20"/>
                <w:rPrChange w:id="329" w:author="Batra Yogesh (EXT)" w:date="2018-04-13T12:23:00Z">
                  <w:rPr/>
                </w:rPrChange>
              </w:rPr>
              <w:pPrChange w:id="330" w:author="Lopez, Jennifer" w:date="2017-11-09T12:02:00Z">
                <w:pPr/>
              </w:pPrChange>
            </w:pPr>
            <w:ins w:id="331" w:author="Lopez, Jennifer" w:date="2017-11-09T12:02:00Z">
              <w:r w:rsidRPr="00EE25E0">
                <w:rPr>
                  <w:rFonts w:cs="Arial"/>
                </w:rPr>
                <w:t>List calculated fields</w:t>
              </w:r>
            </w:ins>
          </w:p>
          <w:p w14:paraId="222E15DF" w14:textId="77777777" w:rsidR="00485022" w:rsidRPr="0087293D" w:rsidRDefault="00485022" w:rsidP="0048502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332" w:author="Batra Yogesh (EXT)" w:date="2018-04-13T12:24:00Z">
              <w:tcPr>
                <w:tcW w:w="2880" w:type="dxa"/>
                <w:gridSpan w:val="2"/>
              </w:tcPr>
            </w:tcPrChange>
          </w:tcPr>
          <w:p w14:paraId="5588E1F4" w14:textId="0B6A0A8A" w:rsidR="00485022" w:rsidRPr="0087293D" w:rsidDel="00C75231" w:rsidRDefault="00485022" w:rsidP="00485022">
            <w:pPr>
              <w:textAlignment w:val="center"/>
              <w:rPr>
                <w:del w:id="333" w:author="Wirasak Chomphu" w:date="2017-11-26T17:04:00Z"/>
                <w:rFonts w:cs="Arial"/>
                <w:b/>
                <w:sz w:val="19"/>
                <w:szCs w:val="19"/>
              </w:rPr>
            </w:pPr>
            <w:del w:id="334" w:author="Wirasak Chomphu" w:date="2017-11-26T17:04:00Z">
              <w:r w:rsidRPr="0087293D" w:rsidDel="00C75231">
                <w:rPr>
                  <w:rFonts w:cs="Arial"/>
                  <w:sz w:val="19"/>
                  <w:szCs w:val="19"/>
                </w:rPr>
                <w:delText xml:space="preserve">Availabilty to </w:delText>
              </w:r>
              <w:r w:rsidR="005B667B" w:rsidRPr="0087293D" w:rsidDel="00C75231">
                <w:rPr>
                  <w:rFonts w:cs="Arial"/>
                  <w:sz w:val="19"/>
                  <w:szCs w:val="19"/>
                </w:rPr>
                <w:delText>enter</w:delText>
              </w:r>
              <w:r w:rsidR="00D528E8" w:rsidRPr="0087293D" w:rsidDel="00C75231">
                <w:rPr>
                  <w:rFonts w:cs="Arial"/>
                  <w:sz w:val="19"/>
                  <w:szCs w:val="19"/>
                </w:rPr>
                <w:delText xml:space="preserve"> or change:</w:delText>
              </w:r>
              <w:r w:rsidR="00D528E8" w:rsidRPr="0087293D" w:rsidDel="00C75231">
                <w:rPr>
                  <w:rFonts w:cs="Arial"/>
                  <w:sz w:val="19"/>
                  <w:szCs w:val="19"/>
                </w:rPr>
                <w:br/>
              </w:r>
              <w:r w:rsidR="00D528E8" w:rsidRPr="0087293D" w:rsidDel="00C75231">
                <w:rPr>
                  <w:rFonts w:cs="Arial"/>
                  <w:bCs/>
                  <w:sz w:val="19"/>
                  <w:szCs w:val="19"/>
                </w:rPr>
                <w:delText>- On Strm</w:delText>
              </w:r>
              <w:r w:rsidR="00D528E8" w:rsidRPr="0087293D" w:rsidDel="00C75231">
                <w:rPr>
                  <w:rFonts w:cs="Arial"/>
                  <w:bCs/>
                  <w:sz w:val="19"/>
                  <w:szCs w:val="19"/>
                </w:rPr>
                <w:br/>
                <w:delText>- Choke Value</w:delText>
              </w:r>
              <w:r w:rsidR="00D528E8" w:rsidRPr="0087293D" w:rsidDel="00C75231">
                <w:rPr>
                  <w:rFonts w:cs="Arial"/>
                  <w:bCs/>
                  <w:sz w:val="19"/>
                  <w:szCs w:val="19"/>
                </w:rPr>
                <w:br/>
                <w:delText>- Wing Valve Stat (Drop downlist)</w:delText>
              </w:r>
            </w:del>
          </w:p>
          <w:p w14:paraId="1CB02529" w14:textId="2234137D" w:rsidR="005B667B" w:rsidRPr="0087293D" w:rsidDel="00C75231" w:rsidRDefault="00D528E8" w:rsidP="00D528E8">
            <w:pPr>
              <w:textAlignment w:val="center"/>
              <w:rPr>
                <w:del w:id="335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del w:id="336" w:author="Wirasak Chomphu" w:date="2017-11-26T17:04:00Z">
              <w:r w:rsidRPr="0087293D" w:rsidDel="00C75231">
                <w:rPr>
                  <w:rFonts w:cs="Arial"/>
                  <w:color w:val="000000" w:themeColor="text1"/>
                  <w:sz w:val="20"/>
                  <w:szCs w:val="20"/>
                </w:rPr>
                <w:delText>- Inj Vol Meas</w:delText>
              </w:r>
            </w:del>
          </w:p>
          <w:p w14:paraId="39F07BFD" w14:textId="1EA5FFCA" w:rsidR="00D528E8" w:rsidRPr="0087293D" w:rsidDel="00C75231" w:rsidRDefault="00D528E8" w:rsidP="00D528E8">
            <w:pPr>
              <w:textAlignment w:val="center"/>
              <w:rPr>
                <w:del w:id="337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del w:id="338" w:author="Wirasak Chomphu" w:date="2017-11-26T17:04:00Z">
              <w:r w:rsidRPr="0087293D" w:rsidDel="00C75231">
                <w:rPr>
                  <w:rFonts w:cs="Arial"/>
                  <w:color w:val="000000" w:themeColor="text1"/>
                  <w:sz w:val="20"/>
                  <w:szCs w:val="20"/>
                </w:rPr>
                <w:delText>- WHT</w:delText>
              </w:r>
            </w:del>
          </w:p>
          <w:p w14:paraId="66CF8B08" w14:textId="394357D2" w:rsidR="00D528E8" w:rsidRPr="0087293D" w:rsidDel="00C75231" w:rsidRDefault="00D528E8" w:rsidP="00D528E8">
            <w:pPr>
              <w:textAlignment w:val="center"/>
              <w:rPr>
                <w:del w:id="339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del w:id="340" w:author="Wirasak Chomphu" w:date="2017-11-26T17:04:00Z">
              <w:r w:rsidRPr="0087293D" w:rsidDel="00C75231">
                <w:rPr>
                  <w:rFonts w:cs="Arial"/>
                  <w:color w:val="000000" w:themeColor="text1"/>
                  <w:sz w:val="20"/>
                  <w:szCs w:val="20"/>
                </w:rPr>
                <w:delText>- WHP</w:delText>
              </w:r>
            </w:del>
          </w:p>
          <w:p w14:paraId="2F7C5FA8" w14:textId="20AC081E" w:rsidR="00D528E8" w:rsidRPr="0087293D" w:rsidDel="00C75231" w:rsidRDefault="00D528E8" w:rsidP="00D528E8">
            <w:pPr>
              <w:textAlignment w:val="center"/>
              <w:rPr>
                <w:del w:id="341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del w:id="342" w:author="Wirasak Chomphu" w:date="2017-11-26T17:04:00Z">
              <w:r w:rsidRPr="0087293D" w:rsidDel="00C75231">
                <w:rPr>
                  <w:rFonts w:cs="Arial"/>
                  <w:color w:val="000000" w:themeColor="text1"/>
                  <w:sz w:val="20"/>
                  <w:szCs w:val="20"/>
                </w:rPr>
                <w:delText>- Common 7”</w:delText>
              </w:r>
            </w:del>
          </w:p>
          <w:p w14:paraId="3E34F0C8" w14:textId="1F39611E" w:rsidR="00D528E8" w:rsidRPr="0087293D" w:rsidDel="00C75231" w:rsidRDefault="00D528E8" w:rsidP="00D528E8">
            <w:pPr>
              <w:textAlignment w:val="center"/>
              <w:rPr>
                <w:del w:id="343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del w:id="344" w:author="Wirasak Chomphu" w:date="2017-11-26T17:04:00Z">
              <w:r w:rsidRPr="0087293D" w:rsidDel="00C75231">
                <w:rPr>
                  <w:rFonts w:cs="Arial"/>
                  <w:color w:val="000000" w:themeColor="text1"/>
                  <w:sz w:val="20"/>
                  <w:szCs w:val="20"/>
                </w:rPr>
                <w:delText>- Manual 7”</w:delText>
              </w:r>
            </w:del>
          </w:p>
          <w:p w14:paraId="72FA1B93" w14:textId="402DFEFF" w:rsidR="00D528E8" w:rsidRPr="0087293D" w:rsidDel="00C75231" w:rsidRDefault="00D528E8" w:rsidP="00D528E8">
            <w:pPr>
              <w:textAlignment w:val="center"/>
              <w:rPr>
                <w:del w:id="345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del w:id="346" w:author="Wirasak Chomphu" w:date="2017-11-26T17:04:00Z">
              <w:r w:rsidRPr="0087293D" w:rsidDel="00C75231">
                <w:rPr>
                  <w:rFonts w:cs="Arial"/>
                  <w:color w:val="000000" w:themeColor="text1"/>
                  <w:sz w:val="20"/>
                  <w:szCs w:val="20"/>
                </w:rPr>
                <w:delText>- Common 9 5/8”</w:delText>
              </w:r>
            </w:del>
          </w:p>
          <w:p w14:paraId="154AF107" w14:textId="690DB641" w:rsidR="00D528E8" w:rsidRPr="0087293D" w:rsidDel="00C75231" w:rsidRDefault="00D528E8" w:rsidP="00D528E8">
            <w:pPr>
              <w:textAlignment w:val="center"/>
              <w:rPr>
                <w:del w:id="347" w:author="Wirasak Chomphu" w:date="2017-11-26T17:04:00Z"/>
                <w:rFonts w:cs="Arial"/>
                <w:color w:val="000000" w:themeColor="text1"/>
                <w:sz w:val="20"/>
                <w:szCs w:val="20"/>
              </w:rPr>
            </w:pPr>
            <w:del w:id="348" w:author="Wirasak Chomphu" w:date="2017-11-26T17:04:00Z">
              <w:r w:rsidRPr="0087293D" w:rsidDel="00C75231">
                <w:rPr>
                  <w:rFonts w:cs="Arial"/>
                  <w:color w:val="000000" w:themeColor="text1"/>
                  <w:sz w:val="20"/>
                  <w:szCs w:val="20"/>
                </w:rPr>
                <w:delText>- Manual 9 5/8”</w:delText>
              </w:r>
              <w:r w:rsidRPr="0087293D" w:rsidDel="00C75231">
                <w:rPr>
                  <w:rFonts w:cs="Arial"/>
                  <w:color w:val="000000" w:themeColor="text1"/>
                  <w:sz w:val="20"/>
                  <w:szCs w:val="20"/>
                </w:rPr>
                <w:br/>
                <w:delText>- Manual 13 3/8”</w:delText>
              </w:r>
            </w:del>
          </w:p>
          <w:p w14:paraId="4BBEA736" w14:textId="4E15BA3F" w:rsidR="00D528E8" w:rsidRPr="0087293D" w:rsidRDefault="00D528E8" w:rsidP="00D528E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del w:id="349" w:author="Wirasak Chomphu" w:date="2017-11-26T17:04:00Z">
              <w:r w:rsidRPr="0087293D" w:rsidDel="00C75231">
                <w:rPr>
                  <w:rFonts w:cs="Arial"/>
                  <w:color w:val="000000" w:themeColor="text1"/>
                  <w:sz w:val="20"/>
                  <w:szCs w:val="20"/>
                </w:rPr>
                <w:delText>- Manual 20”</w:delText>
              </w:r>
            </w:del>
            <w:r w:rsidRPr="0087293D">
              <w:rPr>
                <w:rFonts w:cs="Arial"/>
                <w:color w:val="000000" w:themeColor="text1"/>
                <w:sz w:val="20"/>
                <w:szCs w:val="20"/>
              </w:rPr>
              <w:br/>
              <w:t>- Comments</w:t>
            </w:r>
          </w:p>
          <w:p w14:paraId="5D09DE6E" w14:textId="343511D6" w:rsidR="00D528E8" w:rsidRPr="0087293D" w:rsidRDefault="00D528E8" w:rsidP="00D528E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2251A8" w:rsidRPr="0087293D" w14:paraId="7944B286" w14:textId="77777777" w:rsidTr="0087293D">
        <w:trPr>
          <w:trPrChange w:id="350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51" w:author="Batra Yogesh (EXT)" w:date="2018-04-13T12:24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5439CA9D" w14:textId="77777777" w:rsidR="002251A8" w:rsidRPr="0087293D" w:rsidRDefault="002251A8" w:rsidP="00485022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352" w:author="Batra Yogesh (EXT)" w:date="2018-04-13T12:24:00Z">
              <w:tcPr>
                <w:tcW w:w="3630" w:type="dxa"/>
                <w:gridSpan w:val="2"/>
              </w:tcPr>
            </w:tcPrChange>
          </w:tcPr>
          <w:p w14:paraId="481ED1DC" w14:textId="280FAD60" w:rsidR="002251A8" w:rsidRPr="0087293D" w:rsidRDefault="002251A8" w:rsidP="00485022">
            <w:pPr>
              <w:pStyle w:val="TableText"/>
              <w:keepNext/>
              <w:keepLines/>
              <w:rPr>
                <w:rFonts w:cs="Arial"/>
                <w:strike/>
                <w:color w:val="000000" w:themeColor="text1"/>
                <w:sz w:val="20"/>
                <w:szCs w:val="20"/>
                <w:rPrChange w:id="353" w:author="Batra Yogesh (EXT)" w:date="2018-04-13T12:23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commentRangeStart w:id="354"/>
            <w:commentRangeStart w:id="355"/>
            <w:r w:rsidRPr="0087293D">
              <w:rPr>
                <w:rFonts w:cs="Arial"/>
                <w:strike/>
                <w:color w:val="000000" w:themeColor="text1"/>
                <w:sz w:val="20"/>
                <w:szCs w:val="20"/>
                <w:rPrChange w:id="356" w:author="Batra Yogesh (EXT)" w:date="2018-04-13T12:23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t>ECIS Wing Valve Stat</w:t>
            </w:r>
            <w:commentRangeEnd w:id="354"/>
            <w:r w:rsidR="00327EC2" w:rsidRPr="0087293D">
              <w:rPr>
                <w:rStyle w:val="CommentReference"/>
                <w:rFonts w:cs="Arial"/>
                <w:strike/>
                <w:color w:val="000000" w:themeColor="text1"/>
                <w:sz w:val="20"/>
                <w:szCs w:val="20"/>
                <w:rPrChange w:id="357" w:author="Batra Yogesh (EXT)" w:date="2018-04-13T12:23:00Z">
                  <w:rPr>
                    <w:rStyle w:val="CommentReference"/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commentReference w:id="354"/>
            </w:r>
            <w:commentRangeEnd w:id="355"/>
            <w:r w:rsidR="00C75231" w:rsidRPr="0087293D">
              <w:rPr>
                <w:rStyle w:val="CommentReference"/>
                <w:rFonts w:cs="Arial"/>
                <w:strike/>
                <w:color w:val="000000" w:themeColor="text1"/>
                <w:sz w:val="20"/>
                <w:szCs w:val="20"/>
                <w:rPrChange w:id="358" w:author="Batra Yogesh (EXT)" w:date="2018-04-13T12:23:00Z">
                  <w:rPr>
                    <w:rStyle w:val="CommentReference"/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commentReference w:id="355"/>
            </w:r>
          </w:p>
        </w:tc>
        <w:tc>
          <w:tcPr>
            <w:tcW w:w="1154" w:type="pct"/>
            <w:tcPrChange w:id="359" w:author="Batra Yogesh (EXT)" w:date="2018-04-13T12:24:00Z">
              <w:tcPr>
                <w:tcW w:w="2160" w:type="dxa"/>
                <w:gridSpan w:val="2"/>
              </w:tcPr>
            </w:tcPrChange>
          </w:tcPr>
          <w:p w14:paraId="6165C32E" w14:textId="5D937D53" w:rsidR="002251A8" w:rsidRPr="0087293D" w:rsidRDefault="002251A8" w:rsidP="00485022">
            <w:pPr>
              <w:rPr>
                <w:rFonts w:cs="Arial"/>
                <w:strike/>
                <w:color w:val="000000" w:themeColor="text1"/>
                <w:sz w:val="20"/>
                <w:szCs w:val="20"/>
                <w:rPrChange w:id="360" w:author="Batra Yogesh (EXT)" w:date="2018-04-13T12:23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87293D">
              <w:rPr>
                <w:rFonts w:cs="Arial"/>
                <w:strike/>
                <w:color w:val="000000" w:themeColor="text1"/>
                <w:sz w:val="20"/>
                <w:szCs w:val="20"/>
                <w:rPrChange w:id="361" w:author="Batra Yogesh (EXT)" w:date="2018-04-13T12:23:00Z">
                  <w:rPr>
                    <w:rFonts w:cs="Arial"/>
                    <w:color w:val="000000" w:themeColor="text1"/>
                    <w:sz w:val="20"/>
                    <w:szCs w:val="20"/>
                  </w:rPr>
                </w:rPrChange>
              </w:rPr>
              <w:t>ECIS must transfer Wing Valve Status to from PI correctly</w:t>
            </w:r>
          </w:p>
        </w:tc>
        <w:tc>
          <w:tcPr>
            <w:tcW w:w="1538" w:type="pct"/>
            <w:tcPrChange w:id="362" w:author="Batra Yogesh (EXT)" w:date="2018-04-13T12:24:00Z">
              <w:tcPr>
                <w:tcW w:w="2880" w:type="dxa"/>
                <w:gridSpan w:val="2"/>
              </w:tcPr>
            </w:tcPrChange>
          </w:tcPr>
          <w:p w14:paraId="17FDA8E2" w14:textId="77777777" w:rsidR="002251A8" w:rsidRPr="0087293D" w:rsidRDefault="002251A8" w:rsidP="00485022">
            <w:pPr>
              <w:textAlignment w:val="center"/>
              <w:rPr>
                <w:rFonts w:cs="Arial"/>
                <w:strike/>
                <w:sz w:val="19"/>
                <w:szCs w:val="19"/>
                <w:rPrChange w:id="363" w:author="Batra Yogesh (EXT)" w:date="2018-04-13T12:23:00Z">
                  <w:rPr>
                    <w:rFonts w:cs="Arial"/>
                    <w:sz w:val="19"/>
                    <w:szCs w:val="19"/>
                  </w:rPr>
                </w:rPrChange>
              </w:rPr>
            </w:pPr>
          </w:p>
        </w:tc>
      </w:tr>
      <w:tr w:rsidR="00485022" w:rsidRPr="0087293D" w14:paraId="0BAA37FB" w14:textId="77777777" w:rsidTr="0087293D">
        <w:trPr>
          <w:trPrChange w:id="364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365" w:author="Batra Yogesh (EXT)" w:date="2018-04-13T12:24:00Z">
              <w:tcPr>
                <w:tcW w:w="690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0BAA37F7" w14:textId="77777777" w:rsidR="00485022" w:rsidRPr="0087293D" w:rsidRDefault="00485022" w:rsidP="00485022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366" w:author="Batra Yogesh (EXT)" w:date="2018-04-13T12:24:00Z">
              <w:tcPr>
                <w:tcW w:w="3630" w:type="dxa"/>
                <w:gridSpan w:val="2"/>
                <w:shd w:val="clear" w:color="auto" w:fill="C6D9F1" w:themeFill="text2" w:themeFillTint="33"/>
              </w:tcPr>
            </w:tcPrChange>
          </w:tcPr>
          <w:p w14:paraId="0BAA37F8" w14:textId="77777777" w:rsidR="00485022" w:rsidRPr="0087293D" w:rsidRDefault="00485022" w:rsidP="00485022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87293D">
              <w:rPr>
                <w:rFonts w:cs="Arial"/>
                <w:sz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367" w:author="Batra Yogesh (EXT)" w:date="2018-04-13T12:24:00Z">
              <w:tcPr>
                <w:tcW w:w="2160" w:type="dxa"/>
                <w:gridSpan w:val="2"/>
                <w:shd w:val="clear" w:color="auto" w:fill="C6D9F1" w:themeFill="text2" w:themeFillTint="33"/>
              </w:tcPr>
            </w:tcPrChange>
          </w:tcPr>
          <w:p w14:paraId="0BAA37F9" w14:textId="77777777" w:rsidR="00485022" w:rsidRPr="0087293D" w:rsidRDefault="00485022" w:rsidP="00485022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368" w:author="Batra Yogesh (EXT)" w:date="2018-04-13T12:24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0BAA37FA" w14:textId="77777777" w:rsidR="00485022" w:rsidRPr="0087293D" w:rsidRDefault="00485022" w:rsidP="00485022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7FC" w14:textId="77777777" w:rsidR="006B18DE" w:rsidRPr="0087293D" w:rsidRDefault="006B18DE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D" w14:textId="77777777" w:rsidR="004D61A0" w:rsidRPr="0087293D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540B43F3" w14:textId="77777777" w:rsidR="004C6BA9" w:rsidRPr="0087293D" w:rsidRDefault="00AB281C">
      <w:pPr>
        <w:rPr>
          <w:rFonts w:cs="Arial"/>
          <w:b/>
          <w:bCs/>
          <w:sz w:val="24"/>
          <w:szCs w:val="32"/>
        </w:rPr>
      </w:pPr>
      <w:bookmarkStart w:id="369" w:name="_Toc240857192"/>
      <w:r w:rsidRPr="0087293D">
        <w:rPr>
          <w:rFonts w:cs="Arial"/>
        </w:rPr>
        <w:br w:type="page"/>
      </w:r>
    </w:p>
    <w:p w14:paraId="27CC4C89" w14:textId="77777777" w:rsidR="00C6253C" w:rsidRPr="0087293D" w:rsidRDefault="00C6253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87293D" w:rsidRDefault="004D61A0" w:rsidP="005D1403">
      <w:pPr>
        <w:pStyle w:val="Heading1"/>
      </w:pPr>
      <w:bookmarkStart w:id="370" w:name="_Toc495837835"/>
      <w:r w:rsidRPr="0087293D">
        <w:t>Alternative</w:t>
      </w:r>
      <w:bookmarkEnd w:id="369"/>
      <w:r w:rsidR="00BF2F96" w:rsidRPr="0087293D">
        <w:t>s</w:t>
      </w:r>
      <w:bookmarkEnd w:id="370"/>
      <w:r w:rsidR="00023077" w:rsidRPr="0087293D">
        <w:t xml:space="preserve"> </w:t>
      </w:r>
    </w:p>
    <w:p w14:paraId="0BAA3800" w14:textId="054604E5" w:rsidR="0006165A" w:rsidRPr="0087293D" w:rsidRDefault="004D61A0" w:rsidP="00447470">
      <w:pPr>
        <w:pStyle w:val="Heading2"/>
      </w:pPr>
      <w:bookmarkStart w:id="371" w:name="_Toc55750750"/>
      <w:bookmarkStart w:id="372" w:name="_Toc55748915"/>
      <w:bookmarkStart w:id="373" w:name="_Toc240857193"/>
      <w:bookmarkStart w:id="374" w:name="_Toc495837836"/>
      <w:r w:rsidRPr="0087293D">
        <w:t xml:space="preserve">Alternate </w:t>
      </w:r>
      <w:r w:rsidR="00447470" w:rsidRPr="0087293D">
        <w:t>Flow</w:t>
      </w:r>
      <w:r w:rsidRPr="0087293D">
        <w:t xml:space="preserve"> A1:</w:t>
      </w:r>
      <w:bookmarkEnd w:id="371"/>
      <w:r w:rsidRPr="0087293D">
        <w:t xml:space="preserve"> </w:t>
      </w:r>
      <w:bookmarkEnd w:id="372"/>
      <w:bookmarkEnd w:id="373"/>
      <w:r w:rsidR="00D628DE" w:rsidRPr="0087293D">
        <w:t xml:space="preserve">Modify </w:t>
      </w:r>
      <w:r w:rsidR="00D528E8" w:rsidRPr="0087293D">
        <w:t xml:space="preserve">Water Injection </w:t>
      </w:r>
      <w:r w:rsidR="00D628DE" w:rsidRPr="0087293D">
        <w:t xml:space="preserve">Well Daily </w:t>
      </w:r>
      <w:r w:rsidR="00D528E8" w:rsidRPr="0087293D">
        <w:t>D</w:t>
      </w:r>
      <w:r w:rsidR="00D628DE" w:rsidRPr="0087293D">
        <w:t>ata</w:t>
      </w:r>
      <w:bookmarkEnd w:id="374"/>
    </w:p>
    <w:p w14:paraId="0BAA3801" w14:textId="16B05082" w:rsidR="00A93A96" w:rsidRPr="0087293D" w:rsidRDefault="00C002FE" w:rsidP="00D17537">
      <w:pPr>
        <w:rPr>
          <w:rFonts w:cs="Arial"/>
          <w:color w:val="000000" w:themeColor="text1"/>
        </w:rPr>
      </w:pPr>
      <w:r w:rsidRPr="0087293D">
        <w:rPr>
          <w:rFonts w:cs="Arial"/>
          <w:iCs/>
          <w:szCs w:val="28"/>
        </w:rPr>
        <w:t>Details:</w:t>
      </w:r>
      <w:r w:rsidRPr="0087293D">
        <w:rPr>
          <w:rFonts w:cs="Arial"/>
        </w:rPr>
        <w:t xml:space="preserve">  </w:t>
      </w:r>
      <w:r w:rsidR="00452D76" w:rsidRPr="0087293D">
        <w:rPr>
          <w:rFonts w:cs="Arial"/>
          <w:color w:val="000000" w:themeColor="text1"/>
        </w:rPr>
        <w:t xml:space="preserve">Once daily </w:t>
      </w:r>
      <w:r w:rsidR="00D528E8" w:rsidRPr="0087293D">
        <w:rPr>
          <w:rFonts w:cs="Arial"/>
          <w:color w:val="000000" w:themeColor="text1"/>
        </w:rPr>
        <w:t>water injection</w:t>
      </w:r>
      <w:r w:rsidR="00D628DE" w:rsidRPr="0087293D">
        <w:rPr>
          <w:rFonts w:cs="Arial"/>
          <w:color w:val="000000" w:themeColor="text1"/>
        </w:rPr>
        <w:t xml:space="preserve"> well data</w:t>
      </w:r>
      <w:r w:rsidR="00452D76" w:rsidRPr="0087293D">
        <w:rPr>
          <w:rFonts w:cs="Arial"/>
          <w:color w:val="000000" w:themeColor="text1"/>
        </w:rPr>
        <w:t xml:space="preserve"> are entered, it may be necessary to update existing records if the record was entered incorrectly.</w:t>
      </w:r>
    </w:p>
    <w:p w14:paraId="70955484" w14:textId="3BA13598" w:rsidR="00452D76" w:rsidRPr="0087293D" w:rsidRDefault="00452D76" w:rsidP="00D17537">
      <w:pPr>
        <w:rPr>
          <w:rFonts w:cs="Arial"/>
        </w:rPr>
      </w:pPr>
    </w:p>
    <w:p w14:paraId="3291ED26" w14:textId="1CFF803D" w:rsidR="00452D76" w:rsidRPr="0087293D" w:rsidRDefault="00452D76" w:rsidP="00D17537">
      <w:pPr>
        <w:rPr>
          <w:rFonts w:cs="Arial"/>
        </w:rPr>
      </w:pPr>
    </w:p>
    <w:p w14:paraId="10E75D09" w14:textId="77777777" w:rsidR="00452D76" w:rsidRPr="0087293D" w:rsidRDefault="00452D76" w:rsidP="00D17537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75" w:author="Batra Yogesh (EXT)" w:date="2018-04-13T12:24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376">
          <w:tblGrid>
            <w:gridCol w:w="230"/>
            <w:gridCol w:w="460"/>
            <w:gridCol w:w="230"/>
            <w:gridCol w:w="3396"/>
            <w:gridCol w:w="234"/>
            <w:gridCol w:w="1924"/>
            <w:gridCol w:w="236"/>
            <w:gridCol w:w="2640"/>
            <w:gridCol w:w="240"/>
          </w:tblGrid>
        </w:tblGridChange>
      </w:tblGrid>
      <w:tr w:rsidR="00452D76" w:rsidRPr="0087293D" w14:paraId="606848E2" w14:textId="77777777" w:rsidTr="0087293D">
        <w:trPr>
          <w:tblHeader/>
          <w:trPrChange w:id="377" w:author="Batra Yogesh (EXT)" w:date="2018-04-13T12:24:00Z">
            <w:trPr>
              <w:gridBefore w:val="1"/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378" w:author="Batra Yogesh (EXT)" w:date="2018-04-13T12:24:00Z">
              <w:tcPr>
                <w:tcW w:w="690" w:type="dxa"/>
                <w:gridSpan w:val="2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7CFB38D5" w14:textId="77777777" w:rsidR="00452D76" w:rsidRPr="0087293D" w:rsidRDefault="00452D76" w:rsidP="00D22EB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379" w:author="Batra Yogesh (EXT)" w:date="2018-04-13T12:24:00Z">
              <w:tcPr>
                <w:tcW w:w="3630" w:type="dxa"/>
                <w:gridSpan w:val="2"/>
                <w:shd w:val="clear" w:color="auto" w:fill="3399FF"/>
              </w:tcPr>
            </w:tcPrChange>
          </w:tcPr>
          <w:p w14:paraId="4CC02D2D" w14:textId="77777777" w:rsidR="00452D76" w:rsidRPr="0087293D" w:rsidRDefault="00452D76" w:rsidP="00D22EB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380" w:author="Batra Yogesh (EXT)" w:date="2018-04-13T12:24:00Z">
              <w:tcPr>
                <w:tcW w:w="2160" w:type="dxa"/>
                <w:gridSpan w:val="2"/>
                <w:shd w:val="clear" w:color="auto" w:fill="3399FF"/>
              </w:tcPr>
            </w:tcPrChange>
          </w:tcPr>
          <w:p w14:paraId="03920379" w14:textId="77777777" w:rsidR="00452D76" w:rsidRPr="0087293D" w:rsidRDefault="00452D76" w:rsidP="00D22EB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381" w:author="Batra Yogesh (EXT)" w:date="2018-04-13T12:24:00Z">
              <w:tcPr>
                <w:tcW w:w="2880" w:type="dxa"/>
                <w:gridSpan w:val="2"/>
                <w:shd w:val="clear" w:color="auto" w:fill="3399FF"/>
              </w:tcPr>
            </w:tcPrChange>
          </w:tcPr>
          <w:p w14:paraId="139BF08F" w14:textId="77777777" w:rsidR="00452D76" w:rsidRPr="0087293D" w:rsidRDefault="00452D76" w:rsidP="00D22EB6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Notes</w:t>
            </w:r>
          </w:p>
        </w:tc>
      </w:tr>
      <w:tr w:rsidR="00D628DE" w:rsidRPr="0087293D" w14:paraId="74DFE495" w14:textId="77777777" w:rsidTr="0087293D">
        <w:trPr>
          <w:trPrChange w:id="382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83" w:author="Batra Yogesh (EXT)" w:date="2018-04-13T12:24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1BC0E304" w14:textId="0E10A959" w:rsidR="00D628DE" w:rsidRPr="0087293D" w:rsidRDefault="00D628DE" w:rsidP="00D628DE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384" w:author="Batra Yogesh (EXT)" w:date="2018-04-13T12:24:00Z">
              <w:tcPr>
                <w:tcW w:w="3630" w:type="dxa"/>
                <w:gridSpan w:val="2"/>
              </w:tcPr>
            </w:tcPrChange>
          </w:tcPr>
          <w:p w14:paraId="54FADBD5" w14:textId="243DC0E4" w:rsidR="00D628DE" w:rsidRPr="0087293D" w:rsidRDefault="00D628DE" w:rsidP="00D628DE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="00D528E8"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>Water Injection</w:t>
            </w:r>
            <w:r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Well Daily Data </w:t>
            </w:r>
            <w:del w:id="385" w:author="Divvya Dharshini" w:date="2026-08-07T14:39:00Z" w16du:dateUtc="2026-08-07T06:39:00Z">
              <w:r w:rsidRPr="0087293D" w:rsidDel="00B278A6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>1</w:delText>
              </w:r>
            </w:del>
            <w:r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screen</w:t>
            </w:r>
          </w:p>
          <w:p w14:paraId="78AF439C" w14:textId="39B3182E" w:rsidR="00D628DE" w:rsidRPr="0087293D" w:rsidRDefault="00D628DE" w:rsidP="00D628DE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EC Production </w:t>
            </w:r>
            <w:r w:rsidRPr="0087293D">
              <w:rPr>
                <w:rFonts w:ascii="Wingdings" w:eastAsia="Wingdings" w:hAnsi="Wingdings" w:cs="Wingdings"/>
                <w:color w:val="000000" w:themeColor="text1"/>
                <w:sz w:val="20"/>
                <w:szCs w:val="20"/>
              </w:rPr>
              <w:t>à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 Well Data </w:t>
            </w:r>
            <w:r w:rsidRPr="0087293D">
              <w:rPr>
                <w:rFonts w:ascii="Wingdings" w:eastAsia="Wingdings" w:hAnsi="Wingdings" w:cs="Wingdings"/>
                <w:color w:val="000000" w:themeColor="text1"/>
                <w:sz w:val="20"/>
                <w:szCs w:val="20"/>
              </w:rPr>
              <w:t>à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D528E8" w:rsidRPr="0087293D">
              <w:rPr>
                <w:rFonts w:cs="Arial"/>
                <w:color w:val="000000" w:themeColor="text1"/>
                <w:sz w:val="20"/>
                <w:szCs w:val="20"/>
              </w:rPr>
              <w:t>Water Injection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 Well Daily Data </w:t>
            </w:r>
            <w:del w:id="386" w:author="Prakash Atul (Ext)" w:date="2018-03-27T15:58:00Z">
              <w:r w:rsidRPr="0087293D" w:rsidDel="00EA7CD8">
                <w:rPr>
                  <w:rFonts w:cs="Arial"/>
                  <w:color w:val="000000" w:themeColor="text1"/>
                  <w:sz w:val="20"/>
                  <w:szCs w:val="20"/>
                </w:rPr>
                <w:delText>1</w:delText>
              </w:r>
            </w:del>
          </w:p>
        </w:tc>
        <w:tc>
          <w:tcPr>
            <w:tcW w:w="1154" w:type="pct"/>
            <w:tcPrChange w:id="387" w:author="Batra Yogesh (EXT)" w:date="2018-04-13T12:24:00Z">
              <w:tcPr>
                <w:tcW w:w="2160" w:type="dxa"/>
                <w:gridSpan w:val="2"/>
              </w:tcPr>
            </w:tcPrChange>
          </w:tcPr>
          <w:p w14:paraId="4A388972" w14:textId="77777777" w:rsidR="00D628DE" w:rsidRPr="0087293D" w:rsidRDefault="00D628DE" w:rsidP="00D628D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75FDAC28" w14:textId="77777777" w:rsidR="00D628DE" w:rsidRPr="00EE25E0" w:rsidRDefault="00D628DE" w:rsidP="00D628DE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EE25E0">
              <w:rPr>
                <w:rFonts w:cs="Arial"/>
                <w:b/>
                <w:sz w:val="20"/>
                <w:szCs w:val="20"/>
              </w:rPr>
              <w:t>Date</w:t>
            </w:r>
            <w:r w:rsidRPr="00EE25E0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1FC28141" w14:textId="77777777" w:rsidR="00D628DE" w:rsidRPr="007B17DD" w:rsidRDefault="00D628DE" w:rsidP="00D628DE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7B17DD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03E564DF" w14:textId="77777777" w:rsidR="00D628DE" w:rsidRPr="00FB7BAC" w:rsidRDefault="00D628DE" w:rsidP="00D628DE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FB7BAC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125B72B7" w14:textId="77777777" w:rsidR="00D628DE" w:rsidRPr="00FB7BAC" w:rsidRDefault="00D628DE" w:rsidP="00D628DE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FB7BAC">
              <w:rPr>
                <w:rFonts w:cs="Arial"/>
                <w:b/>
                <w:sz w:val="20"/>
                <w:szCs w:val="20"/>
              </w:rPr>
              <w:t>Area</w:t>
            </w:r>
          </w:p>
          <w:p w14:paraId="594C96B1" w14:textId="47381941" w:rsidR="00D628DE" w:rsidRPr="00FB7BAC" w:rsidDel="00692CD0" w:rsidRDefault="00D628DE" w:rsidP="00D628DE">
            <w:pPr>
              <w:pStyle w:val="NoSpacing"/>
              <w:numPr>
                <w:ilvl w:val="0"/>
                <w:numId w:val="3"/>
              </w:numPr>
              <w:rPr>
                <w:del w:id="388" w:author="Batra Yogesh (EXT)" w:date="2018-04-06T13:00:00Z"/>
                <w:rFonts w:cs="Arial"/>
                <w:sz w:val="20"/>
                <w:szCs w:val="20"/>
              </w:rPr>
            </w:pPr>
            <w:del w:id="389" w:author="Batra Yogesh (EXT)" w:date="2018-04-06T13:00:00Z">
              <w:r w:rsidRPr="00FB7BAC" w:rsidDel="00692CD0">
                <w:rPr>
                  <w:rFonts w:cs="Arial"/>
                  <w:b/>
                  <w:sz w:val="20"/>
                  <w:szCs w:val="20"/>
                </w:rPr>
                <w:delText>Sub Area</w:delText>
              </w:r>
            </w:del>
          </w:p>
          <w:p w14:paraId="6A3DF7B0" w14:textId="4BC75296" w:rsidR="00D628DE" w:rsidRPr="00FB7BAC" w:rsidDel="00692CD0" w:rsidRDefault="00D628DE" w:rsidP="00D628DE">
            <w:pPr>
              <w:pStyle w:val="NoSpacing"/>
              <w:numPr>
                <w:ilvl w:val="0"/>
                <w:numId w:val="3"/>
              </w:numPr>
              <w:rPr>
                <w:del w:id="390" w:author="Batra Yogesh (EXT)" w:date="2018-04-06T13:00:00Z"/>
                <w:rFonts w:cs="Arial"/>
                <w:sz w:val="20"/>
                <w:szCs w:val="20"/>
              </w:rPr>
            </w:pPr>
            <w:del w:id="391" w:author="Batra Yogesh (EXT)" w:date="2018-04-06T13:00:00Z">
              <w:r w:rsidRPr="00FB7BAC" w:rsidDel="00692CD0">
                <w:rPr>
                  <w:rFonts w:cs="Arial"/>
                  <w:b/>
                  <w:sz w:val="20"/>
                  <w:szCs w:val="20"/>
                </w:rPr>
                <w:delText>Facility Class 2</w:delText>
              </w:r>
            </w:del>
          </w:p>
          <w:p w14:paraId="29D11D56" w14:textId="38B8133E" w:rsidR="00D628DE" w:rsidRPr="0087293D" w:rsidRDefault="001C1E2E" w:rsidP="00D628DE">
            <w:pPr>
              <w:keepNext/>
              <w:keepLines/>
              <w:numPr>
                <w:ilvl w:val="0"/>
                <w:numId w:val="3"/>
              </w:numPr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del w:id="392" w:author="Batra Yogesh (EXT)" w:date="2018-04-06T13:00:00Z">
              <w:r w:rsidRPr="00FB7BAC" w:rsidDel="00692CD0">
                <w:rPr>
                  <w:rFonts w:cs="Arial"/>
                  <w:b/>
                  <w:sz w:val="20"/>
                  <w:szCs w:val="20"/>
                </w:rPr>
                <w:delText>Facility Class 1</w:delText>
              </w:r>
            </w:del>
          </w:p>
        </w:tc>
        <w:tc>
          <w:tcPr>
            <w:tcW w:w="1538" w:type="pct"/>
            <w:tcPrChange w:id="393" w:author="Batra Yogesh (EXT)" w:date="2018-04-13T12:24:00Z">
              <w:tcPr>
                <w:tcW w:w="2880" w:type="dxa"/>
                <w:gridSpan w:val="2"/>
              </w:tcPr>
            </w:tcPrChange>
          </w:tcPr>
          <w:p w14:paraId="0D2C3AFE" w14:textId="0DC12981" w:rsidR="00D628DE" w:rsidRPr="0087293D" w:rsidRDefault="00D628DE" w:rsidP="00B41EA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77102" w:rsidRPr="0087293D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D628DE" w:rsidRPr="0087293D" w14:paraId="4530CF1A" w14:textId="77777777" w:rsidTr="0087293D">
        <w:trPr>
          <w:trPrChange w:id="394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395" w:author="Batra Yogesh (EXT)" w:date="2018-04-13T12:24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4C511ED1" w14:textId="28948501" w:rsidR="00D628DE" w:rsidRPr="0087293D" w:rsidRDefault="00D628DE" w:rsidP="00D628DE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396" w:author="Batra Yogesh (EXT)" w:date="2018-04-13T12:24:00Z">
              <w:tcPr>
                <w:tcW w:w="3630" w:type="dxa"/>
                <w:gridSpan w:val="2"/>
              </w:tcPr>
            </w:tcPrChange>
          </w:tcPr>
          <w:p w14:paraId="4C511551" w14:textId="2CDB3F67" w:rsidR="00D628DE" w:rsidRPr="0087293D" w:rsidRDefault="00D628DE" w:rsidP="00D628DE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</w:t>
            </w:r>
            <w:r w:rsidR="00D528E8"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>Water Injection</w:t>
            </w:r>
            <w:r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Well Daily Data </w:t>
            </w:r>
            <w:del w:id="397" w:author="Prakash Atul (Ext)" w:date="2018-03-27T15:58:00Z">
              <w:r w:rsidRPr="0087293D" w:rsidDel="00EA7CD8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>1</w:delText>
              </w:r>
            </w:del>
            <w:r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screen using the drop down menus and click </w:t>
            </w:r>
            <w:r w:rsidRPr="0087293D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5DAB9F50" w14:textId="77777777" w:rsidR="00D628DE" w:rsidRPr="00EE25E0" w:rsidRDefault="00D628DE" w:rsidP="00D628DE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EE25E0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1C0BA691" w14:textId="77777777" w:rsidR="00D628DE" w:rsidRPr="00EE25E0" w:rsidRDefault="00D628DE" w:rsidP="00D628DE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EE25E0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0601CEBD" w14:textId="77777777" w:rsidR="00D628DE" w:rsidRPr="007B17DD" w:rsidRDefault="00D628DE" w:rsidP="00D628DE">
            <w:pPr>
              <w:pStyle w:val="NoSpacing"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ind w:left="720"/>
              <w:rPr>
                <w:rFonts w:cs="Arial"/>
                <w:sz w:val="20"/>
                <w:szCs w:val="20"/>
              </w:rPr>
            </w:pPr>
            <w:r w:rsidRPr="007B17DD">
              <w:rPr>
                <w:rFonts w:cs="Arial"/>
                <w:b/>
                <w:sz w:val="20"/>
                <w:szCs w:val="20"/>
              </w:rPr>
              <w:t>Area</w:t>
            </w:r>
          </w:p>
          <w:p w14:paraId="0E64D5C5" w14:textId="77777777" w:rsidR="00D628DE" w:rsidRPr="0087293D" w:rsidRDefault="00D628DE" w:rsidP="00D628DE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FB7BAC">
              <w:rPr>
                <w:rFonts w:cs="Arial"/>
                <w:b/>
                <w:sz w:val="20"/>
                <w:szCs w:val="20"/>
              </w:rPr>
              <w:t>Sub Area</w:t>
            </w:r>
          </w:p>
          <w:p w14:paraId="4D69A761" w14:textId="77777777" w:rsidR="00D628DE" w:rsidRPr="0087293D" w:rsidRDefault="00D628DE" w:rsidP="00D628DE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2</w:t>
            </w:r>
          </w:p>
          <w:p w14:paraId="44572B7A" w14:textId="77777777" w:rsidR="00D628DE" w:rsidRPr="0087293D" w:rsidRDefault="001C1E2E" w:rsidP="00D628DE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ins w:id="398" w:author="Lopez, Jennifer" w:date="2017-11-09T12:04:00Z"/>
                <w:rFonts w:cs="Arial"/>
                <w:b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b/>
                <w:color w:val="000000" w:themeColor="text1"/>
                <w:sz w:val="20"/>
                <w:szCs w:val="20"/>
              </w:rPr>
              <w:t>Facility Class 1</w:t>
            </w:r>
          </w:p>
          <w:p w14:paraId="3162B502" w14:textId="0434934F" w:rsidR="00327EC2" w:rsidRPr="0087293D" w:rsidRDefault="00327EC2" w:rsidP="00D628DE">
            <w:pPr>
              <w:pStyle w:val="TableText"/>
              <w:keepNext/>
              <w:keepLines/>
              <w:numPr>
                <w:ilvl w:val="0"/>
                <w:numId w:val="3"/>
              </w:numPr>
              <w:tabs>
                <w:tab w:val="clear" w:pos="360"/>
                <w:tab w:val="num" w:pos="720"/>
              </w:tabs>
              <w:spacing w:after="0"/>
              <w:ind w:left="72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ins w:id="399" w:author="Lopez, Jennifer" w:date="2017-11-09T12:04:00Z">
              <w:del w:id="400" w:author="Wirasak Chomphu" w:date="2017-11-26T17:05:00Z">
                <w:r w:rsidRPr="0087293D" w:rsidDel="00C75231">
                  <w:rPr>
                    <w:rFonts w:cs="Arial"/>
                    <w:color w:val="000000" w:themeColor="text1"/>
                    <w:sz w:val="20"/>
                    <w:szCs w:val="20"/>
                  </w:rPr>
                  <w:delText>Well (optional)</w:delText>
                </w:r>
              </w:del>
            </w:ins>
          </w:p>
        </w:tc>
        <w:tc>
          <w:tcPr>
            <w:tcW w:w="1154" w:type="pct"/>
            <w:tcPrChange w:id="401" w:author="Batra Yogesh (EXT)" w:date="2018-04-13T12:24:00Z">
              <w:tcPr>
                <w:tcW w:w="2160" w:type="dxa"/>
                <w:gridSpan w:val="2"/>
              </w:tcPr>
            </w:tcPrChange>
          </w:tcPr>
          <w:p w14:paraId="1FB699E9" w14:textId="77777777" w:rsidR="00D628DE" w:rsidRPr="0087293D" w:rsidRDefault="00D628DE" w:rsidP="00D628D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If there are any records that date, they will be listed in the Data Window.</w:t>
            </w:r>
          </w:p>
          <w:p w14:paraId="3B3B3E5C" w14:textId="77777777" w:rsidR="00D628DE" w:rsidRPr="0087293D" w:rsidRDefault="00D628DE" w:rsidP="00D628D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22FFB938" w14:textId="77777777" w:rsidR="00D628DE" w:rsidRPr="0087293D" w:rsidRDefault="00D628DE" w:rsidP="00D628D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435A5E01" w14:textId="7762C3D5" w:rsidR="00D628DE" w:rsidRPr="0087293D" w:rsidRDefault="00D628DE" w:rsidP="00D628DE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402" w:author="Batra Yogesh (EXT)" w:date="2018-04-13T12:24:00Z">
              <w:tcPr>
                <w:tcW w:w="2880" w:type="dxa"/>
                <w:gridSpan w:val="2"/>
              </w:tcPr>
            </w:tcPrChange>
          </w:tcPr>
          <w:p w14:paraId="68709ED0" w14:textId="77777777" w:rsidR="00D628DE" w:rsidRPr="0087293D" w:rsidRDefault="00D628DE" w:rsidP="00D628DE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87293D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438971B2" w14:textId="77777777" w:rsidR="00D628DE" w:rsidRPr="0087293D" w:rsidRDefault="00D628DE" w:rsidP="00D628DE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53C845F6" w14:textId="77777777" w:rsidR="00D628DE" w:rsidRPr="0087293D" w:rsidRDefault="00D628DE" w:rsidP="00D628DE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900AA2" w:rsidRPr="0087293D" w14:paraId="5B7DDF5D" w14:textId="77777777" w:rsidTr="0087293D">
        <w:trPr>
          <w:trPrChange w:id="403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404" w:author="Batra Yogesh (EXT)" w:date="2018-04-13T12:24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3D466E8F" w14:textId="77777777" w:rsidR="00900AA2" w:rsidRPr="0087293D" w:rsidRDefault="00900AA2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405" w:author="Batra Yogesh (EXT)" w:date="2018-04-13T12:24:00Z">
              <w:tcPr>
                <w:tcW w:w="3630" w:type="dxa"/>
                <w:gridSpan w:val="2"/>
              </w:tcPr>
            </w:tcPrChange>
          </w:tcPr>
          <w:p w14:paraId="520C492D" w14:textId="5C6CBBCA" w:rsidR="00900AA2" w:rsidRPr="0087293D" w:rsidRDefault="00900AA2" w:rsidP="00452D7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Change the Date in the Navigator Pane to include the date that the well was created in EC (or date of the well status change)</w:t>
            </w:r>
          </w:p>
        </w:tc>
        <w:tc>
          <w:tcPr>
            <w:tcW w:w="1154" w:type="pct"/>
            <w:tcPrChange w:id="406" w:author="Batra Yogesh (EXT)" w:date="2018-04-13T12:24:00Z">
              <w:tcPr>
                <w:tcW w:w="2160" w:type="dxa"/>
                <w:gridSpan w:val="2"/>
              </w:tcPr>
            </w:tcPrChange>
          </w:tcPr>
          <w:p w14:paraId="3C602C66" w14:textId="59135611" w:rsidR="00900AA2" w:rsidRPr="0087293D" w:rsidRDefault="00900AA2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Date and time is populated</w:t>
            </w:r>
          </w:p>
        </w:tc>
        <w:tc>
          <w:tcPr>
            <w:tcW w:w="1538" w:type="pct"/>
            <w:tcPrChange w:id="407" w:author="Batra Yogesh (EXT)" w:date="2018-04-13T12:24:00Z">
              <w:tcPr>
                <w:tcW w:w="2880" w:type="dxa"/>
                <w:gridSpan w:val="2"/>
              </w:tcPr>
            </w:tcPrChange>
          </w:tcPr>
          <w:p w14:paraId="509411DB" w14:textId="77777777" w:rsidR="00900AA2" w:rsidRPr="0087293D" w:rsidRDefault="00900AA2" w:rsidP="00452D76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52D76" w:rsidRPr="0087293D" w14:paraId="1836995A" w14:textId="77777777" w:rsidTr="0087293D">
        <w:trPr>
          <w:trPrChange w:id="408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409" w:author="Batra Yogesh (EXT)" w:date="2018-04-13T12:24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094FEEE8" w14:textId="50EA03C8" w:rsidR="00452D76" w:rsidRPr="0087293D" w:rsidRDefault="00452D76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410" w:author="Batra Yogesh (EXT)" w:date="2018-04-13T12:24:00Z">
              <w:tcPr>
                <w:tcW w:w="3630" w:type="dxa"/>
                <w:gridSpan w:val="2"/>
              </w:tcPr>
            </w:tcPrChange>
          </w:tcPr>
          <w:p w14:paraId="5A8CF9DB" w14:textId="24594CE0" w:rsidR="00452D76" w:rsidRPr="0087293D" w:rsidRDefault="00452D76" w:rsidP="00452D7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Select the record that needs to be updated</w:t>
            </w:r>
          </w:p>
        </w:tc>
        <w:tc>
          <w:tcPr>
            <w:tcW w:w="1154" w:type="pct"/>
            <w:tcPrChange w:id="411" w:author="Batra Yogesh (EXT)" w:date="2018-04-13T12:24:00Z">
              <w:tcPr>
                <w:tcW w:w="2160" w:type="dxa"/>
                <w:gridSpan w:val="2"/>
              </w:tcPr>
            </w:tcPrChange>
          </w:tcPr>
          <w:p w14:paraId="6D5A3843" w14:textId="20277157" w:rsidR="00452D76" w:rsidRPr="0087293D" w:rsidRDefault="00452D76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 xml:space="preserve">Row is highlighted </w:t>
            </w:r>
            <w:del w:id="412" w:author="Prakash Atul (Ext)" w:date="2018-03-27T15:52:00Z">
              <w:r w:rsidRPr="0087293D" w:rsidDel="006F7D0C">
                <w:rPr>
                  <w:rFonts w:cs="Arial"/>
                  <w:color w:val="000000" w:themeColor="text1"/>
                  <w:sz w:val="20"/>
                  <w:szCs w:val="20"/>
                </w:rPr>
                <w:delText>light blue</w:delText>
              </w:r>
            </w:del>
          </w:p>
        </w:tc>
        <w:tc>
          <w:tcPr>
            <w:tcW w:w="1538" w:type="pct"/>
            <w:tcPrChange w:id="413" w:author="Batra Yogesh (EXT)" w:date="2018-04-13T12:24:00Z">
              <w:tcPr>
                <w:tcW w:w="2880" w:type="dxa"/>
                <w:gridSpan w:val="2"/>
              </w:tcPr>
            </w:tcPrChange>
          </w:tcPr>
          <w:p w14:paraId="392D4180" w14:textId="77777777" w:rsidR="00452D76" w:rsidRPr="0087293D" w:rsidRDefault="00452D76" w:rsidP="00452D76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52D76" w:rsidRPr="0087293D" w14:paraId="18407DA8" w14:textId="77777777" w:rsidTr="0087293D">
        <w:trPr>
          <w:trPrChange w:id="414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415" w:author="Batra Yogesh (EXT)" w:date="2018-04-13T12:24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1ACD16C8" w14:textId="77777777" w:rsidR="00452D76" w:rsidRPr="0087293D" w:rsidRDefault="00452D76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416" w:author="Batra Yogesh (EXT)" w:date="2018-04-13T12:24:00Z">
              <w:tcPr>
                <w:tcW w:w="3630" w:type="dxa"/>
                <w:gridSpan w:val="2"/>
              </w:tcPr>
            </w:tcPrChange>
          </w:tcPr>
          <w:p w14:paraId="5D96D3B9" w14:textId="42750762" w:rsidR="005B667B" w:rsidRPr="0087293D" w:rsidRDefault="000220BD" w:rsidP="005B667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Edit and m</w:t>
            </w:r>
            <w:r w:rsidR="005B667B" w:rsidRPr="0087293D">
              <w:rPr>
                <w:rFonts w:cs="Arial"/>
                <w:color w:val="000000" w:themeColor="text1"/>
                <w:sz w:val="20"/>
                <w:szCs w:val="20"/>
              </w:rPr>
              <w:t>odify the data and click the Save icon</w:t>
            </w:r>
          </w:p>
          <w:p w14:paraId="7E4544E8" w14:textId="77777777" w:rsidR="005B667B" w:rsidRPr="0087293D" w:rsidRDefault="005B667B" w:rsidP="005B667B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48EFC81B" w14:textId="77777777" w:rsidR="00452D76" w:rsidRPr="0087293D" w:rsidRDefault="00452D76" w:rsidP="00452D76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417" w:author="Batra Yogesh (EXT)" w:date="2018-04-13T12:24:00Z">
              <w:tcPr>
                <w:tcW w:w="2160" w:type="dxa"/>
                <w:gridSpan w:val="2"/>
              </w:tcPr>
            </w:tcPrChange>
          </w:tcPr>
          <w:p w14:paraId="5CA11ACF" w14:textId="77777777" w:rsidR="00452D76" w:rsidRPr="0087293D" w:rsidRDefault="00452D76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Data was saved and displayed as expected</w:t>
            </w:r>
          </w:p>
          <w:p w14:paraId="2B8E6EB6" w14:textId="77777777" w:rsidR="00452D76" w:rsidRPr="0087293D" w:rsidRDefault="00452D76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123A0B18" w14:textId="77777777" w:rsidR="00452D76" w:rsidRPr="0087293D" w:rsidRDefault="00452D76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Calculated fields display expected values</w:t>
            </w:r>
          </w:p>
          <w:p w14:paraId="31DC83CC" w14:textId="77777777" w:rsidR="00452D76" w:rsidRPr="0087293D" w:rsidRDefault="00452D76" w:rsidP="00452D76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418" w:author="Batra Yogesh (EXT)" w:date="2018-04-13T12:24:00Z">
              <w:tcPr>
                <w:tcW w:w="2880" w:type="dxa"/>
                <w:gridSpan w:val="2"/>
              </w:tcPr>
            </w:tcPrChange>
          </w:tcPr>
          <w:p w14:paraId="7546E2C6" w14:textId="26CBDDC1" w:rsidR="005B667B" w:rsidRPr="0087293D" w:rsidRDefault="005B667B" w:rsidP="005B667B">
            <w:pPr>
              <w:textAlignment w:val="center"/>
              <w:rPr>
                <w:rFonts w:cs="Arial"/>
                <w:b/>
                <w:sz w:val="19"/>
                <w:szCs w:val="19"/>
              </w:rPr>
            </w:pPr>
            <w:del w:id="419" w:author="Batra Yogesh (EXT)" w:date="2018-04-04T17:12:00Z">
              <w:r w:rsidRPr="0087293D" w:rsidDel="00EE72E3">
                <w:rPr>
                  <w:rFonts w:cs="Arial"/>
                  <w:sz w:val="19"/>
                  <w:szCs w:val="19"/>
                </w:rPr>
                <w:delText>Availabilty</w:delText>
              </w:r>
            </w:del>
            <w:ins w:id="420" w:author="Batra Yogesh (EXT)" w:date="2018-04-04T17:12:00Z">
              <w:r w:rsidR="00EE72E3" w:rsidRPr="0087293D">
                <w:rPr>
                  <w:rFonts w:cs="Arial"/>
                  <w:sz w:val="19"/>
                  <w:szCs w:val="19"/>
                </w:rPr>
                <w:t>Availability</w:t>
              </w:r>
            </w:ins>
            <w:r w:rsidRPr="0087293D">
              <w:rPr>
                <w:rFonts w:cs="Arial"/>
                <w:sz w:val="19"/>
                <w:szCs w:val="19"/>
              </w:rPr>
              <w:t xml:space="preserve"> to modify </w:t>
            </w:r>
            <w:r w:rsidR="00D528E8" w:rsidRPr="0087293D">
              <w:rPr>
                <w:rFonts w:cs="Arial"/>
                <w:b/>
                <w:sz w:val="19"/>
                <w:szCs w:val="19"/>
              </w:rPr>
              <w:t>:</w:t>
            </w:r>
            <w:r w:rsidR="00D528E8" w:rsidRPr="0087293D">
              <w:rPr>
                <w:rFonts w:cs="Arial"/>
                <w:b/>
                <w:sz w:val="19"/>
                <w:szCs w:val="19"/>
              </w:rPr>
              <w:br/>
            </w:r>
          </w:p>
          <w:p w14:paraId="55A05D5D" w14:textId="77777777" w:rsidR="00D528E8" w:rsidRPr="0087293D" w:rsidRDefault="00D528E8" w:rsidP="00D528E8">
            <w:pPr>
              <w:textAlignment w:val="center"/>
              <w:rPr>
                <w:rFonts w:cs="Arial"/>
                <w:b/>
                <w:sz w:val="19"/>
                <w:szCs w:val="19"/>
              </w:rPr>
            </w:pPr>
            <w:r w:rsidRPr="0087293D">
              <w:rPr>
                <w:rFonts w:cs="Arial"/>
                <w:bCs/>
                <w:sz w:val="19"/>
                <w:szCs w:val="19"/>
              </w:rPr>
              <w:t>- On Strm</w:t>
            </w:r>
            <w:r w:rsidRPr="0087293D">
              <w:rPr>
                <w:rFonts w:cs="Arial"/>
                <w:bCs/>
                <w:sz w:val="19"/>
                <w:szCs w:val="19"/>
              </w:rPr>
              <w:br/>
              <w:t>- Choke Value</w:t>
            </w:r>
            <w:r w:rsidRPr="0087293D">
              <w:rPr>
                <w:rFonts w:cs="Arial"/>
                <w:bCs/>
                <w:sz w:val="19"/>
                <w:szCs w:val="19"/>
              </w:rPr>
              <w:br/>
              <w:t>- Wing Valve Stat (Drop downlist)</w:t>
            </w:r>
          </w:p>
          <w:p w14:paraId="042AA223" w14:textId="77777777" w:rsidR="00D528E8" w:rsidRPr="0087293D" w:rsidRDefault="00D528E8" w:rsidP="00D528E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- Inj Vol Meas</w:t>
            </w:r>
          </w:p>
          <w:p w14:paraId="729ADB06" w14:textId="77777777" w:rsidR="00D528E8" w:rsidRPr="0087293D" w:rsidRDefault="00D528E8" w:rsidP="00D528E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- WHT</w:t>
            </w:r>
          </w:p>
          <w:p w14:paraId="39D16BDE" w14:textId="77777777" w:rsidR="00D528E8" w:rsidRPr="0087293D" w:rsidRDefault="00D528E8" w:rsidP="00D528E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- WHP</w:t>
            </w:r>
          </w:p>
          <w:p w14:paraId="3223F2B3" w14:textId="77777777" w:rsidR="00D528E8" w:rsidRPr="0087293D" w:rsidRDefault="00D528E8" w:rsidP="00D528E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- Common 7”</w:t>
            </w:r>
          </w:p>
          <w:p w14:paraId="282288B5" w14:textId="77777777" w:rsidR="00D528E8" w:rsidRPr="0087293D" w:rsidRDefault="00D528E8" w:rsidP="00D528E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- Manual 7”</w:t>
            </w:r>
          </w:p>
          <w:p w14:paraId="4FE34CC3" w14:textId="77777777" w:rsidR="00D528E8" w:rsidRPr="0087293D" w:rsidRDefault="00D528E8" w:rsidP="00D528E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- Common 9 5/8”</w:t>
            </w:r>
          </w:p>
          <w:p w14:paraId="5E04B9D7" w14:textId="77777777" w:rsidR="00D528E8" w:rsidRPr="0087293D" w:rsidRDefault="00D528E8" w:rsidP="00D528E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- Manual 9 5/8”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br/>
              <w:t>- Manual 13 3/8”</w:t>
            </w:r>
          </w:p>
          <w:p w14:paraId="765A679C" w14:textId="77777777" w:rsidR="00D528E8" w:rsidRPr="0087293D" w:rsidRDefault="00D528E8" w:rsidP="00D528E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- Manual 20”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br/>
              <w:t>- Comments</w:t>
            </w:r>
          </w:p>
          <w:p w14:paraId="73B8EBF1" w14:textId="77777777" w:rsidR="00452D76" w:rsidRPr="0087293D" w:rsidRDefault="00452D76" w:rsidP="005B667B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7328D" w:rsidRPr="0087293D" w14:paraId="23D38052" w14:textId="77777777" w:rsidTr="0087293D">
        <w:trPr>
          <w:trPrChange w:id="421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422" w:author="Batra Yogesh (EXT)" w:date="2018-04-13T12:24:00Z">
              <w:tcPr>
                <w:tcW w:w="690" w:type="dxa"/>
                <w:gridSpan w:val="2"/>
                <w:shd w:val="clear" w:color="auto" w:fill="C6D9F1" w:themeFill="text2" w:themeFillTint="33"/>
              </w:tcPr>
            </w:tcPrChange>
          </w:tcPr>
          <w:p w14:paraId="44329CF7" w14:textId="77777777" w:rsidR="00B7328D" w:rsidRPr="0087293D" w:rsidRDefault="00B7328D" w:rsidP="00452D76">
            <w:pPr>
              <w:pStyle w:val="TableText"/>
              <w:keepNext/>
              <w:keepLines/>
              <w:numPr>
                <w:ilvl w:val="0"/>
                <w:numId w:val="17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tcPrChange w:id="423" w:author="Batra Yogesh (EXT)" w:date="2018-04-13T12:24:00Z">
              <w:tcPr>
                <w:tcW w:w="3630" w:type="dxa"/>
                <w:gridSpan w:val="2"/>
              </w:tcPr>
            </w:tcPrChange>
          </w:tcPr>
          <w:p w14:paraId="64BC8B5E" w14:textId="56C18875" w:rsidR="00B7328D" w:rsidRPr="0087293D" w:rsidRDefault="00B7328D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Change Wing Valve Stat in Change to dropdown list.</w:t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br/>
              <w:t>Verify that data is saved and displayed correctly</w:t>
            </w:r>
          </w:p>
        </w:tc>
        <w:tc>
          <w:tcPr>
            <w:tcW w:w="1154" w:type="pct"/>
            <w:tcPrChange w:id="424" w:author="Batra Yogesh (EXT)" w:date="2018-04-13T12:24:00Z">
              <w:tcPr>
                <w:tcW w:w="2160" w:type="dxa"/>
                <w:gridSpan w:val="2"/>
              </w:tcPr>
            </w:tcPrChange>
          </w:tcPr>
          <w:p w14:paraId="303B749C" w14:textId="601160E3" w:rsidR="00B7328D" w:rsidRPr="0087293D" w:rsidRDefault="00B7328D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After user select Wing Valve Stat code, in Change to must show the correct code of each code text</w:t>
            </w:r>
          </w:p>
        </w:tc>
        <w:tc>
          <w:tcPr>
            <w:tcW w:w="1538" w:type="pct"/>
            <w:tcPrChange w:id="425" w:author="Batra Yogesh (EXT)" w:date="2018-04-13T12:24:00Z">
              <w:tcPr>
                <w:tcW w:w="2880" w:type="dxa"/>
                <w:gridSpan w:val="2"/>
              </w:tcPr>
            </w:tcPrChange>
          </w:tcPr>
          <w:p w14:paraId="73F547E1" w14:textId="5C6D8D81" w:rsidR="00B7328D" w:rsidRPr="0087293D" w:rsidRDefault="00B7328D" w:rsidP="009F166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87293D">
              <w:rPr>
                <w:rFonts w:cs="Arial"/>
                <w:color w:val="000000" w:themeColor="text1"/>
                <w:sz w:val="20"/>
                <w:szCs w:val="20"/>
              </w:rPr>
              <w:t>Wing Valve Stat’s text show on the following</w:t>
            </w:r>
            <w:ins w:id="426" w:author="Divvya Dharshini" w:date="2026-08-07T14:41:00Z" w16du:dateUtc="2026-08-07T06:41:00Z">
              <w:r w:rsidR="00B63004">
                <w:rPr>
                  <w:rFonts w:cs="Arial"/>
                  <w:color w:val="000000" w:themeColor="text1"/>
                  <w:sz w:val="20"/>
                  <w:szCs w:val="20"/>
                </w:rPr>
                <w:t xml:space="preserve"> day</w:t>
              </w:r>
            </w:ins>
            <w:r w:rsidRPr="0087293D">
              <w:rPr>
                <w:rFonts w:cs="Arial"/>
                <w:color w:val="000000" w:themeColor="text1"/>
                <w:sz w:val="20"/>
                <w:szCs w:val="20"/>
              </w:rPr>
              <w:br/>
              <w:t xml:space="preserve">- </w:t>
            </w:r>
            <w:del w:id="427" w:author="Prakash Atul (Ext)" w:date="2018-03-27T15:52:00Z">
              <w:r w:rsidRPr="0087293D" w:rsidDel="006F7D0C">
                <w:rPr>
                  <w:rFonts w:cs="Arial"/>
                  <w:color w:val="000000" w:themeColor="text1"/>
                  <w:sz w:val="20"/>
                  <w:szCs w:val="20"/>
                </w:rPr>
                <w:delText>Clsoe</w:delText>
              </w:r>
            </w:del>
            <w:ins w:id="428" w:author="Prakash Atul (Ext)" w:date="2018-03-27T15:52:00Z">
              <w:r w:rsidR="006F7D0C" w:rsidRPr="0087293D">
                <w:rPr>
                  <w:rFonts w:cs="Arial"/>
                  <w:color w:val="000000" w:themeColor="text1"/>
                  <w:sz w:val="20"/>
                  <w:szCs w:val="20"/>
                </w:rPr>
                <w:t>Close</w:t>
              </w:r>
            </w:ins>
            <w:r w:rsidRPr="0087293D">
              <w:rPr>
                <w:rFonts w:cs="Arial"/>
                <w:color w:val="000000" w:themeColor="text1"/>
                <w:sz w:val="20"/>
                <w:szCs w:val="20"/>
              </w:rPr>
              <w:br/>
              <w:t>- Open</w:t>
            </w:r>
          </w:p>
        </w:tc>
      </w:tr>
      <w:tr w:rsidR="00452D76" w:rsidRPr="0087293D" w14:paraId="7A72282E" w14:textId="77777777" w:rsidTr="0087293D">
        <w:trPr>
          <w:trPrChange w:id="429" w:author="Batra Yogesh (EXT)" w:date="2018-04-13T12:24:00Z">
            <w:trPr>
              <w:gridBefore w:val="1"/>
            </w:trPr>
          </w:trPrChange>
        </w:trPr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430" w:author="Batra Yogesh (EXT)" w:date="2018-04-13T12:24:00Z">
              <w:tcPr>
                <w:tcW w:w="690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06DC9CD8" w14:textId="77777777" w:rsidR="00452D76" w:rsidRPr="0087293D" w:rsidRDefault="00452D76" w:rsidP="00452D76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431" w:author="Batra Yogesh (EXT)" w:date="2018-04-13T12:24:00Z">
              <w:tcPr>
                <w:tcW w:w="3630" w:type="dxa"/>
                <w:gridSpan w:val="2"/>
                <w:shd w:val="clear" w:color="auto" w:fill="C6D9F1" w:themeFill="text2" w:themeFillTint="33"/>
              </w:tcPr>
            </w:tcPrChange>
          </w:tcPr>
          <w:p w14:paraId="5879B4A7" w14:textId="77777777" w:rsidR="00452D76" w:rsidRPr="0087293D" w:rsidRDefault="00452D76" w:rsidP="00452D76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87293D">
              <w:rPr>
                <w:rFonts w:cs="Arial"/>
                <w:sz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432" w:author="Batra Yogesh (EXT)" w:date="2018-04-13T12:24:00Z">
              <w:tcPr>
                <w:tcW w:w="2160" w:type="dxa"/>
                <w:gridSpan w:val="2"/>
                <w:shd w:val="clear" w:color="auto" w:fill="C6D9F1" w:themeFill="text2" w:themeFillTint="33"/>
              </w:tcPr>
            </w:tcPrChange>
          </w:tcPr>
          <w:p w14:paraId="50144E9F" w14:textId="77777777" w:rsidR="00452D76" w:rsidRPr="0087293D" w:rsidRDefault="00452D76" w:rsidP="00452D76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433" w:author="Batra Yogesh (EXT)" w:date="2018-04-13T12:24:00Z">
              <w:tcPr>
                <w:tcW w:w="2880" w:type="dxa"/>
                <w:gridSpan w:val="2"/>
                <w:shd w:val="clear" w:color="auto" w:fill="C6D9F1" w:themeFill="text2" w:themeFillTint="33"/>
              </w:tcPr>
            </w:tcPrChange>
          </w:tcPr>
          <w:p w14:paraId="36190F71" w14:textId="77777777" w:rsidR="00452D76" w:rsidRPr="0087293D" w:rsidRDefault="00452D76" w:rsidP="00452D76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670C078B" w14:textId="77777777" w:rsidR="00E366D3" w:rsidRPr="0087293D" w:rsidRDefault="00446086" w:rsidP="00E366D3">
      <w:pPr>
        <w:ind w:left="1260"/>
        <w:rPr>
          <w:rFonts w:cs="Arial"/>
        </w:rPr>
      </w:pPr>
      <w:r w:rsidRPr="0087293D">
        <w:rPr>
          <w:rFonts w:cs="Arial"/>
        </w:rPr>
        <w:lastRenderedPageBreak/>
        <w:t xml:space="preserve">  </w:t>
      </w:r>
      <w:bookmarkStart w:id="434" w:name="_Toc495780383"/>
      <w:bookmarkStart w:id="435" w:name="_Toc495837837"/>
    </w:p>
    <w:p w14:paraId="0E16975C" w14:textId="77777777" w:rsidR="00E366D3" w:rsidRPr="0087293D" w:rsidRDefault="00E366D3" w:rsidP="00E366D3">
      <w:pPr>
        <w:pStyle w:val="Heading1"/>
        <w:numPr>
          <w:ilvl w:val="0"/>
          <w:numId w:val="0"/>
        </w:numPr>
      </w:pPr>
    </w:p>
    <w:p w14:paraId="573FC5DD" w14:textId="34CF41A8" w:rsidR="00E366D3" w:rsidRPr="0087293D" w:rsidRDefault="00E366D3" w:rsidP="00E366D3">
      <w:pPr>
        <w:pStyle w:val="Heading1"/>
      </w:pPr>
      <w:r w:rsidRPr="0087293D">
        <w:t>Business Rules</w:t>
      </w:r>
      <w:bookmarkEnd w:id="4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  <w:tblPrChange w:id="436" w:author="Batra Yogesh (EXT)" w:date="2018-04-13T12:24:00Z">
          <w:tblPr>
            <w:tblW w:w="1012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94"/>
        <w:gridCol w:w="1496"/>
        <w:gridCol w:w="1829"/>
        <w:gridCol w:w="5531"/>
        <w:tblGridChange w:id="437">
          <w:tblGrid>
            <w:gridCol w:w="494"/>
            <w:gridCol w:w="41"/>
            <w:gridCol w:w="1455"/>
            <w:gridCol w:w="166"/>
            <w:gridCol w:w="1663"/>
            <w:gridCol w:w="318"/>
            <w:gridCol w:w="5213"/>
            <w:gridCol w:w="775"/>
          </w:tblGrid>
        </w:tblGridChange>
      </w:tblGrid>
      <w:tr w:rsidR="00E366D3" w:rsidRPr="0087293D" w14:paraId="15BDA034" w14:textId="77777777" w:rsidTr="0087293D">
        <w:trPr>
          <w:cantSplit/>
          <w:trHeight w:val="583"/>
          <w:tblHeader/>
          <w:trPrChange w:id="438" w:author="Batra Yogesh (EXT)" w:date="2018-04-13T12:24:00Z">
            <w:trPr>
              <w:cantSplit/>
              <w:trHeight w:val="583"/>
              <w:tblHeader/>
            </w:trPr>
          </w:trPrChange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  <w:tcPrChange w:id="439" w:author="Batra Yogesh (EXT)" w:date="2018-04-13T12:24:00Z">
              <w:tcPr>
                <w:tcW w:w="53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3399FF"/>
              </w:tcPr>
            </w:tcPrChange>
          </w:tcPr>
          <w:p w14:paraId="449690EB" w14:textId="77777777" w:rsidR="00E366D3" w:rsidRPr="0087293D" w:rsidRDefault="00E366D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  <w:hideMark/>
            <w:tcPrChange w:id="440" w:author="Batra Yogesh (EXT)" w:date="2018-04-13T12:24:00Z">
              <w:tcPr>
                <w:tcW w:w="162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3399FF"/>
                <w:hideMark/>
              </w:tcPr>
            </w:tcPrChange>
          </w:tcPr>
          <w:p w14:paraId="5F4254D8" w14:textId="77777777" w:rsidR="00E366D3" w:rsidRPr="0087293D" w:rsidRDefault="00E366D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Business Rule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  <w:hideMark/>
            <w:tcPrChange w:id="441" w:author="Batra Yogesh (EXT)" w:date="2018-04-13T12:24:00Z">
              <w:tcPr>
                <w:tcW w:w="198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3399FF"/>
                <w:hideMark/>
              </w:tcPr>
            </w:tcPrChange>
          </w:tcPr>
          <w:p w14:paraId="0EBDDBA2" w14:textId="77777777" w:rsidR="00E366D3" w:rsidRPr="0087293D" w:rsidRDefault="00E366D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Data Elements</w:t>
            </w:r>
          </w:p>
        </w:tc>
        <w:tc>
          <w:tcPr>
            <w:tcW w:w="2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399FF"/>
            <w:hideMark/>
            <w:tcPrChange w:id="442" w:author="Batra Yogesh (EXT)" w:date="2018-04-13T12:24:00Z">
              <w:tcPr>
                <w:tcW w:w="598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3399FF"/>
                <w:hideMark/>
              </w:tcPr>
            </w:tcPrChange>
          </w:tcPr>
          <w:p w14:paraId="249F7E51" w14:textId="77777777" w:rsidR="00E366D3" w:rsidRPr="0087293D" w:rsidRDefault="00E366D3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Description</w:t>
            </w:r>
          </w:p>
        </w:tc>
      </w:tr>
      <w:tr w:rsidR="00E366D3" w:rsidRPr="0087293D" w14:paraId="7AB55ABE" w14:textId="77777777" w:rsidTr="0087293D">
        <w:trPr>
          <w:cantSplit/>
          <w:trHeight w:val="899"/>
          <w:trPrChange w:id="443" w:author="Batra Yogesh (EXT)" w:date="2018-04-13T12:24:00Z">
            <w:trPr>
              <w:cantSplit/>
              <w:trHeight w:val="899"/>
            </w:trPr>
          </w:trPrChange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tcPrChange w:id="444" w:author="Batra Yogesh (EXT)" w:date="2018-04-13T12:24:00Z">
              <w:tcPr>
                <w:tcW w:w="53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6B795E7" w14:textId="77777777" w:rsidR="00E366D3" w:rsidRPr="0087293D" w:rsidRDefault="00E366D3" w:rsidP="00E366D3">
            <w:pPr>
              <w:pStyle w:val="TableText"/>
              <w:keepNext/>
              <w:keepLines/>
              <w:numPr>
                <w:ilvl w:val="0"/>
                <w:numId w:val="2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45" w:author="Batra Yogesh (EXT)" w:date="2018-04-13T12:24:00Z">
              <w:tcPr>
                <w:tcW w:w="162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6BFE7C6F" w14:textId="77777777" w:rsidR="00E366D3" w:rsidRPr="0087293D" w:rsidRDefault="00E366D3">
            <w:pPr>
              <w:pStyle w:val="TableText"/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color w:val="000000"/>
                <w:sz w:val="18"/>
                <w:szCs w:val="18"/>
              </w:rPr>
              <w:t>BR. 1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46" w:author="Batra Yogesh (EXT)" w:date="2018-04-13T12:24:00Z">
              <w:tcPr>
                <w:tcW w:w="198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1CF88D09" w14:textId="77777777" w:rsidR="00E366D3" w:rsidRPr="0087293D" w:rsidRDefault="00E366D3">
            <w:pPr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sz w:val="18"/>
                <w:szCs w:val="18"/>
              </w:rPr>
              <w:t>N/A</w:t>
            </w:r>
          </w:p>
        </w:tc>
        <w:tc>
          <w:tcPr>
            <w:tcW w:w="2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47" w:author="Batra Yogesh (EXT)" w:date="2018-04-13T12:24:00Z">
              <w:tcPr>
                <w:tcW w:w="598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06475C87" w14:textId="678ACF53" w:rsidR="00E366D3" w:rsidRPr="0087293D" w:rsidRDefault="00E366D3">
            <w:pPr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color w:val="000000"/>
                <w:sz w:val="18"/>
                <w:szCs w:val="18"/>
              </w:rPr>
              <w:t xml:space="preserve">User should only be able to see Hierarchy information and assigned object partition for his/her own area or role.  E.g For Platong Administrator user (Role), he/she should not be able to have access to create a well for Benchamas </w:t>
            </w:r>
            <w:del w:id="448" w:author="Batra Yogesh (EXT)" w:date="2018-04-04T17:12:00Z">
              <w:r w:rsidRPr="0087293D" w:rsidDel="00EE72E3">
                <w:rPr>
                  <w:rFonts w:cs="Arial"/>
                  <w:color w:val="000000"/>
                  <w:sz w:val="18"/>
                  <w:szCs w:val="18"/>
                </w:rPr>
                <w:delText>Aarea</w:delText>
              </w:r>
            </w:del>
            <w:ins w:id="449" w:author="Batra Yogesh (EXT)" w:date="2018-04-04T17:12:00Z">
              <w:r w:rsidR="00EE72E3" w:rsidRPr="0087293D">
                <w:rPr>
                  <w:rFonts w:cs="Arial"/>
                  <w:color w:val="000000"/>
                  <w:sz w:val="18"/>
                  <w:szCs w:val="18"/>
                </w:rPr>
                <w:t>Area</w:t>
              </w:r>
            </w:ins>
            <w:r w:rsidRPr="0087293D">
              <w:rPr>
                <w:rFonts w:cs="Arial"/>
                <w:color w:val="000000"/>
                <w:sz w:val="18"/>
                <w:szCs w:val="18"/>
              </w:rPr>
              <w:t xml:space="preserve"> except she/he has Benchamas </w:t>
            </w:r>
            <w:del w:id="450" w:author="Batra Yogesh (EXT)" w:date="2018-04-04T17:12:00Z">
              <w:r w:rsidRPr="0087293D" w:rsidDel="00EE72E3">
                <w:rPr>
                  <w:rFonts w:cs="Arial"/>
                  <w:color w:val="000000"/>
                  <w:sz w:val="18"/>
                  <w:szCs w:val="18"/>
                </w:rPr>
                <w:delText>Administratror</w:delText>
              </w:r>
            </w:del>
            <w:ins w:id="451" w:author="Batra Yogesh (EXT)" w:date="2018-04-04T17:12:00Z">
              <w:r w:rsidR="00EE72E3" w:rsidRPr="0087293D">
                <w:rPr>
                  <w:rFonts w:cs="Arial"/>
                  <w:color w:val="000000"/>
                  <w:sz w:val="18"/>
                  <w:szCs w:val="18"/>
                </w:rPr>
                <w:t>Administrator</w:t>
              </w:r>
            </w:ins>
            <w:r w:rsidRPr="0087293D">
              <w:rPr>
                <w:rFonts w:cs="Arial"/>
                <w:color w:val="000000"/>
                <w:sz w:val="18"/>
                <w:szCs w:val="18"/>
              </w:rPr>
              <w:t xml:space="preserve"> role/</w:t>
            </w:r>
          </w:p>
        </w:tc>
      </w:tr>
      <w:tr w:rsidR="00E366D3" w:rsidRPr="0087293D" w14:paraId="7C0D0710" w14:textId="77777777" w:rsidTr="0087293D">
        <w:trPr>
          <w:cantSplit/>
          <w:trHeight w:val="325"/>
          <w:trPrChange w:id="452" w:author="Batra Yogesh (EXT)" w:date="2018-04-13T12:24:00Z">
            <w:trPr>
              <w:cantSplit/>
              <w:trHeight w:val="325"/>
            </w:trPr>
          </w:trPrChange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tcPrChange w:id="453" w:author="Batra Yogesh (EXT)" w:date="2018-04-13T12:24:00Z">
              <w:tcPr>
                <w:tcW w:w="53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1A67119A" w14:textId="77777777" w:rsidR="00E366D3" w:rsidRPr="0087293D" w:rsidRDefault="00E366D3" w:rsidP="00E366D3">
            <w:pPr>
              <w:pStyle w:val="TableText"/>
              <w:keepNext/>
              <w:keepLines/>
              <w:numPr>
                <w:ilvl w:val="0"/>
                <w:numId w:val="20"/>
              </w:num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54" w:author="Batra Yogesh (EXT)" w:date="2018-04-13T12:24:00Z">
              <w:tcPr>
                <w:tcW w:w="162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7F1B0E0B" w14:textId="77777777" w:rsidR="00E366D3" w:rsidRPr="0087293D" w:rsidRDefault="00E366D3">
            <w:pPr>
              <w:pStyle w:val="TableText"/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color w:val="000000"/>
                <w:sz w:val="18"/>
                <w:szCs w:val="18"/>
              </w:rPr>
              <w:t>BR. 2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55" w:author="Batra Yogesh (EXT)" w:date="2018-04-13T12:24:00Z">
              <w:tcPr>
                <w:tcW w:w="198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4BF6B8AD" w14:textId="77777777" w:rsidR="00E366D3" w:rsidRPr="0087293D" w:rsidRDefault="00E366D3">
            <w:pPr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color w:val="000000"/>
                <w:sz w:val="18"/>
                <w:szCs w:val="18"/>
              </w:rPr>
              <w:t>Daytime</w:t>
            </w:r>
          </w:p>
        </w:tc>
        <w:tc>
          <w:tcPr>
            <w:tcW w:w="2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56" w:author="Batra Yogesh (EXT)" w:date="2018-04-13T12:24:00Z">
              <w:tcPr>
                <w:tcW w:w="598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5317A847" w14:textId="77777777" w:rsidR="00E366D3" w:rsidRPr="0087293D" w:rsidRDefault="00E366D3">
            <w:pPr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color w:val="000000"/>
                <w:sz w:val="18"/>
                <w:szCs w:val="18"/>
              </w:rPr>
              <w:t>The date can be in the past or future.</w:t>
            </w:r>
          </w:p>
          <w:p w14:paraId="4D9F870E" w14:textId="77777777" w:rsidR="00E366D3" w:rsidRPr="0087293D" w:rsidRDefault="00E366D3">
            <w:pPr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color w:val="000000"/>
                <w:sz w:val="18"/>
                <w:szCs w:val="18"/>
              </w:rPr>
              <w:t>Date format is yyyy-mm-dd  hh:mm</w:t>
            </w:r>
            <w:r w:rsidRPr="0087293D">
              <w:rPr>
                <w:rFonts w:cs="Arial"/>
                <w:color w:val="000000"/>
                <w:sz w:val="18"/>
                <w:szCs w:val="18"/>
              </w:rPr>
              <w:br/>
              <w:t>standard time is 00:00</w:t>
            </w:r>
          </w:p>
        </w:tc>
      </w:tr>
      <w:tr w:rsidR="00E366D3" w:rsidRPr="0087293D" w14:paraId="04B4B7BF" w14:textId="77777777" w:rsidTr="0087293D">
        <w:trPr>
          <w:cantSplit/>
          <w:trHeight w:val="325"/>
          <w:trPrChange w:id="457" w:author="Batra Yogesh (EXT)" w:date="2018-04-13T12:24:00Z">
            <w:trPr>
              <w:cantSplit/>
              <w:trHeight w:val="325"/>
            </w:trPr>
          </w:trPrChange>
        </w:trPr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hideMark/>
            <w:tcPrChange w:id="458" w:author="Batra Yogesh (EXT)" w:date="2018-04-13T12:24:00Z">
              <w:tcPr>
                <w:tcW w:w="535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C6D9F1" w:themeFill="text2" w:themeFillTint="33"/>
                <w:hideMark/>
              </w:tcPr>
            </w:tcPrChange>
          </w:tcPr>
          <w:p w14:paraId="1AD4EEFF" w14:textId="77777777" w:rsidR="00E366D3" w:rsidRPr="0087293D" w:rsidRDefault="00E366D3">
            <w:pPr>
              <w:pStyle w:val="TableText"/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color w:val="000000"/>
                <w:sz w:val="18"/>
                <w:szCs w:val="18"/>
              </w:rPr>
              <w:t>3.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59" w:author="Batra Yogesh (EXT)" w:date="2018-04-13T12:24:00Z">
              <w:tcPr>
                <w:tcW w:w="162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75E15B9D" w14:textId="77777777" w:rsidR="00E366D3" w:rsidRPr="0087293D" w:rsidRDefault="00E366D3">
            <w:pPr>
              <w:pStyle w:val="TableText"/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color w:val="000000"/>
                <w:sz w:val="18"/>
                <w:szCs w:val="18"/>
              </w:rPr>
              <w:t>BR. 3</w:t>
            </w:r>
          </w:p>
        </w:tc>
        <w:tc>
          <w:tcPr>
            <w:tcW w:w="9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60" w:author="Batra Yogesh (EXT)" w:date="2018-04-13T12:24:00Z">
              <w:tcPr>
                <w:tcW w:w="1980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618491F7" w14:textId="77777777" w:rsidR="00E366D3" w:rsidRPr="0087293D" w:rsidRDefault="00E366D3">
            <w:pPr>
              <w:pStyle w:val="TableText"/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color w:val="000000"/>
                <w:sz w:val="18"/>
                <w:szCs w:val="18"/>
              </w:rPr>
              <w:t>On Strm</w:t>
            </w:r>
          </w:p>
        </w:tc>
        <w:tc>
          <w:tcPr>
            <w:tcW w:w="2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  <w:tcPrChange w:id="461" w:author="Batra Yogesh (EXT)" w:date="2018-04-13T12:24:00Z">
              <w:tcPr>
                <w:tcW w:w="598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</w:tcPrChange>
          </w:tcPr>
          <w:p w14:paraId="35E09B5B" w14:textId="77777777" w:rsidR="00E366D3" w:rsidRPr="0087293D" w:rsidRDefault="00E366D3">
            <w:pPr>
              <w:pStyle w:val="TableText"/>
              <w:keepNext/>
              <w:keepLines/>
              <w:rPr>
                <w:rFonts w:cs="Arial"/>
                <w:color w:val="000000"/>
                <w:sz w:val="18"/>
                <w:szCs w:val="18"/>
              </w:rPr>
            </w:pPr>
            <w:r w:rsidRPr="0087293D">
              <w:rPr>
                <w:rFonts w:cs="Arial"/>
                <w:color w:val="000000"/>
                <w:sz w:val="18"/>
                <w:szCs w:val="18"/>
              </w:rPr>
              <w:t>User can’t remove existing well online and leave it blank the error message “Validation Failed”</w:t>
            </w:r>
          </w:p>
        </w:tc>
      </w:tr>
    </w:tbl>
    <w:p w14:paraId="2E6865E3" w14:textId="77777777" w:rsidR="00E366D3" w:rsidRPr="0087293D" w:rsidRDefault="00E366D3" w:rsidP="00E366D3">
      <w:pPr>
        <w:pStyle w:val="Heading1"/>
        <w:numPr>
          <w:ilvl w:val="0"/>
          <w:numId w:val="0"/>
        </w:numPr>
      </w:pPr>
    </w:p>
    <w:p w14:paraId="0BAA3828" w14:textId="31EB6402" w:rsidR="003D41D8" w:rsidRPr="0087293D" w:rsidRDefault="001516B9" w:rsidP="003D41D8">
      <w:pPr>
        <w:pStyle w:val="Heading1"/>
      </w:pPr>
      <w:r w:rsidRPr="0087293D">
        <w:t>Exception</w:t>
      </w:r>
      <w:r w:rsidR="00BF2F96" w:rsidRPr="0087293D">
        <w:t>s</w:t>
      </w:r>
      <w:bookmarkEnd w:id="435"/>
    </w:p>
    <w:p w14:paraId="0BAA3829" w14:textId="2906BD66" w:rsidR="001516B9" w:rsidRPr="0087293D" w:rsidRDefault="00E71304" w:rsidP="00447470">
      <w:pPr>
        <w:pStyle w:val="Heading2"/>
      </w:pPr>
      <w:bookmarkStart w:id="462" w:name="_Toc495837838"/>
      <w:r w:rsidRPr="0087293D">
        <w:t>List of Common Issues/Errors</w:t>
      </w:r>
      <w:bookmarkEnd w:id="462"/>
    </w:p>
    <w:p w14:paraId="0BAA382A" w14:textId="77777777" w:rsidR="001516B9" w:rsidRPr="0087293D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463" w:author="Batra Yogesh (EXT)" w:date="2018-04-13T12:24:00Z">
          <w:tblPr>
            <w:tblW w:w="101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464">
          <w:tblGrid>
            <w:gridCol w:w="935"/>
            <w:gridCol w:w="75"/>
            <w:gridCol w:w="3145"/>
            <w:gridCol w:w="336"/>
            <w:gridCol w:w="3509"/>
            <w:gridCol w:w="646"/>
            <w:gridCol w:w="704"/>
            <w:gridCol w:w="755"/>
          </w:tblGrid>
        </w:tblGridChange>
      </w:tblGrid>
      <w:tr w:rsidR="001516B9" w:rsidRPr="0087293D" w14:paraId="0BAA382F" w14:textId="77777777" w:rsidTr="0087293D">
        <w:trPr>
          <w:cantSplit/>
          <w:trHeight w:val="311"/>
          <w:tblHeader/>
          <w:trPrChange w:id="465" w:author="Batra Yogesh (EXT)" w:date="2018-04-13T12:24:00Z">
            <w:trPr>
              <w:cantSplit/>
              <w:trHeight w:val="311"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466" w:author="Batra Yogesh (EXT)" w:date="2018-04-13T12:24:00Z">
              <w:tcPr>
                <w:tcW w:w="1010" w:type="dxa"/>
                <w:gridSpan w:val="2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87293D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467" w:author="Batra Yogesh (EXT)" w:date="2018-04-13T12:24:00Z">
              <w:tcPr>
                <w:tcW w:w="3481" w:type="dxa"/>
                <w:gridSpan w:val="2"/>
                <w:shd w:val="clear" w:color="auto" w:fill="3399FF"/>
              </w:tcPr>
            </w:tcPrChange>
          </w:tcPr>
          <w:p w14:paraId="0BAA382C" w14:textId="5D11B08C" w:rsidR="001516B9" w:rsidRPr="0087293D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468" w:author="Batra Yogesh (EXT)" w:date="2018-04-13T12:24:00Z">
              <w:tcPr>
                <w:tcW w:w="4155" w:type="dxa"/>
                <w:gridSpan w:val="2"/>
                <w:shd w:val="clear" w:color="auto" w:fill="3399FF"/>
              </w:tcPr>
            </w:tcPrChange>
          </w:tcPr>
          <w:p w14:paraId="0BAA382D" w14:textId="232FB465" w:rsidR="001516B9" w:rsidRPr="0087293D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87293D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469" w:author="Batra Yogesh (EXT)" w:date="2018-04-13T12:24:00Z">
              <w:tcPr>
                <w:tcW w:w="1459" w:type="dxa"/>
                <w:gridSpan w:val="2"/>
                <w:shd w:val="clear" w:color="auto" w:fill="3399FF"/>
              </w:tcPr>
            </w:tcPrChange>
          </w:tcPr>
          <w:p w14:paraId="0BAA382E" w14:textId="37C307D4" w:rsidR="001516B9" w:rsidRPr="0087293D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87293D" w14:paraId="0BAA3834" w14:textId="77777777" w:rsidTr="0087293D">
        <w:trPr>
          <w:cantSplit/>
          <w:trHeight w:val="323"/>
          <w:trPrChange w:id="470" w:author="Batra Yogesh (EXT)" w:date="2018-04-13T12:24:00Z">
            <w:trPr>
              <w:cantSplit/>
              <w:trHeight w:val="323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471" w:author="Batra Yogesh (EXT)" w:date="2018-04-13T12:24:00Z">
              <w:tcPr>
                <w:tcW w:w="1010" w:type="dxa"/>
                <w:gridSpan w:val="2"/>
                <w:shd w:val="clear" w:color="auto" w:fill="C6D9F1" w:themeFill="text2" w:themeFillTint="33"/>
              </w:tcPr>
            </w:tcPrChange>
          </w:tcPr>
          <w:p w14:paraId="0BAA3830" w14:textId="77777777" w:rsidR="00447470" w:rsidRPr="0087293D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472" w:author="Batra Yogesh (EXT)" w:date="2018-04-13T12:24:00Z">
              <w:tcPr>
                <w:tcW w:w="3481" w:type="dxa"/>
                <w:gridSpan w:val="2"/>
              </w:tcPr>
            </w:tcPrChange>
          </w:tcPr>
          <w:p w14:paraId="0BAA3831" w14:textId="77777777" w:rsidR="001516B9" w:rsidRPr="0087293D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473" w:author="Batra Yogesh (EXT)" w:date="2018-04-13T12:24:00Z">
              <w:tcPr>
                <w:tcW w:w="4155" w:type="dxa"/>
                <w:gridSpan w:val="2"/>
              </w:tcPr>
            </w:tcPrChange>
          </w:tcPr>
          <w:p w14:paraId="0BAA3832" w14:textId="77777777" w:rsidR="001516B9" w:rsidRPr="0087293D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74" w:author="Batra Yogesh (EXT)" w:date="2018-04-13T12:24:00Z">
              <w:tcPr>
                <w:tcW w:w="1459" w:type="dxa"/>
                <w:gridSpan w:val="2"/>
              </w:tcPr>
            </w:tcPrChange>
          </w:tcPr>
          <w:p w14:paraId="0BAA3833" w14:textId="77777777" w:rsidR="001516B9" w:rsidRPr="0087293D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87293D" w14:paraId="0BAA3839" w14:textId="77777777" w:rsidTr="0087293D">
        <w:trPr>
          <w:cantSplit/>
          <w:trHeight w:val="312"/>
          <w:trPrChange w:id="475" w:author="Batra Yogesh (EXT)" w:date="2018-04-13T12:24:00Z">
            <w:trPr>
              <w:cantSplit/>
              <w:trHeight w:val="312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476" w:author="Batra Yogesh (EXT)" w:date="2018-04-13T12:24:00Z">
              <w:tcPr>
                <w:tcW w:w="1010" w:type="dxa"/>
                <w:gridSpan w:val="2"/>
                <w:shd w:val="clear" w:color="auto" w:fill="C6D9F1" w:themeFill="text2" w:themeFillTint="33"/>
              </w:tcPr>
            </w:tcPrChange>
          </w:tcPr>
          <w:p w14:paraId="0BAA3835" w14:textId="77777777" w:rsidR="00447470" w:rsidRPr="0087293D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477" w:author="Batra Yogesh (EXT)" w:date="2018-04-13T12:24:00Z">
              <w:tcPr>
                <w:tcW w:w="3481" w:type="dxa"/>
                <w:gridSpan w:val="2"/>
              </w:tcPr>
            </w:tcPrChange>
          </w:tcPr>
          <w:p w14:paraId="0BAA3836" w14:textId="77777777" w:rsidR="000A438C" w:rsidRPr="0087293D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478" w:author="Batra Yogesh (EXT)" w:date="2018-04-13T12:24:00Z">
              <w:tcPr>
                <w:tcW w:w="4155" w:type="dxa"/>
                <w:gridSpan w:val="2"/>
              </w:tcPr>
            </w:tcPrChange>
          </w:tcPr>
          <w:p w14:paraId="0BAA3837" w14:textId="77777777" w:rsidR="000A438C" w:rsidRPr="0087293D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79" w:author="Batra Yogesh (EXT)" w:date="2018-04-13T12:24:00Z">
              <w:tcPr>
                <w:tcW w:w="1459" w:type="dxa"/>
                <w:gridSpan w:val="2"/>
              </w:tcPr>
            </w:tcPrChange>
          </w:tcPr>
          <w:p w14:paraId="0BAA3838" w14:textId="77777777" w:rsidR="000A438C" w:rsidRPr="0087293D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87293D" w14:paraId="0BAA383E" w14:textId="77777777" w:rsidTr="0087293D">
        <w:trPr>
          <w:cantSplit/>
          <w:trHeight w:val="312"/>
          <w:trPrChange w:id="480" w:author="Batra Yogesh (EXT)" w:date="2018-04-13T12:24:00Z">
            <w:trPr>
              <w:cantSplit/>
              <w:trHeight w:val="312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481" w:author="Batra Yogesh (EXT)" w:date="2018-04-13T12:24:00Z">
              <w:tcPr>
                <w:tcW w:w="1010" w:type="dxa"/>
                <w:gridSpan w:val="2"/>
                <w:shd w:val="clear" w:color="auto" w:fill="C6D9F1" w:themeFill="text2" w:themeFillTint="33"/>
              </w:tcPr>
            </w:tcPrChange>
          </w:tcPr>
          <w:p w14:paraId="0BAA383A" w14:textId="77777777" w:rsidR="000A438C" w:rsidRPr="0087293D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482" w:author="Batra Yogesh (EXT)" w:date="2018-04-13T12:24:00Z">
              <w:tcPr>
                <w:tcW w:w="3481" w:type="dxa"/>
                <w:gridSpan w:val="2"/>
              </w:tcPr>
            </w:tcPrChange>
          </w:tcPr>
          <w:p w14:paraId="0BAA383B" w14:textId="77777777" w:rsidR="000A438C" w:rsidRPr="0087293D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483" w:author="Batra Yogesh (EXT)" w:date="2018-04-13T12:24:00Z">
              <w:tcPr>
                <w:tcW w:w="4155" w:type="dxa"/>
                <w:gridSpan w:val="2"/>
              </w:tcPr>
            </w:tcPrChange>
          </w:tcPr>
          <w:p w14:paraId="0BAA383C" w14:textId="77777777" w:rsidR="000A438C" w:rsidRPr="0087293D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84" w:author="Batra Yogesh (EXT)" w:date="2018-04-13T12:24:00Z">
              <w:tcPr>
                <w:tcW w:w="1459" w:type="dxa"/>
                <w:gridSpan w:val="2"/>
              </w:tcPr>
            </w:tcPrChange>
          </w:tcPr>
          <w:p w14:paraId="0BAA383D" w14:textId="77777777" w:rsidR="000A438C" w:rsidRPr="0087293D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167A026D" w:rsidR="00E77205" w:rsidRPr="0087293D" w:rsidRDefault="00E77205" w:rsidP="00BF2F96">
      <w:pPr>
        <w:rPr>
          <w:rFonts w:cs="Arial"/>
          <w:i/>
        </w:rPr>
      </w:pPr>
    </w:p>
    <w:p w14:paraId="62D23E14" w14:textId="77777777" w:rsidR="00C75231" w:rsidRPr="0087293D" w:rsidRDefault="00C75231" w:rsidP="00C75231">
      <w:pPr>
        <w:pStyle w:val="Heading1"/>
        <w:rPr>
          <w:ins w:id="485" w:author="Wirasak Chomphu" w:date="2017-11-26T17:05:00Z"/>
          <w:rPrChange w:id="486" w:author="Batra Yogesh (EXT)" w:date="2018-04-13T12:23:00Z">
            <w:rPr>
              <w:ins w:id="487" w:author="Wirasak Chomphu" w:date="2017-11-26T17:05:00Z"/>
              <w:rFonts w:ascii="Century Gothic" w:hAnsi="Century Gothic"/>
            </w:rPr>
          </w:rPrChange>
        </w:rPr>
      </w:pPr>
      <w:bookmarkStart w:id="488" w:name="_Toc472065734"/>
      <w:bookmarkStart w:id="489" w:name="_Toc495780353"/>
      <w:ins w:id="490" w:author="Wirasak Chomphu" w:date="2017-11-26T17:05:00Z">
        <w:r w:rsidRPr="0087293D">
          <w:rPr>
            <w:rPrChange w:id="491" w:author="Batra Yogesh (EXT)" w:date="2018-04-13T12:23:00Z">
              <w:rPr>
                <w:rFonts w:ascii="Century Gothic" w:hAnsi="Century Gothic"/>
              </w:rPr>
            </w:rPrChange>
          </w:rPr>
          <w:t>Additional Clarifying Information</w:t>
        </w:r>
        <w:bookmarkEnd w:id="488"/>
        <w:bookmarkEnd w:id="489"/>
        <w:r w:rsidRPr="0087293D">
          <w:rPr>
            <w:rPrChange w:id="492" w:author="Batra Yogesh (EXT)" w:date="2018-04-13T12:23:00Z">
              <w:rPr>
                <w:rFonts w:ascii="Century Gothic" w:hAnsi="Century Gothic"/>
              </w:rPr>
            </w:rPrChange>
          </w:rPr>
          <w:t xml:space="preserve"> </w:t>
        </w:r>
      </w:ins>
    </w:p>
    <w:p w14:paraId="36A47E0D" w14:textId="77777777" w:rsidR="00C75231" w:rsidRPr="0087293D" w:rsidRDefault="00C75231" w:rsidP="00C75231">
      <w:pPr>
        <w:pStyle w:val="Heading2"/>
        <w:ind w:left="1296"/>
        <w:rPr>
          <w:ins w:id="493" w:author="Wirasak Chomphu" w:date="2017-11-26T17:05:00Z"/>
          <w:rPrChange w:id="494" w:author="Batra Yogesh (EXT)" w:date="2018-04-13T12:23:00Z">
            <w:rPr>
              <w:ins w:id="495" w:author="Wirasak Chomphu" w:date="2017-11-26T17:05:00Z"/>
              <w:rFonts w:ascii="Century Gothic" w:hAnsi="Century Gothic"/>
            </w:rPr>
          </w:rPrChange>
        </w:rPr>
      </w:pPr>
      <w:bookmarkStart w:id="496" w:name="_Toc472065735"/>
      <w:bookmarkStart w:id="497" w:name="_Toc495780354"/>
      <w:ins w:id="498" w:author="Wirasak Chomphu" w:date="2017-11-26T17:05:00Z">
        <w:r w:rsidRPr="0087293D">
          <w:rPr>
            <w:rPrChange w:id="499" w:author="Batra Yogesh (EXT)" w:date="2018-04-13T12:23:00Z">
              <w:rPr>
                <w:rFonts w:ascii="Century Gothic" w:hAnsi="Century Gothic"/>
              </w:rPr>
            </w:rPrChange>
          </w:rPr>
          <w:t>Additional Variations</w:t>
        </w:r>
        <w:bookmarkEnd w:id="496"/>
        <w:bookmarkEnd w:id="497"/>
        <w:r w:rsidRPr="0087293D">
          <w:rPr>
            <w:rPrChange w:id="500" w:author="Batra Yogesh (EXT)" w:date="2018-04-13T12:23:00Z">
              <w:rPr>
                <w:rFonts w:ascii="Century Gothic" w:hAnsi="Century Gothic"/>
              </w:rPr>
            </w:rPrChange>
          </w:rPr>
          <w:t xml:space="preserve"> </w:t>
        </w:r>
      </w:ins>
    </w:p>
    <w:p w14:paraId="5F848B11" w14:textId="77777777" w:rsidR="00C75231" w:rsidRPr="0087293D" w:rsidRDefault="00C75231" w:rsidP="00C75231">
      <w:pPr>
        <w:rPr>
          <w:ins w:id="501" w:author="Wirasak Chomphu" w:date="2017-11-26T17:05:00Z"/>
          <w:rFonts w:cs="Arial"/>
          <w:rPrChange w:id="502" w:author="Batra Yogesh (EXT)" w:date="2018-04-13T12:23:00Z">
            <w:rPr>
              <w:ins w:id="503" w:author="Wirasak Chomphu" w:date="2017-11-26T17:05:00Z"/>
              <w:rFonts w:ascii="Century Gothic" w:hAnsi="Century Gothic"/>
            </w:rPr>
          </w:rPrChange>
        </w:rPr>
      </w:pPr>
    </w:p>
    <w:p w14:paraId="7AD7FCEA" w14:textId="77777777" w:rsidR="00C75231" w:rsidRPr="0087293D" w:rsidRDefault="00C75231" w:rsidP="00C75231">
      <w:pPr>
        <w:pStyle w:val="Heading2"/>
        <w:ind w:left="1296"/>
        <w:rPr>
          <w:ins w:id="504" w:author="Wirasak Chomphu" w:date="2017-11-26T17:05:00Z"/>
          <w:rPrChange w:id="505" w:author="Batra Yogesh (EXT)" w:date="2018-04-13T12:23:00Z">
            <w:rPr>
              <w:ins w:id="506" w:author="Wirasak Chomphu" w:date="2017-11-26T17:05:00Z"/>
              <w:rFonts w:ascii="Century Gothic" w:hAnsi="Century Gothic"/>
            </w:rPr>
          </w:rPrChange>
        </w:rPr>
      </w:pPr>
      <w:bookmarkStart w:id="507" w:name="_Toc472065736"/>
      <w:bookmarkStart w:id="508" w:name="_Toc495780355"/>
      <w:ins w:id="509" w:author="Wirasak Chomphu" w:date="2017-11-26T17:05:00Z">
        <w:r w:rsidRPr="0087293D">
          <w:rPr>
            <w:rPrChange w:id="510" w:author="Batra Yogesh (EXT)" w:date="2018-04-13T12:23:00Z">
              <w:rPr>
                <w:rFonts w:ascii="Century Gothic" w:hAnsi="Century Gothic"/>
              </w:rPr>
            </w:rPrChange>
          </w:rPr>
          <w:t>Business Rules:</w:t>
        </w:r>
        <w:bookmarkEnd w:id="507"/>
        <w:bookmarkEnd w:id="508"/>
        <w:r w:rsidRPr="0087293D">
          <w:rPr>
            <w:rPrChange w:id="511" w:author="Batra Yogesh (EXT)" w:date="2018-04-13T12:23:00Z">
              <w:rPr>
                <w:rFonts w:ascii="Century Gothic" w:hAnsi="Century Gothic"/>
              </w:rPr>
            </w:rPrChange>
          </w:rPr>
          <w:t xml:space="preserve">  </w:t>
        </w:r>
      </w:ins>
    </w:p>
    <w:tbl>
      <w:tblPr>
        <w:tblStyle w:val="TableGrid"/>
        <w:tblW w:w="5000" w:type="pct"/>
        <w:tblLook w:val="01E0" w:firstRow="1" w:lastRow="1" w:firstColumn="1" w:lastColumn="1" w:noHBand="0" w:noVBand="0"/>
        <w:tblPrChange w:id="512" w:author="Batra Yogesh (EXT)" w:date="2018-04-13T12:24:00Z">
          <w:tblPr>
            <w:tblStyle w:val="TableGrid"/>
            <w:tblW w:w="0" w:type="auto"/>
            <w:tblInd w:w="1368" w:type="dxa"/>
            <w:tblLook w:val="01E0" w:firstRow="1" w:lastRow="1" w:firstColumn="1" w:lastColumn="1" w:noHBand="0" w:noVBand="0"/>
          </w:tblPr>
        </w:tblPrChange>
      </w:tblPr>
      <w:tblGrid>
        <w:gridCol w:w="1262"/>
        <w:gridCol w:w="4350"/>
        <w:gridCol w:w="3738"/>
        <w:tblGridChange w:id="513">
          <w:tblGrid>
            <w:gridCol w:w="1262"/>
            <w:gridCol w:w="1474"/>
            <w:gridCol w:w="1077"/>
            <w:gridCol w:w="1799"/>
            <w:gridCol w:w="1914"/>
            <w:gridCol w:w="1824"/>
            <w:gridCol w:w="1368"/>
          </w:tblGrid>
        </w:tblGridChange>
      </w:tblGrid>
      <w:tr w:rsidR="00C75231" w:rsidRPr="0087293D" w14:paraId="7AEDAB8F" w14:textId="77777777" w:rsidTr="0087293D">
        <w:trPr>
          <w:cantSplit/>
          <w:tblHeader/>
          <w:ins w:id="514" w:author="Wirasak Chomphu" w:date="2017-11-26T17:05:00Z"/>
          <w:trPrChange w:id="515" w:author="Batra Yogesh (EXT)" w:date="2018-04-13T12:24:00Z">
            <w:trPr>
              <w:gridBefore w:val="2"/>
              <w:cantSplit/>
              <w:tblHeader/>
            </w:trPr>
          </w:trPrChange>
        </w:trPr>
        <w:tc>
          <w:tcPr>
            <w:tcW w:w="675" w:type="pct"/>
            <w:tcPrChange w:id="516" w:author="Batra Yogesh (EXT)" w:date="2018-04-13T12:24:00Z">
              <w:tcPr>
                <w:tcW w:w="1077" w:type="dxa"/>
              </w:tcPr>
            </w:tcPrChange>
          </w:tcPr>
          <w:p w14:paraId="4B0E92DF" w14:textId="77777777" w:rsidR="00C75231" w:rsidRPr="0087293D" w:rsidRDefault="00C75231" w:rsidP="007F1D8B">
            <w:pPr>
              <w:jc w:val="center"/>
              <w:rPr>
                <w:ins w:id="517" w:author="Wirasak Chomphu" w:date="2017-11-26T17:05:00Z"/>
                <w:rFonts w:cs="Arial"/>
                <w:sz w:val="20"/>
                <w:szCs w:val="20"/>
                <w:rPrChange w:id="518" w:author="Batra Yogesh (EXT)" w:date="2018-04-13T12:23:00Z">
                  <w:rPr>
                    <w:ins w:id="519" w:author="Wirasak Chomphu" w:date="2017-11-26T17:05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520" w:author="Wirasak Chomphu" w:date="2017-11-26T17:05:00Z">
              <w:r w:rsidRPr="0087293D">
                <w:rPr>
                  <w:rFonts w:cs="Arial"/>
                  <w:sz w:val="20"/>
                  <w:szCs w:val="20"/>
                  <w:rPrChange w:id="521" w:author="Batra Yogesh (EXT)" w:date="2018-04-13T12:23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Business Rule</w:t>
              </w:r>
            </w:ins>
          </w:p>
        </w:tc>
        <w:tc>
          <w:tcPr>
            <w:tcW w:w="2326" w:type="pct"/>
            <w:tcPrChange w:id="522" w:author="Batra Yogesh (EXT)" w:date="2018-04-13T12:24:00Z">
              <w:tcPr>
                <w:tcW w:w="3713" w:type="dxa"/>
                <w:gridSpan w:val="2"/>
              </w:tcPr>
            </w:tcPrChange>
          </w:tcPr>
          <w:p w14:paraId="09254437" w14:textId="77777777" w:rsidR="00C75231" w:rsidRPr="0087293D" w:rsidRDefault="00C75231" w:rsidP="007F1D8B">
            <w:pPr>
              <w:jc w:val="center"/>
              <w:rPr>
                <w:ins w:id="523" w:author="Wirasak Chomphu" w:date="2017-11-26T17:05:00Z"/>
                <w:rFonts w:cs="Arial"/>
                <w:sz w:val="20"/>
                <w:szCs w:val="20"/>
                <w:rPrChange w:id="524" w:author="Batra Yogesh (EXT)" w:date="2018-04-13T12:23:00Z">
                  <w:rPr>
                    <w:ins w:id="525" w:author="Wirasak Chomphu" w:date="2017-11-26T17:05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526" w:author="Wirasak Chomphu" w:date="2017-11-26T17:05:00Z">
              <w:r w:rsidRPr="0087293D">
                <w:rPr>
                  <w:rFonts w:cs="Arial"/>
                  <w:sz w:val="20"/>
                  <w:szCs w:val="20"/>
                  <w:rPrChange w:id="527" w:author="Batra Yogesh (EXT)" w:date="2018-04-13T12:23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Data Elements</w:t>
              </w:r>
            </w:ins>
          </w:p>
        </w:tc>
        <w:tc>
          <w:tcPr>
            <w:tcW w:w="1999" w:type="pct"/>
            <w:tcPrChange w:id="528" w:author="Batra Yogesh (EXT)" w:date="2018-04-13T12:24:00Z">
              <w:tcPr>
                <w:tcW w:w="3192" w:type="dxa"/>
                <w:gridSpan w:val="2"/>
              </w:tcPr>
            </w:tcPrChange>
          </w:tcPr>
          <w:p w14:paraId="75B6A53A" w14:textId="77777777" w:rsidR="00C75231" w:rsidRPr="0087293D" w:rsidRDefault="00C75231" w:rsidP="007F1D8B">
            <w:pPr>
              <w:jc w:val="center"/>
              <w:rPr>
                <w:ins w:id="529" w:author="Wirasak Chomphu" w:date="2017-11-26T17:05:00Z"/>
                <w:rFonts w:cs="Arial"/>
                <w:sz w:val="20"/>
                <w:szCs w:val="20"/>
                <w:rPrChange w:id="530" w:author="Batra Yogesh (EXT)" w:date="2018-04-13T12:23:00Z">
                  <w:rPr>
                    <w:ins w:id="531" w:author="Wirasak Chomphu" w:date="2017-11-26T17:05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532" w:author="Wirasak Chomphu" w:date="2017-11-26T17:05:00Z">
              <w:r w:rsidRPr="0087293D">
                <w:rPr>
                  <w:rFonts w:cs="Arial"/>
                  <w:sz w:val="20"/>
                  <w:szCs w:val="20"/>
                  <w:rPrChange w:id="533" w:author="Batra Yogesh (EXT)" w:date="2018-04-13T12:23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Description</w:t>
              </w:r>
            </w:ins>
          </w:p>
        </w:tc>
      </w:tr>
      <w:tr w:rsidR="00C75231" w:rsidRPr="0087293D" w14:paraId="3BDAFFB2" w14:textId="77777777" w:rsidTr="0087293D">
        <w:trPr>
          <w:cantSplit/>
          <w:trHeight w:val="1277"/>
          <w:tblHeader/>
          <w:ins w:id="534" w:author="Wirasak Chomphu" w:date="2017-11-26T17:05:00Z"/>
          <w:trPrChange w:id="535" w:author="Batra Yogesh (EXT)" w:date="2018-04-13T12:24:00Z">
            <w:trPr>
              <w:gridBefore w:val="2"/>
              <w:cantSplit/>
              <w:trHeight w:val="1277"/>
              <w:tblHeader/>
            </w:trPr>
          </w:trPrChange>
        </w:trPr>
        <w:tc>
          <w:tcPr>
            <w:tcW w:w="675" w:type="pct"/>
            <w:tcPrChange w:id="536" w:author="Batra Yogesh (EXT)" w:date="2018-04-13T12:24:00Z">
              <w:tcPr>
                <w:tcW w:w="1077" w:type="dxa"/>
              </w:tcPr>
            </w:tcPrChange>
          </w:tcPr>
          <w:p w14:paraId="0ADB9925" w14:textId="77777777" w:rsidR="00C75231" w:rsidRPr="0087293D" w:rsidRDefault="00C75231" w:rsidP="007F1D8B">
            <w:pPr>
              <w:rPr>
                <w:ins w:id="537" w:author="Wirasak Chomphu" w:date="2017-11-26T17:05:00Z"/>
                <w:rFonts w:cs="Arial"/>
                <w:sz w:val="20"/>
                <w:szCs w:val="20"/>
                <w:rPrChange w:id="538" w:author="Batra Yogesh (EXT)" w:date="2018-04-13T12:23:00Z">
                  <w:rPr>
                    <w:ins w:id="539" w:author="Wirasak Chomphu" w:date="2017-11-26T17:05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540" w:author="Wirasak Chomphu" w:date="2017-11-26T17:05:00Z">
              <w:r w:rsidRPr="0087293D">
                <w:rPr>
                  <w:rFonts w:cs="Arial"/>
                  <w:sz w:val="20"/>
                  <w:szCs w:val="20"/>
                  <w:rPrChange w:id="541" w:author="Batra Yogesh (EXT)" w:date="2018-04-13T12:23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BR.1</w:t>
              </w:r>
            </w:ins>
          </w:p>
        </w:tc>
        <w:tc>
          <w:tcPr>
            <w:tcW w:w="2326" w:type="pct"/>
            <w:tcPrChange w:id="542" w:author="Batra Yogesh (EXT)" w:date="2018-04-13T12:24:00Z">
              <w:tcPr>
                <w:tcW w:w="3713" w:type="dxa"/>
                <w:gridSpan w:val="2"/>
              </w:tcPr>
            </w:tcPrChange>
          </w:tcPr>
          <w:p w14:paraId="258ECE39" w14:textId="77777777" w:rsidR="00C75231" w:rsidRPr="0087293D" w:rsidRDefault="00C75231" w:rsidP="007F1D8B">
            <w:pPr>
              <w:tabs>
                <w:tab w:val="num" w:pos="1440"/>
              </w:tabs>
              <w:rPr>
                <w:ins w:id="543" w:author="Wirasak Chomphu" w:date="2017-11-26T17:05:00Z"/>
                <w:rFonts w:cs="Arial"/>
                <w:sz w:val="20"/>
                <w:rPrChange w:id="544" w:author="Batra Yogesh (EXT)" w:date="2018-04-13T12:23:00Z">
                  <w:rPr>
                    <w:ins w:id="545" w:author="Wirasak Chomphu" w:date="2017-11-26T17:05:00Z"/>
                    <w:rFonts w:ascii="Century Gothic" w:hAnsi="Century Gothic"/>
                    <w:sz w:val="20"/>
                  </w:rPr>
                </w:rPrChange>
              </w:rPr>
            </w:pPr>
            <w:ins w:id="546" w:author="Wirasak Chomphu" w:date="2017-11-26T17:05:00Z">
              <w:r w:rsidRPr="0087293D">
                <w:rPr>
                  <w:rFonts w:cs="Arial"/>
                  <w:sz w:val="20"/>
                  <w:rPrChange w:id="547" w:author="Batra Yogesh (EXT)" w:date="2018-04-13T12:23:00Z">
                    <w:rPr>
                      <w:rFonts w:ascii="Century Gothic" w:hAnsi="Century Gothic"/>
                      <w:sz w:val="20"/>
                    </w:rPr>
                  </w:rPrChange>
                </w:rPr>
                <w:t>NA</w:t>
              </w:r>
            </w:ins>
          </w:p>
        </w:tc>
        <w:tc>
          <w:tcPr>
            <w:tcW w:w="1999" w:type="pct"/>
            <w:tcPrChange w:id="548" w:author="Batra Yogesh (EXT)" w:date="2018-04-13T12:24:00Z">
              <w:tcPr>
                <w:tcW w:w="3192" w:type="dxa"/>
                <w:gridSpan w:val="2"/>
              </w:tcPr>
            </w:tcPrChange>
          </w:tcPr>
          <w:p w14:paraId="728A39DE" w14:textId="77777777" w:rsidR="00C75231" w:rsidRPr="0087293D" w:rsidRDefault="00C75231" w:rsidP="007F1D8B">
            <w:pPr>
              <w:keepNext/>
              <w:keepLines/>
              <w:rPr>
                <w:ins w:id="549" w:author="Wirasak Chomphu" w:date="2017-11-26T17:05:00Z"/>
                <w:rFonts w:cs="Arial"/>
                <w:sz w:val="20"/>
                <w:szCs w:val="20"/>
                <w:rPrChange w:id="550" w:author="Batra Yogesh (EXT)" w:date="2018-04-13T12:23:00Z">
                  <w:rPr>
                    <w:ins w:id="551" w:author="Wirasak Chomphu" w:date="2017-11-26T17:05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552" w:author="Wirasak Chomphu" w:date="2017-11-26T17:05:00Z">
              <w:r w:rsidRPr="0087293D">
                <w:rPr>
                  <w:rFonts w:cs="Arial"/>
                  <w:sz w:val="20"/>
                  <w:szCs w:val="20"/>
                  <w:rPrChange w:id="553" w:author="Batra Yogesh (EXT)" w:date="2018-04-13T12:23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 xml:space="preserve">User should only be able to see Hierarchy information for his/her own area.  </w:t>
              </w:r>
            </w:ins>
          </w:p>
        </w:tc>
      </w:tr>
      <w:tr w:rsidR="00C75231" w:rsidRPr="0087293D" w14:paraId="3E315D7D" w14:textId="77777777" w:rsidTr="0087293D">
        <w:trPr>
          <w:cantSplit/>
          <w:trHeight w:val="1277"/>
          <w:tblHeader/>
          <w:ins w:id="554" w:author="Wirasak Chomphu" w:date="2017-11-26T17:05:00Z"/>
          <w:trPrChange w:id="555" w:author="Batra Yogesh (EXT)" w:date="2018-04-13T12:24:00Z">
            <w:trPr>
              <w:gridBefore w:val="2"/>
              <w:cantSplit/>
              <w:trHeight w:val="1277"/>
              <w:tblHeader/>
            </w:trPr>
          </w:trPrChange>
        </w:trPr>
        <w:tc>
          <w:tcPr>
            <w:tcW w:w="675" w:type="pct"/>
            <w:tcPrChange w:id="556" w:author="Batra Yogesh (EXT)" w:date="2018-04-13T12:24:00Z">
              <w:tcPr>
                <w:tcW w:w="1077" w:type="dxa"/>
              </w:tcPr>
            </w:tcPrChange>
          </w:tcPr>
          <w:p w14:paraId="5B9027DA" w14:textId="77777777" w:rsidR="00C75231" w:rsidRPr="0087293D" w:rsidRDefault="00C75231" w:rsidP="007F1D8B">
            <w:pPr>
              <w:rPr>
                <w:ins w:id="557" w:author="Wirasak Chomphu" w:date="2017-11-26T17:05:00Z"/>
                <w:rFonts w:cs="Arial"/>
                <w:sz w:val="20"/>
                <w:szCs w:val="20"/>
                <w:rPrChange w:id="558" w:author="Batra Yogesh (EXT)" w:date="2018-04-13T12:23:00Z">
                  <w:rPr>
                    <w:ins w:id="559" w:author="Wirasak Chomphu" w:date="2017-11-26T17:05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560" w:author="Wirasak Chomphu" w:date="2017-11-26T17:05:00Z">
              <w:r w:rsidRPr="0087293D">
                <w:rPr>
                  <w:rFonts w:cs="Arial"/>
                  <w:sz w:val="20"/>
                  <w:szCs w:val="20"/>
                  <w:rPrChange w:id="561" w:author="Batra Yogesh (EXT)" w:date="2018-04-13T12:23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BR.2</w:t>
              </w:r>
            </w:ins>
          </w:p>
        </w:tc>
        <w:tc>
          <w:tcPr>
            <w:tcW w:w="2326" w:type="pct"/>
            <w:tcPrChange w:id="562" w:author="Batra Yogesh (EXT)" w:date="2018-04-13T12:24:00Z">
              <w:tcPr>
                <w:tcW w:w="3713" w:type="dxa"/>
                <w:gridSpan w:val="2"/>
              </w:tcPr>
            </w:tcPrChange>
          </w:tcPr>
          <w:p w14:paraId="4455CE61" w14:textId="77777777" w:rsidR="00C75231" w:rsidRPr="0087293D" w:rsidRDefault="00C75231" w:rsidP="007F1D8B">
            <w:pPr>
              <w:tabs>
                <w:tab w:val="num" w:pos="1440"/>
              </w:tabs>
              <w:rPr>
                <w:ins w:id="563" w:author="Wirasak Chomphu" w:date="2017-11-26T17:05:00Z"/>
                <w:rFonts w:cs="Arial"/>
                <w:sz w:val="20"/>
                <w:rPrChange w:id="564" w:author="Batra Yogesh (EXT)" w:date="2018-04-13T12:23:00Z">
                  <w:rPr>
                    <w:ins w:id="565" w:author="Wirasak Chomphu" w:date="2017-11-26T17:05:00Z"/>
                    <w:rFonts w:ascii="Century Gothic" w:hAnsi="Century Gothic"/>
                    <w:sz w:val="20"/>
                  </w:rPr>
                </w:rPrChange>
              </w:rPr>
            </w:pPr>
            <w:ins w:id="566" w:author="Wirasak Chomphu" w:date="2017-11-26T17:05:00Z">
              <w:r w:rsidRPr="0087293D">
                <w:rPr>
                  <w:rFonts w:cs="Arial"/>
                  <w:sz w:val="20"/>
                  <w:rPrChange w:id="567" w:author="Batra Yogesh (EXT)" w:date="2018-04-13T12:23:00Z">
                    <w:rPr>
                      <w:rFonts w:ascii="Century Gothic" w:hAnsi="Century Gothic"/>
                      <w:sz w:val="20"/>
                    </w:rPr>
                  </w:rPrChange>
                </w:rPr>
                <w:t>Daytime</w:t>
              </w:r>
            </w:ins>
          </w:p>
        </w:tc>
        <w:tc>
          <w:tcPr>
            <w:tcW w:w="1999" w:type="pct"/>
            <w:tcPrChange w:id="568" w:author="Batra Yogesh (EXT)" w:date="2018-04-13T12:24:00Z">
              <w:tcPr>
                <w:tcW w:w="3192" w:type="dxa"/>
                <w:gridSpan w:val="2"/>
              </w:tcPr>
            </w:tcPrChange>
          </w:tcPr>
          <w:p w14:paraId="2ADB4691" w14:textId="77777777" w:rsidR="00C75231" w:rsidRPr="0087293D" w:rsidRDefault="00C75231" w:rsidP="007F1D8B">
            <w:pPr>
              <w:keepNext/>
              <w:keepLines/>
              <w:rPr>
                <w:ins w:id="569" w:author="Wirasak Chomphu" w:date="2017-11-26T17:05:00Z"/>
                <w:rFonts w:cs="Arial"/>
                <w:sz w:val="20"/>
                <w:szCs w:val="20"/>
                <w:rPrChange w:id="570" w:author="Batra Yogesh (EXT)" w:date="2018-04-13T12:23:00Z">
                  <w:rPr>
                    <w:ins w:id="571" w:author="Wirasak Chomphu" w:date="2017-11-26T17:05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572" w:author="Wirasak Chomphu" w:date="2017-11-26T17:05:00Z">
              <w:r w:rsidRPr="0087293D">
                <w:rPr>
                  <w:rFonts w:cs="Arial"/>
                  <w:sz w:val="20"/>
                  <w:szCs w:val="20"/>
                  <w:rPrChange w:id="573" w:author="Batra Yogesh (EXT)" w:date="2018-04-13T12:23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The start date cannot be greater than the current calendar date.</w:t>
              </w:r>
            </w:ins>
          </w:p>
          <w:p w14:paraId="392EEEA9" w14:textId="77777777" w:rsidR="00C75231" w:rsidRPr="0087293D" w:rsidRDefault="00C75231" w:rsidP="007F1D8B">
            <w:pPr>
              <w:keepNext/>
              <w:keepLines/>
              <w:rPr>
                <w:ins w:id="574" w:author="Wirasak Chomphu" w:date="2017-11-26T17:05:00Z"/>
                <w:rFonts w:cs="Arial"/>
                <w:sz w:val="20"/>
                <w:szCs w:val="20"/>
                <w:rPrChange w:id="575" w:author="Batra Yogesh (EXT)" w:date="2018-04-13T12:23:00Z">
                  <w:rPr>
                    <w:ins w:id="576" w:author="Wirasak Chomphu" w:date="2017-11-26T17:05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  <w:p w14:paraId="588695E5" w14:textId="77777777" w:rsidR="00C75231" w:rsidRPr="0087293D" w:rsidRDefault="00C75231" w:rsidP="007F1D8B">
            <w:pPr>
              <w:keepNext/>
              <w:keepLines/>
              <w:rPr>
                <w:ins w:id="577" w:author="Wirasak Chomphu" w:date="2017-11-26T17:05:00Z"/>
                <w:rFonts w:cs="Arial"/>
                <w:sz w:val="20"/>
                <w:szCs w:val="20"/>
                <w:rPrChange w:id="578" w:author="Batra Yogesh (EXT)" w:date="2018-04-13T12:23:00Z">
                  <w:rPr>
                    <w:ins w:id="579" w:author="Wirasak Chomphu" w:date="2017-11-26T17:05:00Z"/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ins w:id="580" w:author="Wirasak Chomphu" w:date="2017-11-26T17:05:00Z">
              <w:r w:rsidRPr="0087293D">
                <w:rPr>
                  <w:rFonts w:cs="Arial"/>
                  <w:sz w:val="20"/>
                  <w:szCs w:val="20"/>
                  <w:rPrChange w:id="581" w:author="Batra Yogesh (EXT)" w:date="2018-04-13T12:23:00Z">
                    <w:rPr>
                      <w:rFonts w:ascii="Century Gothic" w:hAnsi="Century Gothic"/>
                      <w:sz w:val="20"/>
                      <w:szCs w:val="20"/>
                    </w:rPr>
                  </w:rPrChange>
                </w:rPr>
                <w:t>Date format is yyyy-mm-dd  hh:mm</w:t>
              </w:r>
            </w:ins>
          </w:p>
        </w:tc>
      </w:tr>
    </w:tbl>
    <w:p w14:paraId="3F581D9D" w14:textId="77777777" w:rsidR="00C75231" w:rsidRPr="0087293D" w:rsidRDefault="00C75231" w:rsidP="00C75231">
      <w:pPr>
        <w:ind w:left="576"/>
        <w:rPr>
          <w:ins w:id="582" w:author="Wirasak Chomphu" w:date="2017-11-26T17:05:00Z"/>
          <w:rFonts w:cs="Arial"/>
          <w:i/>
          <w:rPrChange w:id="583" w:author="Batra Yogesh (EXT)" w:date="2018-04-13T12:23:00Z">
            <w:rPr>
              <w:ins w:id="584" w:author="Wirasak Chomphu" w:date="2017-11-26T17:05:00Z"/>
              <w:rFonts w:ascii="Century Gothic" w:hAnsi="Century Gothic"/>
              <w:i/>
            </w:rPr>
          </w:rPrChange>
        </w:rPr>
      </w:pPr>
    </w:p>
    <w:p w14:paraId="3274D904" w14:textId="77777777" w:rsidR="00C75231" w:rsidRPr="0087293D" w:rsidRDefault="00C75231" w:rsidP="00C75231">
      <w:pPr>
        <w:pStyle w:val="Heading2"/>
        <w:numPr>
          <w:ilvl w:val="1"/>
          <w:numId w:val="19"/>
        </w:numPr>
        <w:rPr>
          <w:ins w:id="585" w:author="Wirasak Chomphu" w:date="2017-11-26T17:05:00Z"/>
          <w:rPrChange w:id="586" w:author="Batra Yogesh (EXT)" w:date="2018-04-13T12:23:00Z">
            <w:rPr>
              <w:ins w:id="587" w:author="Wirasak Chomphu" w:date="2017-11-26T17:05:00Z"/>
              <w:rFonts w:ascii="Century Gothic" w:hAnsi="Century Gothic"/>
            </w:rPr>
          </w:rPrChange>
        </w:rPr>
      </w:pPr>
      <w:bookmarkStart w:id="588" w:name="_Toc472065737"/>
      <w:bookmarkStart w:id="589" w:name="_Toc495780356"/>
      <w:ins w:id="590" w:author="Wirasak Chomphu" w:date="2017-11-26T17:05:00Z">
        <w:r w:rsidRPr="0087293D">
          <w:rPr>
            <w:rPrChange w:id="591" w:author="Batra Yogesh (EXT)" w:date="2018-04-13T12:23:00Z">
              <w:rPr>
                <w:rFonts w:ascii="Century Gothic" w:hAnsi="Century Gothic"/>
              </w:rPr>
            </w:rPrChange>
          </w:rPr>
          <w:t>Data Impacts</w:t>
        </w:r>
        <w:bookmarkEnd w:id="588"/>
        <w:bookmarkEnd w:id="589"/>
        <w:r w:rsidRPr="0087293D">
          <w:rPr>
            <w:rPrChange w:id="592" w:author="Batra Yogesh (EXT)" w:date="2018-04-13T12:23:00Z">
              <w:rPr>
                <w:rFonts w:ascii="Century Gothic" w:hAnsi="Century Gothic"/>
              </w:rPr>
            </w:rPrChange>
          </w:rPr>
          <w:t xml:space="preserve"> </w:t>
        </w:r>
      </w:ins>
    </w:p>
    <w:p w14:paraId="47B64525" w14:textId="77777777" w:rsidR="00C75231" w:rsidRPr="0087293D" w:rsidRDefault="00C75231" w:rsidP="00C75231">
      <w:pPr>
        <w:rPr>
          <w:ins w:id="593" w:author="Wirasak Chomphu" w:date="2017-11-26T17:05:00Z"/>
          <w:rFonts w:cs="Arial"/>
          <w:rPrChange w:id="594" w:author="Batra Yogesh (EXT)" w:date="2018-04-13T12:23:00Z">
            <w:rPr>
              <w:ins w:id="595" w:author="Wirasak Chomphu" w:date="2017-11-26T17:05:00Z"/>
              <w:rFonts w:ascii="Century Gothic" w:hAnsi="Century Gothic"/>
            </w:rPr>
          </w:rPrChange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  <w:tblPrChange w:id="596" w:author="Batra Yogesh (EXT)" w:date="2018-04-13T12:24:00Z">
          <w:tblPr>
            <w:tblStyle w:val="TableGrid"/>
            <w:tblW w:w="8100" w:type="dxa"/>
            <w:tblInd w:w="1368" w:type="dxa"/>
            <w:tblLook w:val="01E0" w:firstRow="1" w:lastRow="1" w:firstColumn="1" w:lastColumn="1" w:noHBand="0" w:noVBand="0"/>
          </w:tblPr>
        </w:tblPrChange>
      </w:tblPr>
      <w:tblGrid>
        <w:gridCol w:w="2493"/>
        <w:gridCol w:w="3532"/>
        <w:gridCol w:w="3325"/>
        <w:tblGridChange w:id="597">
          <w:tblGrid>
            <w:gridCol w:w="2493"/>
            <w:gridCol w:w="243"/>
            <w:gridCol w:w="2160"/>
            <w:gridCol w:w="1129"/>
            <w:gridCol w:w="1931"/>
            <w:gridCol w:w="1394"/>
            <w:gridCol w:w="1486"/>
          </w:tblGrid>
        </w:tblGridChange>
      </w:tblGrid>
      <w:tr w:rsidR="00C75231" w:rsidRPr="0087293D" w14:paraId="23B82B6F" w14:textId="77777777" w:rsidTr="0087293D">
        <w:trPr>
          <w:ins w:id="598" w:author="Wirasak Chomphu" w:date="2017-11-26T17:05:00Z"/>
          <w:trPrChange w:id="599" w:author="Batra Yogesh (EXT)" w:date="2018-04-13T12:24:00Z">
            <w:trPr>
              <w:gridBefore w:val="2"/>
            </w:trPr>
          </w:trPrChange>
        </w:trPr>
        <w:tc>
          <w:tcPr>
            <w:tcW w:w="1333" w:type="pct"/>
            <w:tcPrChange w:id="600" w:author="Batra Yogesh (EXT)" w:date="2018-04-13T12:24:00Z">
              <w:tcPr>
                <w:tcW w:w="2160" w:type="dxa"/>
              </w:tcPr>
            </w:tcPrChange>
          </w:tcPr>
          <w:p w14:paraId="36877C5A" w14:textId="77777777" w:rsidR="00C75231" w:rsidRPr="0087293D" w:rsidRDefault="00C75231" w:rsidP="007F1D8B">
            <w:pPr>
              <w:jc w:val="center"/>
              <w:rPr>
                <w:ins w:id="601" w:author="Wirasak Chomphu" w:date="2017-11-26T17:05:00Z"/>
                <w:rFonts w:cs="Arial"/>
                <w:b/>
                <w:bCs/>
                <w:iCs/>
                <w:sz w:val="20"/>
                <w:rPrChange w:id="602" w:author="Batra Yogesh (EXT)" w:date="2018-04-13T12:23:00Z">
                  <w:rPr>
                    <w:ins w:id="603" w:author="Wirasak Chomphu" w:date="2017-11-26T17:05:00Z"/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</w:pPr>
            <w:ins w:id="604" w:author="Wirasak Chomphu" w:date="2017-11-26T17:05:00Z">
              <w:r w:rsidRPr="0087293D">
                <w:rPr>
                  <w:rFonts w:cs="Arial"/>
                  <w:b/>
                  <w:bCs/>
                  <w:iCs/>
                  <w:sz w:val="20"/>
                  <w:rPrChange w:id="605" w:author="Batra Yogesh (EXT)" w:date="2018-04-13T12:23:00Z">
                    <w:rPr>
                      <w:rFonts w:ascii="Century Gothic" w:hAnsi="Century Gothic"/>
                      <w:b/>
                      <w:bCs/>
                      <w:iCs/>
                      <w:sz w:val="20"/>
                    </w:rPr>
                  </w:rPrChange>
                </w:rPr>
                <w:t>Business Entry Screen</w:t>
              </w:r>
            </w:ins>
          </w:p>
        </w:tc>
        <w:tc>
          <w:tcPr>
            <w:tcW w:w="1889" w:type="pct"/>
            <w:tcPrChange w:id="606" w:author="Batra Yogesh (EXT)" w:date="2018-04-13T12:24:00Z">
              <w:tcPr>
                <w:tcW w:w="3060" w:type="dxa"/>
                <w:gridSpan w:val="2"/>
              </w:tcPr>
            </w:tcPrChange>
          </w:tcPr>
          <w:p w14:paraId="06BA4F5B" w14:textId="77777777" w:rsidR="00C75231" w:rsidRPr="0087293D" w:rsidRDefault="00C75231" w:rsidP="007F1D8B">
            <w:pPr>
              <w:jc w:val="center"/>
              <w:rPr>
                <w:ins w:id="607" w:author="Wirasak Chomphu" w:date="2017-11-26T17:05:00Z"/>
                <w:rFonts w:cs="Arial"/>
                <w:b/>
                <w:bCs/>
                <w:iCs/>
                <w:sz w:val="20"/>
                <w:rPrChange w:id="608" w:author="Batra Yogesh (EXT)" w:date="2018-04-13T12:23:00Z">
                  <w:rPr>
                    <w:ins w:id="609" w:author="Wirasak Chomphu" w:date="2017-11-26T17:05:00Z"/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</w:pPr>
            <w:ins w:id="610" w:author="Wirasak Chomphu" w:date="2017-11-26T17:05:00Z">
              <w:r w:rsidRPr="0087293D">
                <w:rPr>
                  <w:rFonts w:cs="Arial"/>
                  <w:b/>
                  <w:bCs/>
                  <w:iCs/>
                  <w:sz w:val="20"/>
                  <w:rPrChange w:id="611" w:author="Batra Yogesh (EXT)" w:date="2018-04-13T12:23:00Z">
                    <w:rPr>
                      <w:rFonts w:ascii="Century Gothic" w:hAnsi="Century Gothic"/>
                      <w:b/>
                      <w:bCs/>
                      <w:iCs/>
                      <w:sz w:val="20"/>
                    </w:rPr>
                  </w:rPrChange>
                </w:rPr>
                <w:t>Description</w:t>
              </w:r>
            </w:ins>
          </w:p>
        </w:tc>
        <w:tc>
          <w:tcPr>
            <w:tcW w:w="1778" w:type="pct"/>
            <w:tcPrChange w:id="612" w:author="Batra Yogesh (EXT)" w:date="2018-04-13T12:24:00Z">
              <w:tcPr>
                <w:tcW w:w="2880" w:type="dxa"/>
                <w:gridSpan w:val="2"/>
              </w:tcPr>
            </w:tcPrChange>
          </w:tcPr>
          <w:p w14:paraId="3483148D" w14:textId="77777777" w:rsidR="00C75231" w:rsidRPr="0087293D" w:rsidRDefault="00C75231" w:rsidP="007F1D8B">
            <w:pPr>
              <w:jc w:val="center"/>
              <w:rPr>
                <w:ins w:id="613" w:author="Wirasak Chomphu" w:date="2017-11-26T17:05:00Z"/>
                <w:rFonts w:cs="Arial"/>
                <w:b/>
                <w:bCs/>
                <w:iCs/>
                <w:sz w:val="20"/>
                <w:rPrChange w:id="614" w:author="Batra Yogesh (EXT)" w:date="2018-04-13T12:23:00Z">
                  <w:rPr>
                    <w:ins w:id="615" w:author="Wirasak Chomphu" w:date="2017-11-26T17:05:00Z"/>
                    <w:rFonts w:ascii="Century Gothic" w:hAnsi="Century Gothic"/>
                    <w:b/>
                    <w:bCs/>
                    <w:iCs/>
                    <w:sz w:val="20"/>
                  </w:rPr>
                </w:rPrChange>
              </w:rPr>
            </w:pPr>
            <w:ins w:id="616" w:author="Wirasak Chomphu" w:date="2017-11-26T17:05:00Z">
              <w:r w:rsidRPr="0087293D">
                <w:rPr>
                  <w:rFonts w:cs="Arial"/>
                  <w:b/>
                  <w:bCs/>
                  <w:iCs/>
                  <w:sz w:val="20"/>
                  <w:rPrChange w:id="617" w:author="Batra Yogesh (EXT)" w:date="2018-04-13T12:23:00Z">
                    <w:rPr>
                      <w:rFonts w:ascii="Century Gothic" w:hAnsi="Century Gothic"/>
                      <w:b/>
                      <w:bCs/>
                      <w:iCs/>
                      <w:sz w:val="20"/>
                    </w:rPr>
                  </w:rPrChange>
                </w:rPr>
                <w:t>Valid Values</w:t>
              </w:r>
            </w:ins>
          </w:p>
        </w:tc>
      </w:tr>
      <w:tr w:rsidR="00C75231" w:rsidRPr="0087293D" w14:paraId="0C85AFF5" w14:textId="77777777" w:rsidTr="0087293D">
        <w:trPr>
          <w:trHeight w:val="197"/>
          <w:ins w:id="618" w:author="Wirasak Chomphu" w:date="2017-11-26T17:05:00Z"/>
          <w:trPrChange w:id="619" w:author="Batra Yogesh (EXT)" w:date="2018-04-13T12:24:00Z">
            <w:trPr>
              <w:gridBefore w:val="2"/>
              <w:trHeight w:val="197"/>
            </w:trPr>
          </w:trPrChange>
        </w:trPr>
        <w:tc>
          <w:tcPr>
            <w:tcW w:w="1333" w:type="pct"/>
            <w:tcPrChange w:id="620" w:author="Batra Yogesh (EXT)" w:date="2018-04-13T12:24:00Z">
              <w:tcPr>
                <w:tcW w:w="2160" w:type="dxa"/>
              </w:tcPr>
            </w:tcPrChange>
          </w:tcPr>
          <w:p w14:paraId="6B66FC5E" w14:textId="77777777" w:rsidR="00C75231" w:rsidRPr="0087293D" w:rsidRDefault="00C75231" w:rsidP="007F1D8B">
            <w:pPr>
              <w:rPr>
                <w:ins w:id="621" w:author="Wirasak Chomphu" w:date="2017-11-26T17:05:00Z"/>
                <w:rFonts w:cs="Arial"/>
                <w:b/>
                <w:sz w:val="20"/>
                <w:szCs w:val="20"/>
                <w:rPrChange w:id="622" w:author="Batra Yogesh (EXT)" w:date="2018-04-13T12:23:00Z">
                  <w:rPr>
                    <w:ins w:id="623" w:author="Wirasak Chomphu" w:date="2017-11-26T17:05:00Z"/>
                    <w:rFonts w:ascii="Century Gothic" w:hAnsi="Century Gothic"/>
                    <w:b/>
                    <w:sz w:val="20"/>
                    <w:szCs w:val="20"/>
                  </w:rPr>
                </w:rPrChange>
              </w:rPr>
            </w:pPr>
            <w:ins w:id="624" w:author="Wirasak Chomphu" w:date="2017-11-26T17:05:00Z">
              <w:r w:rsidRPr="0087293D">
                <w:rPr>
                  <w:rFonts w:cs="Arial"/>
                  <w:b/>
                  <w:sz w:val="20"/>
                  <w:szCs w:val="20"/>
                  <w:rPrChange w:id="625" w:author="Batra Yogesh (EXT)" w:date="2018-04-13T12:23:00Z">
                    <w:rPr>
                      <w:rFonts w:ascii="Century Gothic" w:hAnsi="Century Gothic"/>
                      <w:b/>
                      <w:sz w:val="20"/>
                      <w:szCs w:val="20"/>
                    </w:rPr>
                  </w:rPrChange>
                </w:rPr>
                <w:lastRenderedPageBreak/>
                <w:t>Production Well Status - History</w:t>
              </w:r>
            </w:ins>
          </w:p>
        </w:tc>
        <w:tc>
          <w:tcPr>
            <w:tcW w:w="1889" w:type="pct"/>
            <w:tcPrChange w:id="626" w:author="Batra Yogesh (EXT)" w:date="2018-04-13T12:24:00Z">
              <w:tcPr>
                <w:tcW w:w="3060" w:type="dxa"/>
                <w:gridSpan w:val="2"/>
              </w:tcPr>
            </w:tcPrChange>
          </w:tcPr>
          <w:p w14:paraId="68EC8115" w14:textId="77777777" w:rsidR="00C75231" w:rsidRPr="0087293D" w:rsidRDefault="00C75231" w:rsidP="007F1D8B">
            <w:pPr>
              <w:rPr>
                <w:ins w:id="627" w:author="Wirasak Chomphu" w:date="2017-11-26T17:05:00Z"/>
                <w:rFonts w:cs="Arial"/>
                <w:iCs/>
                <w:sz w:val="20"/>
                <w:rPrChange w:id="628" w:author="Batra Yogesh (EXT)" w:date="2018-04-13T12:23:00Z">
                  <w:rPr>
                    <w:ins w:id="629" w:author="Wirasak Chomphu" w:date="2017-11-26T17:05:00Z"/>
                    <w:rFonts w:ascii="Century Gothic" w:hAnsi="Century Gothic"/>
                    <w:iCs/>
                    <w:sz w:val="20"/>
                  </w:rPr>
                </w:rPrChange>
              </w:rPr>
            </w:pPr>
          </w:p>
        </w:tc>
        <w:tc>
          <w:tcPr>
            <w:tcW w:w="1778" w:type="pct"/>
            <w:tcPrChange w:id="630" w:author="Batra Yogesh (EXT)" w:date="2018-04-13T12:24:00Z">
              <w:tcPr>
                <w:tcW w:w="2880" w:type="dxa"/>
                <w:gridSpan w:val="2"/>
              </w:tcPr>
            </w:tcPrChange>
          </w:tcPr>
          <w:p w14:paraId="5420E1DD" w14:textId="77777777" w:rsidR="00C75231" w:rsidRPr="0087293D" w:rsidRDefault="00C75231" w:rsidP="007F1D8B">
            <w:pPr>
              <w:rPr>
                <w:ins w:id="631" w:author="Wirasak Chomphu" w:date="2017-11-26T17:05:00Z"/>
                <w:rFonts w:cs="Arial"/>
                <w:iCs/>
                <w:sz w:val="20"/>
                <w:rPrChange w:id="632" w:author="Batra Yogesh (EXT)" w:date="2018-04-13T12:23:00Z">
                  <w:rPr>
                    <w:ins w:id="633" w:author="Wirasak Chomphu" w:date="2017-11-26T17:05:00Z"/>
                    <w:rFonts w:ascii="Century Gothic" w:hAnsi="Century Gothic"/>
                    <w:iCs/>
                    <w:sz w:val="20"/>
                  </w:rPr>
                </w:rPrChange>
              </w:rPr>
            </w:pPr>
          </w:p>
        </w:tc>
      </w:tr>
      <w:tr w:rsidR="00C75231" w:rsidRPr="0087293D" w14:paraId="10030171" w14:textId="77777777" w:rsidTr="0087293D">
        <w:trPr>
          <w:ins w:id="634" w:author="Wirasak Chomphu" w:date="2017-11-26T17:05:00Z"/>
          <w:trPrChange w:id="635" w:author="Batra Yogesh (EXT)" w:date="2018-04-13T12:24:00Z">
            <w:trPr>
              <w:gridBefore w:val="2"/>
            </w:trPr>
          </w:trPrChange>
        </w:trPr>
        <w:tc>
          <w:tcPr>
            <w:tcW w:w="1333" w:type="pct"/>
            <w:tcPrChange w:id="636" w:author="Batra Yogesh (EXT)" w:date="2018-04-13T12:24:00Z">
              <w:tcPr>
                <w:tcW w:w="2160" w:type="dxa"/>
              </w:tcPr>
            </w:tcPrChange>
          </w:tcPr>
          <w:p w14:paraId="7FBC0737" w14:textId="77777777" w:rsidR="00C75231" w:rsidRPr="0087293D" w:rsidRDefault="00C75231" w:rsidP="007F1D8B">
            <w:pPr>
              <w:tabs>
                <w:tab w:val="num" w:pos="1440"/>
              </w:tabs>
              <w:rPr>
                <w:ins w:id="637" w:author="Wirasak Chomphu" w:date="2017-11-26T17:05:00Z"/>
                <w:rFonts w:cs="Arial"/>
                <w:sz w:val="20"/>
                <w:rPrChange w:id="638" w:author="Batra Yogesh (EXT)" w:date="2018-04-13T12:23:00Z">
                  <w:rPr>
                    <w:ins w:id="639" w:author="Wirasak Chomphu" w:date="2017-11-26T17:05:00Z"/>
                    <w:rFonts w:ascii="Century Gothic" w:hAnsi="Century Gothic"/>
                    <w:sz w:val="20"/>
                  </w:rPr>
                </w:rPrChange>
              </w:rPr>
            </w:pPr>
            <w:ins w:id="640" w:author="Wirasak Chomphu" w:date="2017-11-26T17:05:00Z">
              <w:r w:rsidRPr="0087293D">
                <w:rPr>
                  <w:rFonts w:cs="Arial"/>
                  <w:sz w:val="20"/>
                  <w:rPrChange w:id="641" w:author="Batra Yogesh (EXT)" w:date="2018-04-13T12:23:00Z">
                    <w:rPr>
                      <w:rFonts w:ascii="Century Gothic" w:hAnsi="Century Gothic"/>
                      <w:sz w:val="20"/>
                    </w:rPr>
                  </w:rPrChange>
                </w:rPr>
                <w:t>Daytime</w:t>
              </w:r>
            </w:ins>
          </w:p>
        </w:tc>
        <w:tc>
          <w:tcPr>
            <w:tcW w:w="1889" w:type="pct"/>
            <w:tcPrChange w:id="642" w:author="Batra Yogesh (EXT)" w:date="2018-04-13T12:24:00Z">
              <w:tcPr>
                <w:tcW w:w="3060" w:type="dxa"/>
                <w:gridSpan w:val="2"/>
              </w:tcPr>
            </w:tcPrChange>
          </w:tcPr>
          <w:p w14:paraId="6B6DD88A" w14:textId="77777777" w:rsidR="00C75231" w:rsidRPr="0087293D" w:rsidRDefault="00C75231" w:rsidP="007F1D8B">
            <w:pPr>
              <w:rPr>
                <w:ins w:id="643" w:author="Wirasak Chomphu" w:date="2017-11-26T17:05:00Z"/>
                <w:rFonts w:cs="Arial"/>
                <w:iCs/>
                <w:sz w:val="20"/>
                <w:rPrChange w:id="644" w:author="Batra Yogesh (EXT)" w:date="2018-04-13T12:23:00Z">
                  <w:rPr>
                    <w:ins w:id="645" w:author="Wirasak Chomphu" w:date="2017-11-26T17:05:00Z"/>
                    <w:rFonts w:ascii="Century Gothic" w:hAnsi="Century Gothic"/>
                    <w:iCs/>
                    <w:sz w:val="20"/>
                  </w:rPr>
                </w:rPrChange>
              </w:rPr>
            </w:pPr>
            <w:ins w:id="646" w:author="Wirasak Chomphu" w:date="2017-11-26T17:05:00Z">
              <w:r w:rsidRPr="0087293D">
                <w:rPr>
                  <w:rFonts w:cs="Arial"/>
                  <w:sz w:val="20"/>
                  <w:rPrChange w:id="647" w:author="Batra Yogesh (EXT)" w:date="2018-04-13T12:23:00Z">
                    <w:rPr>
                      <w:rFonts w:ascii="Century Gothic" w:hAnsi="Century Gothic"/>
                      <w:sz w:val="20"/>
                    </w:rPr>
                  </w:rPrChange>
                </w:rPr>
                <w:t>Mandatory</w:t>
              </w:r>
            </w:ins>
          </w:p>
        </w:tc>
        <w:tc>
          <w:tcPr>
            <w:tcW w:w="1778" w:type="pct"/>
            <w:tcPrChange w:id="648" w:author="Batra Yogesh (EXT)" w:date="2018-04-13T12:24:00Z">
              <w:tcPr>
                <w:tcW w:w="2880" w:type="dxa"/>
                <w:gridSpan w:val="2"/>
              </w:tcPr>
            </w:tcPrChange>
          </w:tcPr>
          <w:p w14:paraId="7019273B" w14:textId="77777777" w:rsidR="00C75231" w:rsidRPr="0087293D" w:rsidRDefault="00C75231" w:rsidP="007F1D8B">
            <w:pPr>
              <w:rPr>
                <w:ins w:id="649" w:author="Wirasak Chomphu" w:date="2017-11-26T17:05:00Z"/>
                <w:rFonts w:cs="Arial"/>
                <w:sz w:val="20"/>
                <w:rPrChange w:id="650" w:author="Batra Yogesh (EXT)" w:date="2018-04-13T12:23:00Z">
                  <w:rPr>
                    <w:ins w:id="651" w:author="Wirasak Chomphu" w:date="2017-11-26T17:05:00Z"/>
                    <w:rFonts w:ascii="Century Gothic" w:hAnsi="Century Gothic"/>
                    <w:sz w:val="20"/>
                  </w:rPr>
                </w:rPrChange>
              </w:rPr>
            </w:pPr>
            <w:ins w:id="652" w:author="Wirasak Chomphu" w:date="2017-11-26T17:05:00Z">
              <w:r w:rsidRPr="0087293D">
                <w:rPr>
                  <w:rFonts w:cs="Arial"/>
                  <w:sz w:val="20"/>
                  <w:rPrChange w:id="653" w:author="Batra Yogesh (EXT)" w:date="2018-04-13T12:23:00Z">
                    <w:rPr>
                      <w:rFonts w:ascii="Century Gothic" w:hAnsi="Century Gothic"/>
                      <w:sz w:val="20"/>
                    </w:rPr>
                  </w:rPrChange>
                </w:rPr>
                <w:t>yyyy-mm-dd  hh:mm</w:t>
              </w:r>
            </w:ins>
          </w:p>
        </w:tc>
      </w:tr>
      <w:tr w:rsidR="00C75231" w:rsidRPr="0087293D" w14:paraId="6FF7E511" w14:textId="77777777" w:rsidTr="0087293D">
        <w:trPr>
          <w:ins w:id="654" w:author="Wirasak Chomphu" w:date="2017-11-26T17:05:00Z"/>
          <w:trPrChange w:id="655" w:author="Batra Yogesh (EXT)" w:date="2018-04-13T12:24:00Z">
            <w:trPr>
              <w:gridBefore w:val="2"/>
            </w:trPr>
          </w:trPrChange>
        </w:trPr>
        <w:tc>
          <w:tcPr>
            <w:tcW w:w="1333" w:type="pct"/>
            <w:tcPrChange w:id="656" w:author="Batra Yogesh (EXT)" w:date="2018-04-13T12:24:00Z">
              <w:tcPr>
                <w:tcW w:w="2160" w:type="dxa"/>
              </w:tcPr>
            </w:tcPrChange>
          </w:tcPr>
          <w:p w14:paraId="5E5AFB08" w14:textId="70E75432" w:rsidR="00C75231" w:rsidRPr="0087293D" w:rsidRDefault="00C75231" w:rsidP="007F1D8B">
            <w:pPr>
              <w:tabs>
                <w:tab w:val="num" w:pos="1440"/>
              </w:tabs>
              <w:rPr>
                <w:ins w:id="657" w:author="Wirasak Chomphu" w:date="2017-11-26T17:05:00Z"/>
                <w:rFonts w:cs="Arial"/>
                <w:sz w:val="20"/>
                <w:rPrChange w:id="658" w:author="Batra Yogesh (EXT)" w:date="2018-04-13T12:23:00Z">
                  <w:rPr>
                    <w:ins w:id="659" w:author="Wirasak Chomphu" w:date="2017-11-26T17:05:00Z"/>
                    <w:rFonts w:ascii="Century Gothic" w:hAnsi="Century Gothic"/>
                    <w:sz w:val="20"/>
                  </w:rPr>
                </w:rPrChange>
              </w:rPr>
            </w:pPr>
            <w:ins w:id="660" w:author="Wirasak Chomphu" w:date="2017-11-26T17:06:00Z">
              <w:r w:rsidRPr="0087293D">
                <w:rPr>
                  <w:rStyle w:val="underline"/>
                  <w:rFonts w:cs="Arial"/>
                  <w:color w:val="000000"/>
                  <w:sz w:val="17"/>
                  <w:szCs w:val="17"/>
                </w:rPr>
                <w:t>Wing Valve Stat Change to</w:t>
              </w:r>
            </w:ins>
          </w:p>
        </w:tc>
        <w:tc>
          <w:tcPr>
            <w:tcW w:w="1889" w:type="pct"/>
            <w:tcPrChange w:id="661" w:author="Batra Yogesh (EXT)" w:date="2018-04-13T12:24:00Z">
              <w:tcPr>
                <w:tcW w:w="3060" w:type="dxa"/>
                <w:gridSpan w:val="2"/>
              </w:tcPr>
            </w:tcPrChange>
          </w:tcPr>
          <w:p w14:paraId="635D3779" w14:textId="36F10FDB" w:rsidR="00C75231" w:rsidRPr="0087293D" w:rsidRDefault="00C75231" w:rsidP="007F1D8B">
            <w:pPr>
              <w:rPr>
                <w:ins w:id="662" w:author="Wirasak Chomphu" w:date="2017-11-26T17:05:00Z"/>
                <w:rFonts w:cs="Arial"/>
                <w:iCs/>
                <w:sz w:val="20"/>
                <w:rPrChange w:id="663" w:author="Batra Yogesh (EXT)" w:date="2018-04-13T12:23:00Z">
                  <w:rPr>
                    <w:ins w:id="664" w:author="Wirasak Chomphu" w:date="2017-11-26T17:05:00Z"/>
                    <w:rFonts w:ascii="Century Gothic" w:hAnsi="Century Gothic"/>
                    <w:iCs/>
                    <w:sz w:val="20"/>
                  </w:rPr>
                </w:rPrChange>
              </w:rPr>
            </w:pPr>
          </w:p>
        </w:tc>
        <w:tc>
          <w:tcPr>
            <w:tcW w:w="1778" w:type="pct"/>
            <w:tcPrChange w:id="665" w:author="Batra Yogesh (EXT)" w:date="2018-04-13T12:24:00Z">
              <w:tcPr>
                <w:tcW w:w="2880" w:type="dxa"/>
                <w:gridSpan w:val="2"/>
              </w:tcPr>
            </w:tcPrChange>
          </w:tcPr>
          <w:p w14:paraId="0A26076F" w14:textId="0543E94C" w:rsidR="00C75231" w:rsidRPr="0087293D" w:rsidRDefault="00C75231" w:rsidP="007F1D8B">
            <w:pPr>
              <w:rPr>
                <w:ins w:id="666" w:author="Wirasak Chomphu" w:date="2017-11-26T17:05:00Z"/>
                <w:rFonts w:cs="Arial"/>
                <w:sz w:val="20"/>
                <w:rPrChange w:id="667" w:author="Batra Yogesh (EXT)" w:date="2018-04-13T12:23:00Z">
                  <w:rPr>
                    <w:ins w:id="668" w:author="Wirasak Chomphu" w:date="2017-11-26T17:05:00Z"/>
                    <w:rFonts w:ascii="Century Gothic" w:hAnsi="Century Gothic"/>
                    <w:sz w:val="20"/>
                  </w:rPr>
                </w:rPrChange>
              </w:rPr>
            </w:pPr>
            <w:ins w:id="669" w:author="Wirasak Chomphu" w:date="2017-11-26T17:07:00Z">
              <w:r w:rsidRPr="0087293D">
                <w:rPr>
                  <w:rFonts w:cs="Arial"/>
                  <w:sz w:val="20"/>
                  <w:rPrChange w:id="670" w:author="Batra Yogesh (EXT)" w:date="2018-04-13T12:23:00Z">
                    <w:rPr>
                      <w:rFonts w:ascii="Century Gothic" w:hAnsi="Century Gothic"/>
                      <w:sz w:val="20"/>
                    </w:rPr>
                  </w:rPrChange>
                </w:rPr>
                <w:t>Dropdown list</w:t>
              </w:r>
            </w:ins>
          </w:p>
        </w:tc>
      </w:tr>
      <w:tr w:rsidR="00C75231" w:rsidRPr="0087293D" w14:paraId="655BAEFC" w14:textId="77777777" w:rsidTr="0087293D">
        <w:trPr>
          <w:ins w:id="671" w:author="Wirasak Chomphu" w:date="2017-11-26T17:05:00Z"/>
          <w:trPrChange w:id="672" w:author="Batra Yogesh (EXT)" w:date="2018-04-13T12:24:00Z">
            <w:trPr>
              <w:gridBefore w:val="2"/>
            </w:trPr>
          </w:trPrChange>
        </w:trPr>
        <w:tc>
          <w:tcPr>
            <w:tcW w:w="1333" w:type="pct"/>
            <w:tcPrChange w:id="673" w:author="Batra Yogesh (EXT)" w:date="2018-04-13T12:24:00Z">
              <w:tcPr>
                <w:tcW w:w="2160" w:type="dxa"/>
              </w:tcPr>
            </w:tcPrChange>
          </w:tcPr>
          <w:p w14:paraId="141BC2C7" w14:textId="043ADE5D" w:rsidR="00C75231" w:rsidRPr="0087293D" w:rsidRDefault="00C75231" w:rsidP="007F1D8B">
            <w:pPr>
              <w:tabs>
                <w:tab w:val="num" w:pos="1440"/>
              </w:tabs>
              <w:rPr>
                <w:ins w:id="674" w:author="Wirasak Chomphu" w:date="2017-11-26T17:05:00Z"/>
                <w:rFonts w:cs="Arial"/>
                <w:sz w:val="20"/>
                <w:rPrChange w:id="675" w:author="Batra Yogesh (EXT)" w:date="2018-04-13T12:23:00Z">
                  <w:rPr>
                    <w:ins w:id="676" w:author="Wirasak Chomphu" w:date="2017-11-26T17:05:00Z"/>
                    <w:rFonts w:ascii="Century Gothic" w:hAnsi="Century Gothic"/>
                    <w:sz w:val="20"/>
                  </w:rPr>
                </w:rPrChange>
              </w:rPr>
            </w:pPr>
          </w:p>
        </w:tc>
        <w:tc>
          <w:tcPr>
            <w:tcW w:w="1889" w:type="pct"/>
            <w:tcPrChange w:id="677" w:author="Batra Yogesh (EXT)" w:date="2018-04-13T12:24:00Z">
              <w:tcPr>
                <w:tcW w:w="3060" w:type="dxa"/>
                <w:gridSpan w:val="2"/>
              </w:tcPr>
            </w:tcPrChange>
          </w:tcPr>
          <w:p w14:paraId="080BFAAD" w14:textId="63105287" w:rsidR="00C75231" w:rsidRPr="0087293D" w:rsidRDefault="00C75231" w:rsidP="007F1D8B">
            <w:pPr>
              <w:rPr>
                <w:ins w:id="678" w:author="Wirasak Chomphu" w:date="2017-11-26T17:05:00Z"/>
                <w:rFonts w:cs="Arial"/>
                <w:sz w:val="20"/>
                <w:rPrChange w:id="679" w:author="Batra Yogesh (EXT)" w:date="2018-04-13T12:23:00Z">
                  <w:rPr>
                    <w:ins w:id="680" w:author="Wirasak Chomphu" w:date="2017-11-26T17:05:00Z"/>
                    <w:rFonts w:ascii="Century Gothic" w:hAnsi="Century Gothic"/>
                    <w:sz w:val="20"/>
                  </w:rPr>
                </w:rPrChange>
              </w:rPr>
            </w:pPr>
          </w:p>
        </w:tc>
        <w:tc>
          <w:tcPr>
            <w:tcW w:w="1778" w:type="pct"/>
            <w:tcPrChange w:id="681" w:author="Batra Yogesh (EXT)" w:date="2018-04-13T12:24:00Z">
              <w:tcPr>
                <w:tcW w:w="2880" w:type="dxa"/>
                <w:gridSpan w:val="2"/>
              </w:tcPr>
            </w:tcPrChange>
          </w:tcPr>
          <w:p w14:paraId="4E9C8308" w14:textId="0FE86FA9" w:rsidR="00C75231" w:rsidRPr="0087293D" w:rsidRDefault="00C75231" w:rsidP="007F1D8B">
            <w:pPr>
              <w:rPr>
                <w:ins w:id="682" w:author="Wirasak Chomphu" w:date="2017-11-26T17:05:00Z"/>
                <w:rFonts w:cs="Arial"/>
                <w:iCs/>
                <w:sz w:val="20"/>
                <w:rPrChange w:id="683" w:author="Batra Yogesh (EXT)" w:date="2018-04-13T12:23:00Z">
                  <w:rPr>
                    <w:ins w:id="684" w:author="Wirasak Chomphu" w:date="2017-11-26T17:05:00Z"/>
                    <w:rFonts w:ascii="Century Gothic" w:hAnsi="Century Gothic"/>
                    <w:iCs/>
                    <w:sz w:val="20"/>
                  </w:rPr>
                </w:rPrChange>
              </w:rPr>
            </w:pPr>
          </w:p>
        </w:tc>
      </w:tr>
      <w:tr w:rsidR="00C75231" w:rsidRPr="0087293D" w14:paraId="60A507FB" w14:textId="77777777" w:rsidTr="0087293D">
        <w:trPr>
          <w:ins w:id="685" w:author="Wirasak Chomphu" w:date="2017-11-26T17:05:00Z"/>
          <w:trPrChange w:id="686" w:author="Batra Yogesh (EXT)" w:date="2018-04-13T12:24:00Z">
            <w:trPr>
              <w:gridBefore w:val="2"/>
            </w:trPr>
          </w:trPrChange>
        </w:trPr>
        <w:tc>
          <w:tcPr>
            <w:tcW w:w="1333" w:type="pct"/>
            <w:tcPrChange w:id="687" w:author="Batra Yogesh (EXT)" w:date="2018-04-13T12:24:00Z">
              <w:tcPr>
                <w:tcW w:w="2160" w:type="dxa"/>
              </w:tcPr>
            </w:tcPrChange>
          </w:tcPr>
          <w:p w14:paraId="0954D4AA" w14:textId="77777777" w:rsidR="00C75231" w:rsidRPr="0087293D" w:rsidRDefault="00C75231" w:rsidP="007F1D8B">
            <w:pPr>
              <w:tabs>
                <w:tab w:val="num" w:pos="1440"/>
              </w:tabs>
              <w:rPr>
                <w:ins w:id="688" w:author="Wirasak Chomphu" w:date="2017-11-26T17:05:00Z"/>
                <w:rFonts w:cs="Arial"/>
                <w:sz w:val="20"/>
                <w:rPrChange w:id="689" w:author="Batra Yogesh (EXT)" w:date="2018-04-13T12:23:00Z">
                  <w:rPr>
                    <w:ins w:id="690" w:author="Wirasak Chomphu" w:date="2017-11-26T17:05:00Z"/>
                    <w:rFonts w:ascii="Century Gothic" w:hAnsi="Century Gothic"/>
                    <w:sz w:val="20"/>
                  </w:rPr>
                </w:rPrChange>
              </w:rPr>
            </w:pPr>
          </w:p>
        </w:tc>
        <w:tc>
          <w:tcPr>
            <w:tcW w:w="1889" w:type="pct"/>
            <w:tcPrChange w:id="691" w:author="Batra Yogesh (EXT)" w:date="2018-04-13T12:24:00Z">
              <w:tcPr>
                <w:tcW w:w="3060" w:type="dxa"/>
                <w:gridSpan w:val="2"/>
              </w:tcPr>
            </w:tcPrChange>
          </w:tcPr>
          <w:p w14:paraId="166F2C71" w14:textId="77777777" w:rsidR="00C75231" w:rsidRPr="0087293D" w:rsidRDefault="00C75231" w:rsidP="007F1D8B">
            <w:pPr>
              <w:rPr>
                <w:ins w:id="692" w:author="Wirasak Chomphu" w:date="2017-11-26T17:05:00Z"/>
                <w:rFonts w:cs="Arial"/>
                <w:sz w:val="20"/>
                <w:rPrChange w:id="693" w:author="Batra Yogesh (EXT)" w:date="2018-04-13T12:23:00Z">
                  <w:rPr>
                    <w:ins w:id="694" w:author="Wirasak Chomphu" w:date="2017-11-26T17:05:00Z"/>
                    <w:rFonts w:ascii="Century Gothic" w:hAnsi="Century Gothic"/>
                    <w:sz w:val="20"/>
                  </w:rPr>
                </w:rPrChange>
              </w:rPr>
            </w:pPr>
          </w:p>
        </w:tc>
        <w:tc>
          <w:tcPr>
            <w:tcW w:w="1778" w:type="pct"/>
            <w:tcPrChange w:id="695" w:author="Batra Yogesh (EXT)" w:date="2018-04-13T12:24:00Z">
              <w:tcPr>
                <w:tcW w:w="2880" w:type="dxa"/>
                <w:gridSpan w:val="2"/>
              </w:tcPr>
            </w:tcPrChange>
          </w:tcPr>
          <w:p w14:paraId="4208A4BF" w14:textId="77777777" w:rsidR="00C75231" w:rsidRPr="0087293D" w:rsidRDefault="00C75231" w:rsidP="007F1D8B">
            <w:pPr>
              <w:rPr>
                <w:ins w:id="696" w:author="Wirasak Chomphu" w:date="2017-11-26T17:05:00Z"/>
                <w:rFonts w:cs="Arial"/>
                <w:iCs/>
                <w:sz w:val="20"/>
                <w:rPrChange w:id="697" w:author="Batra Yogesh (EXT)" w:date="2018-04-13T12:23:00Z">
                  <w:rPr>
                    <w:ins w:id="698" w:author="Wirasak Chomphu" w:date="2017-11-26T17:05:00Z"/>
                    <w:rFonts w:ascii="Century Gothic" w:hAnsi="Century Gothic"/>
                    <w:iCs/>
                    <w:sz w:val="20"/>
                  </w:rPr>
                </w:rPrChange>
              </w:rPr>
            </w:pPr>
          </w:p>
        </w:tc>
      </w:tr>
    </w:tbl>
    <w:p w14:paraId="363004CC" w14:textId="77777777" w:rsidR="00C75231" w:rsidRPr="0087293D" w:rsidRDefault="00C75231" w:rsidP="00C75231">
      <w:pPr>
        <w:ind w:left="720"/>
        <w:rPr>
          <w:ins w:id="699" w:author="Wirasak Chomphu" w:date="2017-11-26T17:05:00Z"/>
          <w:rFonts w:cs="Arial"/>
          <w:rPrChange w:id="700" w:author="Batra Yogesh (EXT)" w:date="2018-04-13T12:23:00Z">
            <w:rPr>
              <w:ins w:id="701" w:author="Wirasak Chomphu" w:date="2017-11-26T17:05:00Z"/>
              <w:rFonts w:ascii="Century Gothic" w:hAnsi="Century Gothic"/>
            </w:rPr>
          </w:rPrChange>
        </w:rPr>
      </w:pPr>
    </w:p>
    <w:p w14:paraId="61BBCC10" w14:textId="77777777" w:rsidR="001C1E2E" w:rsidRPr="0087293D" w:rsidRDefault="001C1E2E" w:rsidP="00BF2F96">
      <w:pPr>
        <w:rPr>
          <w:rFonts w:cs="Arial"/>
          <w:i/>
        </w:rPr>
      </w:pPr>
    </w:p>
    <w:sectPr w:rsidR="001C1E2E" w:rsidRPr="0087293D" w:rsidSect="004D002A">
      <w:footerReference w:type="even" r:id="rId18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23" w:author="Lopez, Jennifer" w:date="2017-11-09T12:02:00Z" w:initials="LJ">
    <w:p w14:paraId="73F51F93" w14:textId="293966DC" w:rsidR="00327EC2" w:rsidRDefault="00327EC2">
      <w:pPr>
        <w:pStyle w:val="CommentText"/>
      </w:pPr>
      <w:r>
        <w:rPr>
          <w:rStyle w:val="CommentReference"/>
        </w:rPr>
        <w:annotationRef/>
      </w:r>
      <w:r>
        <w:t>Split step 3 into multiple rows…</w:t>
      </w:r>
    </w:p>
    <w:p w14:paraId="7AC86E60" w14:textId="60DC0693" w:rsidR="00327EC2" w:rsidRDefault="00327EC2">
      <w:pPr>
        <w:pStyle w:val="CommentText"/>
      </w:pPr>
      <w:r>
        <w:t xml:space="preserve">Step 3: enter data </w:t>
      </w:r>
    </w:p>
    <w:p w14:paraId="56E2E1CF" w14:textId="6F148419" w:rsidR="00327EC2" w:rsidRDefault="00327EC2">
      <w:pPr>
        <w:pStyle w:val="CommentText"/>
      </w:pPr>
      <w:r>
        <w:t xml:space="preserve">Step 4: click save </w:t>
      </w:r>
    </w:p>
  </w:comment>
  <w:comment w:id="354" w:author="Lopez, Jennifer" w:date="2017-11-09T12:03:00Z" w:initials="LJ">
    <w:p w14:paraId="77AC8672" w14:textId="23C07F9A" w:rsidR="00327EC2" w:rsidRDefault="00327EC2">
      <w:pPr>
        <w:pStyle w:val="CommentText"/>
      </w:pPr>
      <w:r>
        <w:rPr>
          <w:rStyle w:val="CommentReference"/>
        </w:rPr>
        <w:annotationRef/>
      </w:r>
      <w:r>
        <w:t>Consider moving this to an alternate flow / set of steps.  ECIS will be tested separately from the primary steps of ensuring the BF itself is working.</w:t>
      </w:r>
    </w:p>
  </w:comment>
  <w:comment w:id="355" w:author="Wirasak Chomphu" w:date="2017-11-26T17:02:00Z" w:initials="WC">
    <w:p w14:paraId="38E6965D" w14:textId="1F0A9F70" w:rsidR="00C75231" w:rsidRDefault="00C75231">
      <w:pPr>
        <w:pStyle w:val="CommentText"/>
      </w:pPr>
      <w:r>
        <w:rPr>
          <w:rStyle w:val="CommentReference"/>
        </w:rPr>
        <w:annotationRef/>
      </w:r>
      <w:r>
        <w:t>Removed from this step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E2E1CF" w15:done="0"/>
  <w15:commentEx w15:paraId="77AC8672" w15:done="0"/>
  <w15:commentEx w15:paraId="38E6965D" w15:paraIdParent="77AC867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E2E1CF" w16cid:durableId="22A881E6"/>
  <w16cid:commentId w16cid:paraId="77AC8672" w16cid:durableId="22A881E7"/>
  <w16cid:commentId w16cid:paraId="38E6965D" w16cid:durableId="22A881E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CBDD1" w14:textId="77777777" w:rsidR="00CE48D6" w:rsidRDefault="00CE48D6">
      <w:r>
        <w:separator/>
      </w:r>
    </w:p>
  </w:endnote>
  <w:endnote w:type="continuationSeparator" w:id="0">
    <w:p w14:paraId="296BCC28" w14:textId="77777777" w:rsidR="00CE48D6" w:rsidRDefault="00CE48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E41C" w14:textId="6BBFB6D0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B679C6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5879B" w14:textId="77777777" w:rsidR="00CE48D6" w:rsidRDefault="00CE48D6">
      <w:r>
        <w:separator/>
      </w:r>
    </w:p>
  </w:footnote>
  <w:footnote w:type="continuationSeparator" w:id="0">
    <w:p w14:paraId="7E070E08" w14:textId="77777777" w:rsidR="00CE48D6" w:rsidRDefault="00CE48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3849" w14:textId="4DB62EA7" w:rsidR="00014D25" w:rsidRPr="00D730E7" w:rsidRDefault="0076600B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EC_</w:t>
    </w:r>
    <w:del w:id="166" w:author="Batra Yogesh (EXT)" w:date="2018-04-13T16:30:00Z">
      <w:r w:rsidDel="00EE25E0">
        <w:rPr>
          <w:b/>
          <w:color w:val="3399FF"/>
        </w:rPr>
        <w:delText>09_3</w:delText>
      </w:r>
    </w:del>
    <w:ins w:id="167" w:author="Batra Yogesh (EXT)" w:date="2018-04-13T16:30:00Z">
      <w:r w:rsidR="00EE25E0">
        <w:rPr>
          <w:b/>
          <w:color w:val="3399FF"/>
        </w:rPr>
        <w:t>1</w:t>
      </w:r>
    </w:ins>
    <w:ins w:id="168" w:author="Kiran Madasu" w:date="2021-06-08T10:25:00Z">
      <w:r w:rsidR="00F0507D">
        <w:rPr>
          <w:b/>
          <w:color w:val="3399FF"/>
        </w:rPr>
        <w:t>2</w:t>
      </w:r>
    </w:ins>
    <w:ins w:id="169" w:author="Batra Yogesh (EXT)" w:date="2018-04-13T16:30:00Z">
      <w:del w:id="170" w:author="Kiran Madasu" w:date="2021-06-08T10:25:00Z">
        <w:r w:rsidR="00EE25E0" w:rsidDel="00F0507D">
          <w:rPr>
            <w:b/>
            <w:color w:val="3399FF"/>
          </w:rPr>
          <w:delText>1</w:delText>
        </w:r>
      </w:del>
      <w:r w:rsidR="00EE25E0">
        <w:rPr>
          <w:b/>
          <w:color w:val="3399FF"/>
        </w:rPr>
        <w:t>_2</w:t>
      </w:r>
    </w:ins>
    <w:r>
      <w:rPr>
        <w:b/>
        <w:color w:val="3399FF"/>
      </w:rPr>
      <w:t>_</w:t>
    </w:r>
    <w:r w:rsidR="00814AEB">
      <w:rPr>
        <w:b/>
        <w:color w:val="3399FF"/>
      </w:rPr>
      <w:t>BKK_</w:t>
    </w:r>
    <w:r>
      <w:rPr>
        <w:b/>
        <w:color w:val="3399FF"/>
      </w:rPr>
      <w:t>UC0</w:t>
    </w:r>
    <w:r w:rsidR="00D528E8">
      <w:rPr>
        <w:b/>
        <w:color w:val="3399FF"/>
      </w:rPr>
      <w:t>7</w:t>
    </w:r>
    <w:r>
      <w:rPr>
        <w:b/>
        <w:color w:val="3399FF"/>
      </w:rPr>
      <w:t>_</w:t>
    </w:r>
    <w:r w:rsidR="00D528E8">
      <w:rPr>
        <w:b/>
        <w:color w:val="3399FF"/>
      </w:rPr>
      <w:t>Water Injection Well</w:t>
    </w:r>
    <w:r w:rsidR="008541D4">
      <w:rPr>
        <w:b/>
        <w:color w:val="3399FF"/>
      </w:rPr>
      <w:t xml:space="preserve"> Daily </w:t>
    </w:r>
    <w:r w:rsidR="00D528E8">
      <w:rPr>
        <w:b/>
        <w:color w:val="3399FF"/>
      </w:rPr>
      <w:t>D</w:t>
    </w:r>
    <w:r w:rsidR="008541D4">
      <w:rPr>
        <w:b/>
        <w:color w:val="3399FF"/>
      </w:rPr>
      <w:t>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A47DD"/>
    <w:multiLevelType w:val="hybridMultilevel"/>
    <w:tmpl w:val="35B85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E1ED5"/>
    <w:multiLevelType w:val="hybridMultilevel"/>
    <w:tmpl w:val="CE82FF76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3192D83"/>
    <w:multiLevelType w:val="hybridMultilevel"/>
    <w:tmpl w:val="DE7CF6B2"/>
    <w:lvl w:ilvl="0" w:tplc="A96629C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865982"/>
    <w:multiLevelType w:val="hybridMultilevel"/>
    <w:tmpl w:val="77767A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17872B7"/>
    <w:multiLevelType w:val="hybridMultilevel"/>
    <w:tmpl w:val="343A0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665867161">
    <w:abstractNumId w:val="19"/>
  </w:num>
  <w:num w:numId="2" w16cid:durableId="1833181983">
    <w:abstractNumId w:val="9"/>
  </w:num>
  <w:num w:numId="3" w16cid:durableId="762995517">
    <w:abstractNumId w:val="11"/>
  </w:num>
  <w:num w:numId="4" w16cid:durableId="2007707748">
    <w:abstractNumId w:val="12"/>
  </w:num>
  <w:num w:numId="5" w16cid:durableId="1069306927">
    <w:abstractNumId w:val="16"/>
  </w:num>
  <w:num w:numId="6" w16cid:durableId="271205503">
    <w:abstractNumId w:val="0"/>
  </w:num>
  <w:num w:numId="7" w16cid:durableId="1837459665">
    <w:abstractNumId w:val="17"/>
  </w:num>
  <w:num w:numId="8" w16cid:durableId="399131489">
    <w:abstractNumId w:val="18"/>
  </w:num>
  <w:num w:numId="9" w16cid:durableId="637299529">
    <w:abstractNumId w:val="10"/>
  </w:num>
  <w:num w:numId="10" w16cid:durableId="1952084787">
    <w:abstractNumId w:val="3"/>
  </w:num>
  <w:num w:numId="11" w16cid:durableId="827135608">
    <w:abstractNumId w:val="14"/>
  </w:num>
  <w:num w:numId="12" w16cid:durableId="1671181528">
    <w:abstractNumId w:val="7"/>
  </w:num>
  <w:num w:numId="13" w16cid:durableId="1799034856">
    <w:abstractNumId w:val="1"/>
  </w:num>
  <w:num w:numId="14" w16cid:durableId="1200513712">
    <w:abstractNumId w:val="13"/>
  </w:num>
  <w:num w:numId="15" w16cid:durableId="1259406908">
    <w:abstractNumId w:val="2"/>
  </w:num>
  <w:num w:numId="16" w16cid:durableId="1648238901">
    <w:abstractNumId w:val="8"/>
  </w:num>
  <w:num w:numId="17" w16cid:durableId="2078506680">
    <w:abstractNumId w:val="5"/>
  </w:num>
  <w:num w:numId="18" w16cid:durableId="908081033">
    <w:abstractNumId w:val="6"/>
  </w:num>
  <w:num w:numId="19" w16cid:durableId="93952907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979340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98584308">
    <w:abstractNumId w:val="19"/>
  </w:num>
  <w:num w:numId="22" w16cid:durableId="376005401">
    <w:abstractNumId w:val="4"/>
  </w:num>
  <w:num w:numId="23" w16cid:durableId="239483344">
    <w:abstractNumId w:val="15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tra Yogesh (EXT)">
    <w15:presenceInfo w15:providerId="AD" w15:userId="S-1-5-21-4162059163-1544859033-1701284029-51988"/>
  </w15:person>
  <w15:person w15:author="Kiran Madasu">
    <w15:presenceInfo w15:providerId="AD" w15:userId="S::kiran.madasu@tietoevry.com::13cbbb80-8abc-41c2-9ee1-a13d93a22ba9"/>
  </w15:person>
  <w15:person w15:author="Lopez, Jennifer">
    <w15:presenceInfo w15:providerId="AD" w15:userId="S-1-5-21-2052111302-854245398-1177238915-45934"/>
  </w15:person>
  <w15:person w15:author="Wirasak Chomphu">
    <w15:presenceInfo w15:providerId="AD" w15:userId="S-1-5-21-2052111302-854245398-1177238915-1945958"/>
  </w15:person>
  <w15:person w15:author="Divvya Dharshini">
    <w15:presenceInfo w15:providerId="AD" w15:userId="S::divvya.dharshini@quorumsoftware.com::3628957c-4326-4b11-bb20-0c20cbbb65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0B3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0BD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01"/>
    <w:rsid w:val="000E32A2"/>
    <w:rsid w:val="000E3D8E"/>
    <w:rsid w:val="000E413F"/>
    <w:rsid w:val="000E422E"/>
    <w:rsid w:val="000E69E6"/>
    <w:rsid w:val="000F16A9"/>
    <w:rsid w:val="000F3E52"/>
    <w:rsid w:val="000F538F"/>
    <w:rsid w:val="000F6560"/>
    <w:rsid w:val="00100CEB"/>
    <w:rsid w:val="00101DA8"/>
    <w:rsid w:val="00102839"/>
    <w:rsid w:val="001055C7"/>
    <w:rsid w:val="001132C1"/>
    <w:rsid w:val="001138E7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A6A79"/>
    <w:rsid w:val="001B0878"/>
    <w:rsid w:val="001B1D7C"/>
    <w:rsid w:val="001B3E59"/>
    <w:rsid w:val="001B668C"/>
    <w:rsid w:val="001B717B"/>
    <w:rsid w:val="001C1E2E"/>
    <w:rsid w:val="001C3234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2028E"/>
    <w:rsid w:val="002251A8"/>
    <w:rsid w:val="00226A6D"/>
    <w:rsid w:val="002277E3"/>
    <w:rsid w:val="00232E39"/>
    <w:rsid w:val="002377AB"/>
    <w:rsid w:val="0024192C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E83"/>
    <w:rsid w:val="00270F0B"/>
    <w:rsid w:val="0027180E"/>
    <w:rsid w:val="00271C23"/>
    <w:rsid w:val="0027207C"/>
    <w:rsid w:val="00272623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292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07E38"/>
    <w:rsid w:val="00314CC3"/>
    <w:rsid w:val="00317A80"/>
    <w:rsid w:val="00321B32"/>
    <w:rsid w:val="00321BA0"/>
    <w:rsid w:val="0032219A"/>
    <w:rsid w:val="003226F0"/>
    <w:rsid w:val="00323ADA"/>
    <w:rsid w:val="00325333"/>
    <w:rsid w:val="0032596E"/>
    <w:rsid w:val="0032732F"/>
    <w:rsid w:val="00327EC2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641F"/>
    <w:rsid w:val="00390637"/>
    <w:rsid w:val="0039280F"/>
    <w:rsid w:val="00393BC9"/>
    <w:rsid w:val="003A51A0"/>
    <w:rsid w:val="003A5410"/>
    <w:rsid w:val="003A79F2"/>
    <w:rsid w:val="003B211E"/>
    <w:rsid w:val="003B597B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3402"/>
    <w:rsid w:val="003E542E"/>
    <w:rsid w:val="003E6AB3"/>
    <w:rsid w:val="003F01E3"/>
    <w:rsid w:val="003F48DC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2D76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7772D"/>
    <w:rsid w:val="004828E2"/>
    <w:rsid w:val="00482A32"/>
    <w:rsid w:val="00483DFC"/>
    <w:rsid w:val="0048437B"/>
    <w:rsid w:val="00484AE9"/>
    <w:rsid w:val="00484D5F"/>
    <w:rsid w:val="00485022"/>
    <w:rsid w:val="00490E48"/>
    <w:rsid w:val="004930B1"/>
    <w:rsid w:val="004963F3"/>
    <w:rsid w:val="0049647C"/>
    <w:rsid w:val="004A1B2A"/>
    <w:rsid w:val="004A5FBD"/>
    <w:rsid w:val="004A6570"/>
    <w:rsid w:val="004B16C6"/>
    <w:rsid w:val="004B1ADC"/>
    <w:rsid w:val="004B2324"/>
    <w:rsid w:val="004B2DD3"/>
    <w:rsid w:val="004B6593"/>
    <w:rsid w:val="004C0E10"/>
    <w:rsid w:val="004C36C6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07689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54E9"/>
    <w:rsid w:val="00535B70"/>
    <w:rsid w:val="005413D3"/>
    <w:rsid w:val="005429E9"/>
    <w:rsid w:val="00543D6E"/>
    <w:rsid w:val="00545DA6"/>
    <w:rsid w:val="005460CE"/>
    <w:rsid w:val="00546782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A0D"/>
    <w:rsid w:val="005B667B"/>
    <w:rsid w:val="005C2746"/>
    <w:rsid w:val="005C3416"/>
    <w:rsid w:val="005C3E20"/>
    <w:rsid w:val="005C4449"/>
    <w:rsid w:val="005C7D08"/>
    <w:rsid w:val="005D1274"/>
    <w:rsid w:val="005D1403"/>
    <w:rsid w:val="005D6B1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0E4"/>
    <w:rsid w:val="00691FF1"/>
    <w:rsid w:val="00692CD0"/>
    <w:rsid w:val="006A484E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F2C73"/>
    <w:rsid w:val="006F4CFE"/>
    <w:rsid w:val="006F7D0C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96A"/>
    <w:rsid w:val="007649BE"/>
    <w:rsid w:val="0076600B"/>
    <w:rsid w:val="00767D53"/>
    <w:rsid w:val="007712F2"/>
    <w:rsid w:val="007718A9"/>
    <w:rsid w:val="00771A7F"/>
    <w:rsid w:val="007746B9"/>
    <w:rsid w:val="007768D5"/>
    <w:rsid w:val="00777603"/>
    <w:rsid w:val="00777671"/>
    <w:rsid w:val="00777F7A"/>
    <w:rsid w:val="00780FEE"/>
    <w:rsid w:val="007813DA"/>
    <w:rsid w:val="00786D91"/>
    <w:rsid w:val="007879E8"/>
    <w:rsid w:val="00787C0D"/>
    <w:rsid w:val="00791CB2"/>
    <w:rsid w:val="00793CC8"/>
    <w:rsid w:val="007977EB"/>
    <w:rsid w:val="00797F13"/>
    <w:rsid w:val="007A077C"/>
    <w:rsid w:val="007A0DD9"/>
    <w:rsid w:val="007A292C"/>
    <w:rsid w:val="007A2C6F"/>
    <w:rsid w:val="007A4119"/>
    <w:rsid w:val="007A41C5"/>
    <w:rsid w:val="007B00F9"/>
    <w:rsid w:val="007B17DD"/>
    <w:rsid w:val="007B33A6"/>
    <w:rsid w:val="007B38EE"/>
    <w:rsid w:val="007B5EC7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26D8"/>
    <w:rsid w:val="007E6830"/>
    <w:rsid w:val="007F6141"/>
    <w:rsid w:val="007F76A3"/>
    <w:rsid w:val="008015B3"/>
    <w:rsid w:val="008018AC"/>
    <w:rsid w:val="00802F3B"/>
    <w:rsid w:val="00806B74"/>
    <w:rsid w:val="0081344C"/>
    <w:rsid w:val="00814AEB"/>
    <w:rsid w:val="0082085E"/>
    <w:rsid w:val="00821C02"/>
    <w:rsid w:val="008220C4"/>
    <w:rsid w:val="00822718"/>
    <w:rsid w:val="008233F6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06"/>
    <w:rsid w:val="00852022"/>
    <w:rsid w:val="00852B65"/>
    <w:rsid w:val="00853469"/>
    <w:rsid w:val="00853AA4"/>
    <w:rsid w:val="008541D4"/>
    <w:rsid w:val="00856FA6"/>
    <w:rsid w:val="008616DB"/>
    <w:rsid w:val="00862542"/>
    <w:rsid w:val="0086359A"/>
    <w:rsid w:val="0086417A"/>
    <w:rsid w:val="00864AF1"/>
    <w:rsid w:val="00865845"/>
    <w:rsid w:val="00865FAA"/>
    <w:rsid w:val="00867E0B"/>
    <w:rsid w:val="00871AD3"/>
    <w:rsid w:val="0087293D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0AA2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2E53"/>
    <w:rsid w:val="009D5911"/>
    <w:rsid w:val="009D643A"/>
    <w:rsid w:val="009D657D"/>
    <w:rsid w:val="009D6FDD"/>
    <w:rsid w:val="009D7887"/>
    <w:rsid w:val="009E04D1"/>
    <w:rsid w:val="009E29B7"/>
    <w:rsid w:val="009E5A8E"/>
    <w:rsid w:val="009E7280"/>
    <w:rsid w:val="009F166F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6062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1FB7"/>
    <w:rsid w:val="00A92FF2"/>
    <w:rsid w:val="00A93A96"/>
    <w:rsid w:val="00A956A8"/>
    <w:rsid w:val="00A9701B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30FD"/>
    <w:rsid w:val="00AC3710"/>
    <w:rsid w:val="00AC5686"/>
    <w:rsid w:val="00AD190F"/>
    <w:rsid w:val="00AD20E6"/>
    <w:rsid w:val="00AD22E9"/>
    <w:rsid w:val="00AD5566"/>
    <w:rsid w:val="00AD74A5"/>
    <w:rsid w:val="00AD7C99"/>
    <w:rsid w:val="00AE01C2"/>
    <w:rsid w:val="00AE04CC"/>
    <w:rsid w:val="00AF18F6"/>
    <w:rsid w:val="00AF45BD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278A6"/>
    <w:rsid w:val="00B312B4"/>
    <w:rsid w:val="00B317C9"/>
    <w:rsid w:val="00B34A65"/>
    <w:rsid w:val="00B364A9"/>
    <w:rsid w:val="00B41EAE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3004"/>
    <w:rsid w:val="00B64D1D"/>
    <w:rsid w:val="00B65DE0"/>
    <w:rsid w:val="00B679C6"/>
    <w:rsid w:val="00B70614"/>
    <w:rsid w:val="00B717B3"/>
    <w:rsid w:val="00B7183B"/>
    <w:rsid w:val="00B7214A"/>
    <w:rsid w:val="00B7216B"/>
    <w:rsid w:val="00B72BE0"/>
    <w:rsid w:val="00B7328D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5A03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C249C"/>
    <w:rsid w:val="00BC4710"/>
    <w:rsid w:val="00BD3B41"/>
    <w:rsid w:val="00BD605A"/>
    <w:rsid w:val="00BD6B3C"/>
    <w:rsid w:val="00BD7987"/>
    <w:rsid w:val="00BE1F1E"/>
    <w:rsid w:val="00BF273B"/>
    <w:rsid w:val="00BF2F96"/>
    <w:rsid w:val="00BF35DC"/>
    <w:rsid w:val="00C002FE"/>
    <w:rsid w:val="00C00446"/>
    <w:rsid w:val="00C0332E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253C"/>
    <w:rsid w:val="00C64CB1"/>
    <w:rsid w:val="00C65A24"/>
    <w:rsid w:val="00C67034"/>
    <w:rsid w:val="00C67D1E"/>
    <w:rsid w:val="00C71E1F"/>
    <w:rsid w:val="00C75231"/>
    <w:rsid w:val="00C8028D"/>
    <w:rsid w:val="00C8324A"/>
    <w:rsid w:val="00C84A1C"/>
    <w:rsid w:val="00C865FE"/>
    <w:rsid w:val="00C96A28"/>
    <w:rsid w:val="00CA290E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48D6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33F6"/>
    <w:rsid w:val="00D15662"/>
    <w:rsid w:val="00D17537"/>
    <w:rsid w:val="00D1764C"/>
    <w:rsid w:val="00D203D3"/>
    <w:rsid w:val="00D236B7"/>
    <w:rsid w:val="00D26A8E"/>
    <w:rsid w:val="00D27FC3"/>
    <w:rsid w:val="00D321CA"/>
    <w:rsid w:val="00D32A99"/>
    <w:rsid w:val="00D3487E"/>
    <w:rsid w:val="00D34D90"/>
    <w:rsid w:val="00D37C94"/>
    <w:rsid w:val="00D41042"/>
    <w:rsid w:val="00D433EB"/>
    <w:rsid w:val="00D528E8"/>
    <w:rsid w:val="00D53EC4"/>
    <w:rsid w:val="00D628DE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A1D22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E5B77"/>
    <w:rsid w:val="00DF4320"/>
    <w:rsid w:val="00E0262A"/>
    <w:rsid w:val="00E0345F"/>
    <w:rsid w:val="00E03ACE"/>
    <w:rsid w:val="00E041D9"/>
    <w:rsid w:val="00E05298"/>
    <w:rsid w:val="00E05B93"/>
    <w:rsid w:val="00E067BA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35F2A"/>
    <w:rsid w:val="00E366D3"/>
    <w:rsid w:val="00E41DB9"/>
    <w:rsid w:val="00E42F54"/>
    <w:rsid w:val="00E507ED"/>
    <w:rsid w:val="00E5429B"/>
    <w:rsid w:val="00E57878"/>
    <w:rsid w:val="00E61F6B"/>
    <w:rsid w:val="00E621CB"/>
    <w:rsid w:val="00E62DF2"/>
    <w:rsid w:val="00E647CC"/>
    <w:rsid w:val="00E64945"/>
    <w:rsid w:val="00E66188"/>
    <w:rsid w:val="00E71172"/>
    <w:rsid w:val="00E71304"/>
    <w:rsid w:val="00E71BA7"/>
    <w:rsid w:val="00E77102"/>
    <w:rsid w:val="00E77205"/>
    <w:rsid w:val="00E82144"/>
    <w:rsid w:val="00E82B4B"/>
    <w:rsid w:val="00E84673"/>
    <w:rsid w:val="00E87851"/>
    <w:rsid w:val="00E95DEB"/>
    <w:rsid w:val="00E962B2"/>
    <w:rsid w:val="00EA53BB"/>
    <w:rsid w:val="00EA7CD8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5E0"/>
    <w:rsid w:val="00EE2A9E"/>
    <w:rsid w:val="00EE72E3"/>
    <w:rsid w:val="00EF2688"/>
    <w:rsid w:val="00EF399F"/>
    <w:rsid w:val="00EF4239"/>
    <w:rsid w:val="00EF5112"/>
    <w:rsid w:val="00EF674F"/>
    <w:rsid w:val="00EF7BB7"/>
    <w:rsid w:val="00F015AF"/>
    <w:rsid w:val="00F0507D"/>
    <w:rsid w:val="00F05BEF"/>
    <w:rsid w:val="00F07E6B"/>
    <w:rsid w:val="00F1392D"/>
    <w:rsid w:val="00F150B9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0867"/>
    <w:rsid w:val="00F823AA"/>
    <w:rsid w:val="00F831D9"/>
    <w:rsid w:val="00F836EE"/>
    <w:rsid w:val="00F8412B"/>
    <w:rsid w:val="00F85CE2"/>
    <w:rsid w:val="00F94927"/>
    <w:rsid w:val="00F9669C"/>
    <w:rsid w:val="00FA00E7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BAC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  <w:rsid w:val="04EF0A22"/>
    <w:rsid w:val="2D40D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692CD0"/>
    <w:pPr>
      <w:tabs>
        <w:tab w:val="left" w:pos="720"/>
        <w:tab w:val="right" w:leader="dot" w:pos="9350"/>
      </w:tabs>
      <w:ind w:left="270"/>
      <w:pPrChange w:id="0" w:author="Batra Yogesh (EXT)" w:date="2018-04-06T12:59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59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485022"/>
    <w:rPr>
      <w:rFonts w:ascii="Arial" w:hAnsi="Arial"/>
      <w:sz w:val="22"/>
      <w:szCs w:val="24"/>
    </w:rPr>
  </w:style>
  <w:style w:type="character" w:customStyle="1" w:styleId="Heading1Char">
    <w:name w:val="Heading 1 Char"/>
    <w:basedOn w:val="DefaultParagraphFont"/>
    <w:link w:val="Heading1"/>
    <w:rsid w:val="00E366D3"/>
    <w:rPr>
      <w:rFonts w:ascii="Arial" w:hAnsi="Arial" w:cs="Arial"/>
      <w:b/>
      <w:bCs/>
      <w:color w:val="3399FF"/>
      <w:sz w:val="28"/>
      <w:szCs w:val="32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27EC2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27EC2"/>
    <w:rPr>
      <w:rFonts w:ascii="Arial" w:hAnsi="Arial"/>
    </w:rPr>
  </w:style>
  <w:style w:type="character" w:customStyle="1" w:styleId="CommentSubjectChar">
    <w:name w:val="Comment Subject Char"/>
    <w:basedOn w:val="CommentTextChar"/>
    <w:link w:val="CommentSubject"/>
    <w:semiHidden/>
    <w:rsid w:val="00327EC2"/>
    <w:rPr>
      <w:rFonts w:ascii="Arial" w:hAnsi="Arial"/>
      <w:b/>
      <w:bCs/>
    </w:rPr>
  </w:style>
  <w:style w:type="character" w:customStyle="1" w:styleId="underline">
    <w:name w:val="underline"/>
    <w:basedOn w:val="DefaultParagraphFont"/>
    <w:rsid w:val="00C75231"/>
  </w:style>
  <w:style w:type="paragraph" w:styleId="Revision">
    <w:name w:val="Revision"/>
    <w:hidden/>
    <w:uiPriority w:val="99"/>
    <w:semiHidden/>
    <w:rsid w:val="00FB7BAC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_ip_UnifiedCompliancePolicyUIAction xmlns="http://schemas.microsoft.com/sharepoint/v3" xsi:nil="true"/>
    <FolderPath xmlns="1aae5ee3-ab82-4627-b6ba-b8cbdf936c36" xsi:nil="true"/>
    <_ip_UnifiedCompliancePolicyProperties xmlns="http://schemas.microsoft.com/sharepoint/v3" xsi:nil="true"/>
    <Folderpath0 xmlns="1aae5ee3-ab82-4627-b6ba-b8cbdf936c3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83396A-0ACD-4B30-A547-3976C2A17D6A}"/>
</file>

<file path=customXml/itemProps2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dbb6fb1c-d6dc-4588-a4b0-213aa76a2734"/>
    <ds:schemaRef ds:uri="b9f1db13-37d0-4e45-944c-b878e8992007"/>
  </ds:schemaRefs>
</ds:datastoreItem>
</file>

<file path=customXml/itemProps3.xml><?xml version="1.0" encoding="utf-8"?>
<ds:datastoreItem xmlns:ds="http://schemas.openxmlformats.org/officeDocument/2006/customXml" ds:itemID="{92717DC1-D7F8-4017-AAB0-91CCA67C6EA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4db608-ddec-4a44-8ad7-7d5a79b7448e}" enabled="1" method="Standard" siteId="{fd799da1-bfc1-4234-a91c-72b3a1cb9e26}" removed="0"/>
  <clbl:label id="{ce68f836-c221-45ef-866b-38cda86b3d5e}" enabled="0" method="" siteId="{ce68f836-c221-45ef-866b-38cda86b3d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6</TotalTime>
  <Pages>11</Pages>
  <Words>1121</Words>
  <Characters>6395</Characters>
  <Application>Microsoft Office Word</Application>
  <DocSecurity>0</DocSecurity>
  <Lines>53</Lines>
  <Paragraphs>15</Paragraphs>
  <ScaleCrop>false</ScaleCrop>
  <Company>Chevron</Company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Inection Well Daily data 1</dc:title>
  <dc:creator>Wirasak Chomphu</dc:creator>
  <cp:lastModifiedBy>Divvya Dharshini</cp:lastModifiedBy>
  <cp:revision>7</cp:revision>
  <cp:lastPrinted>2005-03-03T19:34:00Z</cp:lastPrinted>
  <dcterms:created xsi:type="dcterms:W3CDTF">2025-03-19T10:16:00Z</dcterms:created>
  <dcterms:modified xsi:type="dcterms:W3CDTF">2026-08-07T06:41:00Z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ComplianceAssetId">
    <vt:lpwstr/>
  </property>
  <property fmtid="{D5CDD505-2E9C-101B-9397-08002B2CF9AE}" pid="27" name="TemplateUrl">
    <vt:lpwstr/>
  </property>
  <property fmtid="{D5CDD505-2E9C-101B-9397-08002B2CF9AE}" pid="28" name="MediaServiceImageTags">
    <vt:lpwstr/>
  </property>
</Properties>
</file>